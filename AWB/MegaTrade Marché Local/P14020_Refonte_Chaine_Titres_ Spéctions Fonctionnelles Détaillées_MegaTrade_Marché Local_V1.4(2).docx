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word/webSettings.xml" ContentType="application/vnd.openxmlformats-officedocument.wordprocessingml.webSetting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p14">
  <w:body>
    <w:p w:rsidR="00E56AED" w:rsidP="002F5C7D" w:rsidRDefault="00E56AED" w14:paraId="118A2654" w14:textId="77777777">
      <w:pPr>
        <w:ind w:left="2977"/>
        <w:jc w:val="both"/>
      </w:pPr>
    </w:p>
    <w:p w:rsidR="00E56AED" w:rsidP="002F5C7D" w:rsidRDefault="00E56AED" w14:paraId="7BED2E2B" w14:textId="77777777">
      <w:pPr>
        <w:ind w:left="2977"/>
        <w:jc w:val="both"/>
      </w:pPr>
    </w:p>
    <w:p w:rsidR="00E56AED" w:rsidP="002F5C7D" w:rsidRDefault="00E56AED" w14:paraId="551116AA" w14:textId="77777777">
      <w:pPr>
        <w:ind w:left="2977"/>
        <w:jc w:val="both"/>
      </w:pPr>
    </w:p>
    <w:p w:rsidR="00E56AED" w:rsidP="002F5C7D" w:rsidRDefault="00E56AED" w14:paraId="0B9F5918" w14:textId="77777777">
      <w:pPr>
        <w:ind w:left="2977"/>
        <w:jc w:val="both"/>
      </w:pPr>
    </w:p>
    <w:p w:rsidR="00E56AED" w:rsidP="002F5C7D" w:rsidRDefault="00E56AED" w14:paraId="7B299F51" w14:textId="77777777">
      <w:pPr>
        <w:ind w:left="2977"/>
        <w:jc w:val="both"/>
      </w:pPr>
    </w:p>
    <w:p w:rsidR="00E56AED" w:rsidP="002F5C7D" w:rsidRDefault="00E56AED" w14:paraId="06D1F013" w14:textId="77777777">
      <w:pPr>
        <w:ind w:left="2977"/>
        <w:jc w:val="both"/>
      </w:pPr>
    </w:p>
    <w:p w:rsidR="00E56AED" w:rsidP="002F5C7D" w:rsidRDefault="00E56AED" w14:paraId="3EF3AFF1" w14:textId="77777777">
      <w:pPr>
        <w:ind w:left="2977"/>
        <w:jc w:val="both"/>
      </w:pPr>
    </w:p>
    <w:p w:rsidR="00E56AED" w:rsidP="002F5C7D" w:rsidRDefault="00E56AED" w14:paraId="25B17C61" w14:textId="77777777">
      <w:pPr>
        <w:ind w:left="2977"/>
        <w:jc w:val="both"/>
      </w:pPr>
    </w:p>
    <w:p w:rsidR="00E56AED" w:rsidP="002F5C7D" w:rsidRDefault="00E56AED" w14:paraId="24FD6830" w14:textId="77777777">
      <w:pPr>
        <w:ind w:left="2977"/>
        <w:jc w:val="both"/>
      </w:pPr>
    </w:p>
    <w:p w:rsidR="00E56AED" w:rsidP="002F5C7D" w:rsidRDefault="00E56AED" w14:paraId="2892AFD6" w14:textId="77777777">
      <w:pPr>
        <w:ind w:left="2977"/>
        <w:jc w:val="both"/>
      </w:pPr>
    </w:p>
    <w:p w:rsidR="00E56AED" w:rsidP="002F5C7D" w:rsidRDefault="00E56AED" w14:paraId="1E7079A3" w14:textId="77777777">
      <w:pPr>
        <w:jc w:val="both"/>
      </w:pPr>
    </w:p>
    <w:p w:rsidRPr="00544C9E" w:rsidR="00E56AED" w:rsidP="005744D9" w:rsidRDefault="00E56AED" w14:paraId="5BF73456" w14:textId="77777777">
      <w:pPr>
        <w:ind w:left="1701" w:right="283"/>
        <w:jc w:val="center"/>
        <w:rPr>
          <w:b/>
          <w:bCs/>
          <w:sz w:val="40"/>
          <w:szCs w:val="40"/>
        </w:rPr>
      </w:pPr>
      <w:r>
        <w:rPr>
          <w:b/>
          <w:bCs/>
          <w:sz w:val="40"/>
          <w:szCs w:val="40"/>
        </w:rPr>
        <w:t>SPECIFICATIONS FONCTIONNELLES DETAILLEES                                                  CARNET D’ORDRES MARCHE LOCAL  (MEGATRADE)</w:t>
      </w:r>
    </w:p>
    <w:p w:rsidR="00E56AED" w:rsidP="002F5C7D" w:rsidRDefault="00E56AED" w14:paraId="359FA414" w14:textId="77777777">
      <w:pPr>
        <w:jc w:val="both"/>
      </w:pPr>
    </w:p>
    <w:p w:rsidR="00E56AED" w:rsidP="002F5C7D" w:rsidRDefault="00E22C21" w14:paraId="48666F21" w14:textId="594A40C9">
      <w:pPr>
        <w:ind w:left="2977"/>
        <w:jc w:val="both"/>
      </w:pPr>
      <w:r>
        <w:rPr>
          <w:noProof/>
          <w:lang w:eastAsia="fr-FR"/>
        </w:rPr>
        <mc:AlternateContent>
          <mc:Choice Requires="wps">
            <w:drawing>
              <wp:inline distT="0" distB="0" distL="0" distR="0" wp14:anchorId="1588A1BC" wp14:editId="113FD7E6">
                <wp:extent cx="4347845" cy="0"/>
                <wp:effectExtent l="27940" t="20955" r="24765" b="26670"/>
                <wp:docPr id="38"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47845" cy="0"/>
                        </a:xfrm>
                        <a:prstGeom prst="straightConnector1">
                          <a:avLst/>
                        </a:prstGeom>
                        <a:noFill/>
                        <a:ln w="38100">
                          <a:solidFill>
                            <a:srgbClr val="FFD85D"/>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w14:anchorId="5697C794">
              <v:shapetype id="_x0000_t32" coordsize="21600,21600" o:oned="t" filled="f" o:spt="32" path="m,l21600,21600e" w14:anchorId="447E6DC3">
                <v:path fillok="f" arrowok="t" o:connecttype="none"/>
                <o:lock v:ext="edit" shapetype="t"/>
              </v:shapetype>
              <v:shape id="AutoShape 34" style="width:342.35pt;height:0;visibility:visible;mso-wrap-style:square;mso-left-percent:-10001;mso-top-percent:-10001;mso-position-horizontal:absolute;mso-position-horizontal-relative:char;mso-position-vertical:absolute;mso-position-vertical-relative:line;mso-left-percent:-10001;mso-top-percent:-10001" o:spid="_x0000_s1026" strokecolor="#ffd85d"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">
                <w10:anchorlock/>
              </v:shape>
            </w:pict>
          </mc:Fallback>
        </mc:AlternateContent>
      </w:r>
    </w:p>
    <w:p w:rsidR="00E56AED" w:rsidP="002F5C7D" w:rsidRDefault="00E56AED" w14:paraId="1CC212FE" w14:textId="77777777">
      <w:pPr>
        <w:jc w:val="both"/>
      </w:pPr>
    </w:p>
    <w:p w:rsidRPr="00544C9E" w:rsidR="00E56AED" w:rsidP="002F5C7D" w:rsidRDefault="00E56AED" w14:paraId="5C5F511F" w14:textId="77777777">
      <w:pPr>
        <w:ind w:left="3969"/>
        <w:jc w:val="both"/>
        <w:rPr>
          <w:rStyle w:val="Style1Car"/>
          <w:rFonts w:eastAsia="Calibri" w:cs="Arial"/>
          <w:sz w:val="32"/>
          <w:szCs w:val="32"/>
          <w:lang w:eastAsia="ar-SA"/>
        </w:rPr>
      </w:pPr>
      <w:bookmarkStart w:name="_Toc409973604" w:id="0"/>
      <w:r w:rsidRPr="00544C9E">
        <w:rPr>
          <w:rStyle w:val="Style1Car"/>
          <w:rFonts w:eastAsia="Calibri" w:cs="Arial"/>
          <w:sz w:val="32"/>
          <w:szCs w:val="32"/>
          <w:lang w:eastAsia="ar-SA"/>
        </w:rPr>
        <w:t>P14020 – REFONTE CHAINE TITRES</w:t>
      </w:r>
      <w:bookmarkEnd w:id="0"/>
    </w:p>
    <w:p w:rsidR="00E56AED" w:rsidP="002F5C7D" w:rsidRDefault="00E56AED" w14:paraId="4FB7EA9A" w14:textId="77777777">
      <w:pPr>
        <w:pStyle w:val="NoSpacing"/>
        <w:jc w:val="both"/>
      </w:pPr>
    </w:p>
    <w:p w:rsidR="00E56AED" w:rsidP="002F5C7D" w:rsidRDefault="00E56AED" w14:paraId="5DAFF5B4" w14:textId="77777777">
      <w:pPr>
        <w:pStyle w:val="NoSpacing"/>
        <w:jc w:val="both"/>
      </w:pPr>
    </w:p>
    <w:p w:rsidR="00E56AED" w:rsidP="002F5C7D" w:rsidRDefault="00E56AED" w14:paraId="4271D97A" w14:textId="77777777">
      <w:pPr>
        <w:pStyle w:val="NoSpacing"/>
        <w:jc w:val="both"/>
      </w:pPr>
    </w:p>
    <w:p w:rsidR="00E56AED" w:rsidP="002F5C7D" w:rsidRDefault="00E56AED" w14:paraId="24B0E40E" w14:textId="77777777">
      <w:pPr>
        <w:pStyle w:val="NoSpacing"/>
        <w:jc w:val="both"/>
      </w:pPr>
    </w:p>
    <w:p w:rsidR="00E56AED" w:rsidP="002F5C7D" w:rsidRDefault="00E56AED" w14:paraId="3129B28C" w14:textId="77777777">
      <w:pPr>
        <w:pStyle w:val="NoSpacing"/>
        <w:jc w:val="both"/>
      </w:pPr>
    </w:p>
    <w:p w:rsidR="00E56AED" w:rsidP="002F5C7D" w:rsidRDefault="00E56AED" w14:paraId="27B366F3" w14:textId="77777777">
      <w:pPr>
        <w:pStyle w:val="NoSpacing"/>
        <w:jc w:val="both"/>
      </w:pPr>
    </w:p>
    <w:p w:rsidR="00E56AED" w:rsidP="002F5C7D" w:rsidRDefault="00E56AED" w14:paraId="288133B2" w14:textId="77777777">
      <w:pPr>
        <w:pStyle w:val="NoSpacing"/>
        <w:jc w:val="both"/>
      </w:pPr>
    </w:p>
    <w:p w:rsidR="00E56AED" w:rsidP="002F5C7D" w:rsidRDefault="00E56AED" w14:paraId="7FA90F13" w14:textId="77777777">
      <w:pPr>
        <w:pStyle w:val="NoSpacing"/>
        <w:jc w:val="both"/>
      </w:pPr>
    </w:p>
    <w:p w:rsidR="00E56AED" w:rsidP="002F5C7D" w:rsidRDefault="00E56AED" w14:paraId="13B43CD3" w14:textId="77777777">
      <w:pPr>
        <w:pStyle w:val="NoSpacing"/>
        <w:jc w:val="both"/>
      </w:pPr>
    </w:p>
    <w:p w:rsidR="000833CB" w:rsidP="002F5C7D" w:rsidRDefault="000833CB" w14:paraId="048E13F1" w14:textId="77777777">
      <w:pPr>
        <w:pStyle w:val="NoSpacing"/>
        <w:jc w:val="both"/>
      </w:pPr>
    </w:p>
    <w:p w:rsidR="000833CB" w:rsidP="002F5C7D" w:rsidRDefault="000833CB" w14:paraId="599FBB3F" w14:textId="77777777">
      <w:pPr>
        <w:pStyle w:val="NoSpacing"/>
        <w:jc w:val="both"/>
      </w:pPr>
    </w:p>
    <w:p w:rsidR="000833CB" w:rsidP="002F5C7D" w:rsidRDefault="000833CB" w14:paraId="5FDF50A7" w14:textId="77777777">
      <w:pPr>
        <w:pStyle w:val="NoSpacing"/>
        <w:jc w:val="both"/>
      </w:pPr>
    </w:p>
    <w:p w:rsidR="000833CB" w:rsidP="002F5C7D" w:rsidRDefault="000833CB" w14:paraId="1525FEAC" w14:textId="77777777">
      <w:pPr>
        <w:pStyle w:val="NoSpacing"/>
        <w:jc w:val="both"/>
      </w:pPr>
    </w:p>
    <w:p w:rsidR="000833CB" w:rsidP="002F5C7D" w:rsidRDefault="000833CB" w14:paraId="6DA7C474" w14:textId="77777777">
      <w:pPr>
        <w:pStyle w:val="NoSpacing"/>
        <w:jc w:val="both"/>
      </w:pPr>
    </w:p>
    <w:p w:rsidR="000833CB" w:rsidP="002F5C7D" w:rsidRDefault="000833CB" w14:paraId="58288A47" w14:textId="77777777">
      <w:pPr>
        <w:pStyle w:val="NoSpacing"/>
        <w:jc w:val="both"/>
      </w:pPr>
    </w:p>
    <w:p w:rsidR="000833CB" w:rsidP="002F5C7D" w:rsidRDefault="000833CB" w14:paraId="264DB49D" w14:textId="77777777">
      <w:pPr>
        <w:pStyle w:val="NoSpacing"/>
        <w:jc w:val="both"/>
      </w:pPr>
    </w:p>
    <w:p w:rsidR="000833CB" w:rsidP="002F5C7D" w:rsidRDefault="000833CB" w14:paraId="0E16B751" w14:textId="77777777">
      <w:pPr>
        <w:pStyle w:val="NoSpacing"/>
        <w:jc w:val="both"/>
      </w:pPr>
    </w:p>
    <w:p w:rsidR="000833CB" w:rsidP="002F5C7D" w:rsidRDefault="000833CB" w14:paraId="18834E75" w14:textId="77777777">
      <w:pPr>
        <w:pStyle w:val="NoSpacing"/>
        <w:jc w:val="both"/>
      </w:pPr>
    </w:p>
    <w:p w:rsidR="000833CB" w:rsidP="002F5C7D" w:rsidRDefault="000833CB" w14:paraId="0065A28B" w14:textId="77777777">
      <w:pPr>
        <w:pStyle w:val="NoSpacing"/>
        <w:jc w:val="both"/>
      </w:pPr>
    </w:p>
    <w:p w:rsidR="000833CB" w:rsidP="002F5C7D" w:rsidRDefault="000833CB" w14:paraId="56195F46" w14:textId="77777777">
      <w:pPr>
        <w:pStyle w:val="NoSpacing"/>
        <w:jc w:val="both"/>
      </w:pPr>
    </w:p>
    <w:p w:rsidR="000833CB" w:rsidP="002F5C7D" w:rsidRDefault="000833CB" w14:paraId="2668E3CA" w14:textId="77777777">
      <w:pPr>
        <w:pStyle w:val="NoSpacing"/>
        <w:jc w:val="both"/>
      </w:pPr>
    </w:p>
    <w:p w:rsidR="000833CB" w:rsidP="002F5C7D" w:rsidRDefault="000833CB" w14:paraId="20F778B4" w14:textId="77777777">
      <w:pPr>
        <w:pStyle w:val="NoSpacing"/>
        <w:jc w:val="both"/>
      </w:pPr>
    </w:p>
    <w:p w:rsidR="000833CB" w:rsidP="002F5C7D" w:rsidRDefault="000833CB" w14:paraId="50DE4D55" w14:textId="77777777">
      <w:pPr>
        <w:pStyle w:val="NoSpacing"/>
        <w:jc w:val="both"/>
      </w:pPr>
    </w:p>
    <w:p w:rsidRPr="00C77F58" w:rsidR="00E56AED" w:rsidP="002C0314" w:rsidRDefault="00E56AED" w14:paraId="7B499BB4" w14:textId="77777777">
      <w:pPr>
        <w:pStyle w:val="NoSpacing"/>
        <w:rPr>
          <w:b/>
          <w:bCs/>
          <w:i/>
          <w:iCs/>
          <w:sz w:val="32"/>
          <w:szCs w:val="32"/>
        </w:rPr>
      </w:pPr>
      <w:r>
        <w:rPr>
          <w:b/>
          <w:bCs/>
          <w:i/>
          <w:iCs/>
          <w:sz w:val="32"/>
          <w:szCs w:val="32"/>
        </w:rPr>
        <w:t xml:space="preserve">                                                                                                                     V1.2</w:t>
      </w:r>
    </w:p>
    <w:p w:rsidR="00E56AED" w:rsidP="005744D9" w:rsidRDefault="00E56AED" w14:paraId="51E742D3" w14:textId="77777777">
      <w:pPr>
        <w:pStyle w:val="NoSpacing"/>
        <w:jc w:val="right"/>
      </w:pPr>
    </w:p>
    <w:p w:rsidR="00E56AED" w:rsidP="000833CB" w:rsidRDefault="000833CB" w14:paraId="2FFB6B00" w14:textId="77777777">
      <w:pPr>
        <w:pStyle w:val="NoSpacing"/>
        <w:jc w:val="right"/>
        <w:sectPr w:rsidR="00E56AED" w:rsidSect="005E5FC9">
          <w:headerReference w:type="default" r:id="rId8"/>
          <w:footerReference w:type="default" r:id="rId9"/>
          <w:headerReference w:type="first" r:id="rId10"/>
          <w:footerReference w:type="first" r:id="rId11"/>
          <w:type w:val="continuous"/>
          <w:pgSz w:w="11906" w:h="16838" w:orient="portrait"/>
          <w:pgMar w:top="1417" w:right="1417" w:bottom="0" w:left="1417" w:header="0" w:footer="346" w:gutter="0"/>
          <w:cols w:space="708"/>
          <w:titlePg/>
          <w:docGrid w:linePitch="360"/>
        </w:sectPr>
      </w:pPr>
      <w:r>
        <w:rPr>
          <w:rFonts w:cs="Lohit Devanagari"/>
          <w:b/>
          <w:bCs/>
          <w:i/>
          <w:iCs/>
          <w:color w:val="00000A"/>
          <w:kern w:val="2"/>
          <w:sz w:val="32"/>
          <w:szCs w:val="32"/>
          <w:lang w:eastAsia="ar-SA"/>
        </w:rPr>
        <w:t>26</w:t>
      </w:r>
      <w:r w:rsidR="00E56AED">
        <w:rPr>
          <w:rFonts w:cs="Lohit Devanagari"/>
          <w:b/>
          <w:bCs/>
          <w:i/>
          <w:iCs/>
          <w:color w:val="00000A"/>
          <w:kern w:val="2"/>
          <w:sz w:val="32"/>
          <w:szCs w:val="32"/>
          <w:lang w:eastAsia="ar-SA"/>
        </w:rPr>
        <w:t>/01/2015</w:t>
      </w:r>
    </w:p>
    <w:p w:rsidRPr="00C53944" w:rsidR="00E56AED" w:rsidP="002F5C7D" w:rsidRDefault="00E56AED" w14:paraId="5B44AA60" w14:textId="77777777">
      <w:pPr>
        <w:pBdr>
          <w:bottom w:val="single" w:color="FFC000" w:sz="24" w:space="1"/>
        </w:pBdr>
        <w:jc w:val="both"/>
        <w:rPr>
          <w:b/>
          <w:bCs/>
          <w:color w:val="404040"/>
          <w:sz w:val="32"/>
          <w:szCs w:val="32"/>
        </w:rPr>
      </w:pPr>
      <w:bookmarkStart w:name="_Toc319481555" w:id="1"/>
      <w:r w:rsidRPr="00C53944">
        <w:rPr>
          <w:b/>
          <w:bCs/>
          <w:color w:val="404040"/>
          <w:sz w:val="32"/>
          <w:szCs w:val="32"/>
        </w:rPr>
        <w:t>SUIVI DES VERSIONS</w:t>
      </w:r>
    </w:p>
    <w:p w:rsidR="00E56AED" w:rsidP="002F5C7D" w:rsidRDefault="00E56AED" w14:paraId="74491ABC" w14:textId="77777777">
      <w:pPr>
        <w:jc w:val="both"/>
      </w:pPr>
    </w:p>
    <w:tbl>
      <w:tblPr>
        <w:tblW w:w="0" w:type="auto"/>
        <w:tblLayout w:type="fixed"/>
        <w:tblLook w:val="0000" w:firstRow="0" w:lastRow="0" w:firstColumn="0" w:lastColumn="0" w:noHBand="0" w:noVBand="0"/>
      </w:tblPr>
      <w:tblGrid>
        <w:gridCol w:w="1009"/>
        <w:gridCol w:w="1658"/>
        <w:gridCol w:w="4199"/>
        <w:gridCol w:w="2299"/>
      </w:tblGrid>
      <w:tr w:rsidRPr="00237864" w:rsidR="00E56AED" w:rsidTr="00FC5D64" w14:paraId="7CC5E781" w14:textId="77777777">
        <w:tc>
          <w:tcPr>
            <w:tcW w:w="1009" w:type="dxa"/>
            <w:tcBorders>
              <w:top w:val="single" w:color="808080" w:sz="4" w:space="0"/>
              <w:left w:val="single" w:color="808080" w:sz="4" w:space="0"/>
              <w:bottom w:val="single" w:color="808080" w:sz="4" w:space="0"/>
              <w:right w:val="single" w:color="808080" w:sz="4" w:space="0"/>
            </w:tcBorders>
            <w:shd w:val="clear" w:color="auto" w:fill="D9D9D9"/>
          </w:tcPr>
          <w:p w:rsidRPr="00237864" w:rsidR="00E56AED" w:rsidP="002F5C7D" w:rsidRDefault="00E56AED" w14:paraId="339393C9" w14:textId="77777777">
            <w:pPr>
              <w:jc w:val="both"/>
              <w:rPr>
                <w:b/>
              </w:rPr>
            </w:pPr>
            <w:r w:rsidRPr="00237864">
              <w:rPr>
                <w:b/>
              </w:rPr>
              <w:t>Version</w:t>
            </w:r>
          </w:p>
        </w:tc>
        <w:tc>
          <w:tcPr>
            <w:tcW w:w="1658" w:type="dxa"/>
            <w:tcBorders>
              <w:top w:val="single" w:color="808080" w:sz="4" w:space="0"/>
              <w:left w:val="single" w:color="808080" w:sz="4" w:space="0"/>
              <w:bottom w:val="single" w:color="808080" w:sz="4" w:space="0"/>
              <w:right w:val="single" w:color="808080" w:sz="4" w:space="0"/>
            </w:tcBorders>
            <w:shd w:val="clear" w:color="auto" w:fill="D9D9D9"/>
          </w:tcPr>
          <w:p w:rsidRPr="00237864" w:rsidR="00E56AED" w:rsidP="002F5C7D" w:rsidRDefault="00E56AED" w14:paraId="3F9958AA" w14:textId="77777777">
            <w:pPr>
              <w:jc w:val="both"/>
              <w:rPr>
                <w:b/>
              </w:rPr>
            </w:pPr>
            <w:r w:rsidRPr="00237864">
              <w:rPr>
                <w:b/>
              </w:rPr>
              <w:t>Date</w:t>
            </w:r>
          </w:p>
        </w:tc>
        <w:tc>
          <w:tcPr>
            <w:tcW w:w="4199" w:type="dxa"/>
            <w:tcBorders>
              <w:top w:val="single" w:color="808080" w:sz="4" w:space="0"/>
              <w:left w:val="single" w:color="808080" w:sz="4" w:space="0"/>
              <w:bottom w:val="single" w:color="808080" w:sz="4" w:space="0"/>
              <w:right w:val="single" w:color="808080" w:sz="4" w:space="0"/>
            </w:tcBorders>
            <w:shd w:val="clear" w:color="auto" w:fill="D9D9D9"/>
          </w:tcPr>
          <w:p w:rsidRPr="00237864" w:rsidR="00E56AED" w:rsidP="002F5C7D" w:rsidRDefault="00E56AED" w14:paraId="78EB5901" w14:textId="77777777">
            <w:pPr>
              <w:jc w:val="both"/>
              <w:rPr>
                <w:b/>
              </w:rPr>
            </w:pPr>
            <w:r w:rsidRPr="00237864">
              <w:rPr>
                <w:b/>
              </w:rPr>
              <w:t>Objet de la version</w:t>
            </w:r>
          </w:p>
        </w:tc>
        <w:tc>
          <w:tcPr>
            <w:tcW w:w="2299" w:type="dxa"/>
            <w:tcBorders>
              <w:top w:val="single" w:color="808080" w:sz="4" w:space="0"/>
              <w:left w:val="single" w:color="808080" w:sz="4" w:space="0"/>
              <w:bottom w:val="single" w:color="808080" w:sz="4" w:space="0"/>
              <w:right w:val="single" w:color="808080" w:sz="4" w:space="0"/>
            </w:tcBorders>
            <w:shd w:val="clear" w:color="auto" w:fill="D9D9D9"/>
          </w:tcPr>
          <w:p w:rsidRPr="00237864" w:rsidR="00E56AED" w:rsidP="002F5C7D" w:rsidRDefault="00E56AED" w14:paraId="77C2871A" w14:textId="77777777">
            <w:pPr>
              <w:jc w:val="both"/>
              <w:rPr>
                <w:b/>
              </w:rPr>
            </w:pPr>
            <w:r w:rsidRPr="00237864">
              <w:rPr>
                <w:b/>
              </w:rPr>
              <w:t>Par</w:t>
            </w:r>
          </w:p>
        </w:tc>
      </w:tr>
      <w:tr w:rsidRPr="00237864" w:rsidR="00E56AED" w:rsidTr="00FC5D64" w14:paraId="7D5AEBAB" w14:textId="77777777">
        <w:tc>
          <w:tcPr>
            <w:tcW w:w="1009" w:type="dxa"/>
            <w:tcBorders>
              <w:top w:val="single" w:color="808080" w:sz="4" w:space="0"/>
              <w:left w:val="single" w:color="808080" w:sz="4" w:space="0"/>
              <w:bottom w:val="single" w:color="808080" w:sz="4" w:space="0"/>
              <w:right w:val="single" w:color="808080" w:sz="4" w:space="0"/>
            </w:tcBorders>
            <w:shd w:val="clear" w:color="auto" w:fill="FFFFFF"/>
          </w:tcPr>
          <w:p w:rsidRPr="00237864" w:rsidR="00E56AED" w:rsidP="002F5C7D" w:rsidRDefault="00E56AED" w14:paraId="4F4F31D4" w14:textId="77777777">
            <w:pPr>
              <w:jc w:val="both"/>
            </w:pPr>
            <w:r w:rsidRPr="00237864">
              <w:t>1.0</w:t>
            </w:r>
          </w:p>
        </w:tc>
        <w:tc>
          <w:tcPr>
            <w:tcW w:w="1658" w:type="dxa"/>
            <w:tcBorders>
              <w:top w:val="single" w:color="808080" w:sz="4" w:space="0"/>
              <w:left w:val="single" w:color="808080" w:sz="4" w:space="0"/>
              <w:bottom w:val="single" w:color="808080" w:sz="4" w:space="0"/>
              <w:right w:val="single" w:color="808080" w:sz="4" w:space="0"/>
            </w:tcBorders>
            <w:shd w:val="clear" w:color="auto" w:fill="FFFFFF"/>
          </w:tcPr>
          <w:p w:rsidRPr="00237864" w:rsidR="00E56AED" w:rsidP="002F5C7D" w:rsidRDefault="00E56AED" w14:paraId="2C37767F" w14:textId="77777777">
            <w:pPr>
              <w:jc w:val="both"/>
            </w:pPr>
            <w:r w:rsidRPr="00237864">
              <w:t>19/06/2013</w:t>
            </w:r>
          </w:p>
        </w:tc>
        <w:tc>
          <w:tcPr>
            <w:tcW w:w="4199" w:type="dxa"/>
            <w:tcBorders>
              <w:top w:val="single" w:color="808080" w:sz="4" w:space="0"/>
              <w:left w:val="single" w:color="808080" w:sz="4" w:space="0"/>
              <w:bottom w:val="single" w:color="808080" w:sz="4" w:space="0"/>
              <w:right w:val="single" w:color="808080" w:sz="4" w:space="0"/>
            </w:tcBorders>
            <w:shd w:val="clear" w:color="auto" w:fill="FFFFFF"/>
          </w:tcPr>
          <w:p w:rsidRPr="00237864" w:rsidR="00E56AED" w:rsidP="002F5C7D" w:rsidRDefault="00E56AED" w14:paraId="66C9AFDD" w14:textId="77777777">
            <w:pPr>
              <w:jc w:val="both"/>
            </w:pPr>
            <w:r w:rsidRPr="00237864">
              <w:t>Mise en forme sous la nouvelle charte</w:t>
            </w:r>
          </w:p>
        </w:tc>
        <w:tc>
          <w:tcPr>
            <w:tcW w:w="2299" w:type="dxa"/>
            <w:tcBorders>
              <w:top w:val="single" w:color="808080" w:sz="4" w:space="0"/>
              <w:left w:val="single" w:color="808080" w:sz="4" w:space="0"/>
              <w:bottom w:val="single" w:color="808080" w:sz="4" w:space="0"/>
              <w:right w:val="single" w:color="808080" w:sz="4" w:space="0"/>
            </w:tcBorders>
            <w:shd w:val="clear" w:color="auto" w:fill="FFFFFF"/>
          </w:tcPr>
          <w:p w:rsidRPr="00237864" w:rsidR="00E56AED" w:rsidP="002F5C7D" w:rsidRDefault="00E56AED" w14:paraId="626CA74C" w14:textId="77777777">
            <w:pPr>
              <w:jc w:val="both"/>
            </w:pPr>
            <w:r w:rsidRPr="00237864">
              <w:t>Sara AREZKI</w:t>
            </w:r>
          </w:p>
        </w:tc>
      </w:tr>
      <w:tr w:rsidRPr="00237864" w:rsidR="00E56AED" w:rsidTr="00FC5D64" w14:paraId="0ADD28A7" w14:textId="77777777">
        <w:tc>
          <w:tcPr>
            <w:tcW w:w="1009" w:type="dxa"/>
            <w:tcBorders>
              <w:top w:val="single" w:color="808080" w:sz="4" w:space="0"/>
              <w:left w:val="single" w:color="808080" w:sz="4" w:space="0"/>
              <w:bottom w:val="single" w:color="808080" w:sz="4" w:space="0"/>
              <w:right w:val="single" w:color="808080" w:sz="4" w:space="0"/>
            </w:tcBorders>
            <w:shd w:val="clear" w:color="auto" w:fill="FFFFFF"/>
          </w:tcPr>
          <w:p w:rsidRPr="00237864" w:rsidR="00E56AED" w:rsidP="002F5C7D" w:rsidRDefault="00E56AED" w14:paraId="240FEFE4" w14:textId="77777777">
            <w:pPr>
              <w:jc w:val="both"/>
            </w:pPr>
            <w:r w:rsidRPr="00237864">
              <w:t>1.1</w:t>
            </w:r>
          </w:p>
        </w:tc>
        <w:tc>
          <w:tcPr>
            <w:tcW w:w="1658" w:type="dxa"/>
            <w:tcBorders>
              <w:top w:val="single" w:color="808080" w:sz="4" w:space="0"/>
              <w:left w:val="single" w:color="808080" w:sz="4" w:space="0"/>
              <w:bottom w:val="single" w:color="808080" w:sz="4" w:space="0"/>
              <w:right w:val="single" w:color="808080" w:sz="4" w:space="0"/>
            </w:tcBorders>
            <w:shd w:val="clear" w:color="auto" w:fill="FFFFFF"/>
          </w:tcPr>
          <w:p w:rsidRPr="00237864" w:rsidR="00E56AED" w:rsidP="002F5C7D" w:rsidRDefault="00E56AED" w14:paraId="1272BF8B" w14:textId="77777777">
            <w:pPr>
              <w:jc w:val="both"/>
            </w:pPr>
            <w:r w:rsidRPr="00237864">
              <w:t>08/10/2014</w:t>
            </w:r>
          </w:p>
        </w:tc>
        <w:tc>
          <w:tcPr>
            <w:tcW w:w="4199" w:type="dxa"/>
            <w:tcBorders>
              <w:top w:val="single" w:color="808080" w:sz="4" w:space="0"/>
              <w:left w:val="single" w:color="808080" w:sz="4" w:space="0"/>
              <w:bottom w:val="single" w:color="808080" w:sz="4" w:space="0"/>
              <w:right w:val="single" w:color="808080" w:sz="4" w:space="0"/>
            </w:tcBorders>
            <w:shd w:val="clear" w:color="auto" w:fill="FFFFFF"/>
          </w:tcPr>
          <w:p w:rsidRPr="00237864" w:rsidR="00E56AED" w:rsidP="002F5C7D" w:rsidRDefault="00E56AED" w14:paraId="572AF66F" w14:textId="77777777">
            <w:pPr>
              <w:jc w:val="both"/>
            </w:pPr>
            <w:r w:rsidRPr="00237864">
              <w:t>Ajout de sections Vermeg</w:t>
            </w:r>
          </w:p>
        </w:tc>
        <w:tc>
          <w:tcPr>
            <w:tcW w:w="2299" w:type="dxa"/>
            <w:tcBorders>
              <w:top w:val="single" w:color="808080" w:sz="4" w:space="0"/>
              <w:left w:val="single" w:color="808080" w:sz="4" w:space="0"/>
              <w:bottom w:val="single" w:color="808080" w:sz="4" w:space="0"/>
              <w:right w:val="single" w:color="808080" w:sz="4" w:space="0"/>
            </w:tcBorders>
            <w:shd w:val="clear" w:color="auto" w:fill="FFFFFF"/>
          </w:tcPr>
          <w:p w:rsidRPr="00237864" w:rsidR="00E56AED" w:rsidP="002F5C7D" w:rsidRDefault="00E56AED" w14:paraId="263CF058" w14:textId="77777777">
            <w:pPr>
              <w:jc w:val="both"/>
            </w:pPr>
            <w:r w:rsidRPr="00237864">
              <w:t>Ramzi Abid</w:t>
            </w:r>
          </w:p>
        </w:tc>
      </w:tr>
      <w:tr w:rsidRPr="00237864" w:rsidR="00E56AED" w:rsidTr="00FC5D64" w14:paraId="78D6A410" w14:textId="77777777">
        <w:tc>
          <w:tcPr>
            <w:tcW w:w="1009" w:type="dxa"/>
            <w:tcBorders>
              <w:top w:val="single" w:color="808080" w:sz="4" w:space="0"/>
              <w:left w:val="single" w:color="808080" w:sz="4" w:space="0"/>
              <w:bottom w:val="single" w:color="808080" w:sz="4" w:space="0"/>
              <w:right w:val="single" w:color="808080" w:sz="4" w:space="0"/>
            </w:tcBorders>
            <w:shd w:val="clear" w:color="auto" w:fill="FFFFFF"/>
          </w:tcPr>
          <w:p w:rsidRPr="00237864" w:rsidR="00E56AED" w:rsidP="002F5C7D" w:rsidRDefault="00E56AED" w14:paraId="616D497C" w14:textId="77777777">
            <w:pPr>
              <w:jc w:val="both"/>
            </w:pPr>
            <w:r w:rsidRPr="00237864">
              <w:t>1.2</w:t>
            </w:r>
          </w:p>
        </w:tc>
        <w:tc>
          <w:tcPr>
            <w:tcW w:w="1658" w:type="dxa"/>
            <w:tcBorders>
              <w:top w:val="single" w:color="808080" w:sz="4" w:space="0"/>
              <w:left w:val="single" w:color="808080" w:sz="4" w:space="0"/>
              <w:bottom w:val="single" w:color="808080" w:sz="4" w:space="0"/>
              <w:right w:val="single" w:color="808080" w:sz="4" w:space="0"/>
            </w:tcBorders>
            <w:shd w:val="clear" w:color="auto" w:fill="FFFFFF"/>
          </w:tcPr>
          <w:p w:rsidRPr="00237864" w:rsidR="00E56AED" w:rsidP="002F5C7D" w:rsidRDefault="000833CB" w14:paraId="38A90A71" w14:textId="77777777">
            <w:pPr>
              <w:jc w:val="both"/>
            </w:pPr>
            <w:r>
              <w:t>26</w:t>
            </w:r>
            <w:r w:rsidRPr="00237864" w:rsidR="00E56AED">
              <w:t>/01/2015</w:t>
            </w:r>
          </w:p>
        </w:tc>
        <w:tc>
          <w:tcPr>
            <w:tcW w:w="4199" w:type="dxa"/>
            <w:tcBorders>
              <w:top w:val="single" w:color="808080" w:sz="4" w:space="0"/>
              <w:left w:val="single" w:color="808080" w:sz="4" w:space="0"/>
              <w:bottom w:val="single" w:color="808080" w:sz="4" w:space="0"/>
              <w:right w:val="single" w:color="808080" w:sz="4" w:space="0"/>
            </w:tcBorders>
            <w:shd w:val="clear" w:color="auto" w:fill="FFFFFF"/>
          </w:tcPr>
          <w:p w:rsidRPr="00237864" w:rsidR="00E56AED" w:rsidP="002F5C7D" w:rsidRDefault="00E56AED" w14:paraId="48025636" w14:textId="77777777">
            <w:pPr>
              <w:jc w:val="both"/>
            </w:pPr>
            <w:r w:rsidRPr="00237864">
              <w:t>Besoins fonctionnels du carnet d'ordres Marché local</w:t>
            </w:r>
          </w:p>
        </w:tc>
        <w:tc>
          <w:tcPr>
            <w:tcW w:w="2299" w:type="dxa"/>
            <w:tcBorders>
              <w:top w:val="single" w:color="808080" w:sz="4" w:space="0"/>
              <w:left w:val="single" w:color="808080" w:sz="4" w:space="0"/>
              <w:bottom w:val="single" w:color="808080" w:sz="4" w:space="0"/>
              <w:right w:val="single" w:color="808080" w:sz="4" w:space="0"/>
            </w:tcBorders>
            <w:shd w:val="clear" w:color="auto" w:fill="FFFFFF"/>
          </w:tcPr>
          <w:p w:rsidRPr="00237864" w:rsidR="00E56AED" w:rsidP="002F5C7D" w:rsidRDefault="00E56AED" w14:paraId="1CB22232" w14:textId="77777777">
            <w:pPr>
              <w:jc w:val="both"/>
            </w:pPr>
            <w:r w:rsidRPr="00237864">
              <w:t>Mohammed Bacem</w:t>
            </w:r>
            <w:r w:rsidR="00215721">
              <w:t xml:space="preserve"> </w:t>
            </w:r>
            <w:r w:rsidRPr="00237864">
              <w:t xml:space="preserve">Chelly </w:t>
            </w:r>
          </w:p>
        </w:tc>
      </w:tr>
      <w:tr w:rsidRPr="00237864" w:rsidR="00E56AED" w:rsidTr="00FC5D64" w14:paraId="0A3E9F14" w14:textId="77777777">
        <w:tc>
          <w:tcPr>
            <w:tcW w:w="1009" w:type="dxa"/>
            <w:tcBorders>
              <w:top w:val="single" w:color="808080" w:sz="4" w:space="0"/>
              <w:left w:val="single" w:color="808080" w:sz="4" w:space="0"/>
              <w:bottom w:val="single" w:color="808080" w:sz="4" w:space="0"/>
              <w:right w:val="single" w:color="808080" w:sz="4" w:space="0"/>
            </w:tcBorders>
            <w:shd w:val="clear" w:color="auto" w:fill="FFFFFF"/>
          </w:tcPr>
          <w:p w:rsidRPr="00237864" w:rsidR="00E56AED" w:rsidP="002F5C7D" w:rsidRDefault="00215721" w14:paraId="5D60FA17" w14:textId="77777777">
            <w:pPr>
              <w:jc w:val="both"/>
            </w:pPr>
            <w:r>
              <w:t>1.3</w:t>
            </w:r>
          </w:p>
        </w:tc>
        <w:tc>
          <w:tcPr>
            <w:tcW w:w="1658" w:type="dxa"/>
            <w:tcBorders>
              <w:top w:val="single" w:color="808080" w:sz="4" w:space="0"/>
              <w:left w:val="single" w:color="808080" w:sz="4" w:space="0"/>
              <w:bottom w:val="single" w:color="808080" w:sz="4" w:space="0"/>
              <w:right w:val="single" w:color="808080" w:sz="4" w:space="0"/>
            </w:tcBorders>
            <w:shd w:val="clear" w:color="auto" w:fill="FFFFFF"/>
          </w:tcPr>
          <w:p w:rsidRPr="00237864" w:rsidR="00E56AED" w:rsidP="002F5C7D" w:rsidRDefault="00215721" w14:paraId="6C671CFE" w14:textId="77777777">
            <w:pPr>
              <w:jc w:val="both"/>
            </w:pPr>
            <w:r>
              <w:t>04/01/2015</w:t>
            </w:r>
          </w:p>
        </w:tc>
        <w:tc>
          <w:tcPr>
            <w:tcW w:w="4199" w:type="dxa"/>
            <w:tcBorders>
              <w:top w:val="single" w:color="808080" w:sz="4" w:space="0"/>
              <w:left w:val="single" w:color="808080" w:sz="4" w:space="0"/>
              <w:bottom w:val="single" w:color="808080" w:sz="4" w:space="0"/>
              <w:right w:val="single" w:color="808080" w:sz="4" w:space="0"/>
            </w:tcBorders>
            <w:shd w:val="clear" w:color="auto" w:fill="FFFFFF"/>
          </w:tcPr>
          <w:p w:rsidRPr="00237864" w:rsidR="00E56AED" w:rsidP="002F5C7D" w:rsidRDefault="00215721" w14:paraId="4AD037E8" w14:textId="77777777">
            <w:pPr>
              <w:jc w:val="both"/>
            </w:pPr>
            <w:r>
              <w:t>Mise à jour avec le retour du client</w:t>
            </w:r>
          </w:p>
        </w:tc>
        <w:tc>
          <w:tcPr>
            <w:tcW w:w="2299" w:type="dxa"/>
            <w:tcBorders>
              <w:top w:val="single" w:color="808080" w:sz="4" w:space="0"/>
              <w:left w:val="single" w:color="808080" w:sz="4" w:space="0"/>
              <w:bottom w:val="single" w:color="808080" w:sz="4" w:space="0"/>
              <w:right w:val="single" w:color="808080" w:sz="4" w:space="0"/>
            </w:tcBorders>
            <w:shd w:val="clear" w:color="auto" w:fill="FFFFFF"/>
          </w:tcPr>
          <w:p w:rsidRPr="00237864" w:rsidR="00E56AED" w:rsidP="002F5C7D" w:rsidRDefault="00215721" w14:paraId="30FD8E08" w14:textId="77777777">
            <w:pPr>
              <w:jc w:val="both"/>
            </w:pPr>
            <w:r w:rsidRPr="00237864">
              <w:t>Mohammed Bacem</w:t>
            </w:r>
            <w:r>
              <w:t xml:space="preserve"> </w:t>
            </w:r>
            <w:r w:rsidRPr="00237864">
              <w:t>Chelly</w:t>
            </w:r>
          </w:p>
        </w:tc>
      </w:tr>
      <w:tr w:rsidRPr="00237864" w:rsidR="001F429F" w:rsidTr="00FC5D64" w14:paraId="2F62E46D" w14:textId="77777777">
        <w:trPr>
          <w:ins w:author="Habib TANOUBI" w:date="2015-03-05T12:31:00Z" w:id="2"/>
        </w:trPr>
        <w:tc>
          <w:tcPr>
            <w:tcW w:w="1009" w:type="dxa"/>
            <w:tcBorders>
              <w:top w:val="single" w:color="808080" w:sz="4" w:space="0"/>
              <w:left w:val="single" w:color="808080" w:sz="4" w:space="0"/>
              <w:bottom w:val="single" w:color="808080" w:sz="4" w:space="0"/>
              <w:right w:val="single" w:color="808080" w:sz="4" w:space="0"/>
            </w:tcBorders>
            <w:shd w:val="clear" w:color="auto" w:fill="FFFFFF"/>
          </w:tcPr>
          <w:p w:rsidR="001F429F" w:rsidP="002F5C7D" w:rsidRDefault="001F429F" w14:paraId="61C4B43D" w14:textId="3C9B9721">
            <w:pPr>
              <w:jc w:val="both"/>
              <w:rPr>
                <w:ins w:author="Habib TANOUBI" w:date="2015-03-05T12:31:00Z" w:id="3"/>
              </w:rPr>
            </w:pPr>
            <w:ins w:author="Habib TANOUBI" w:date="2015-03-05T12:31:00Z" w:id="4">
              <w:r>
                <w:t>1.4</w:t>
              </w:r>
            </w:ins>
          </w:p>
        </w:tc>
        <w:tc>
          <w:tcPr>
            <w:tcW w:w="1658" w:type="dxa"/>
            <w:tcBorders>
              <w:top w:val="single" w:color="808080" w:sz="4" w:space="0"/>
              <w:left w:val="single" w:color="808080" w:sz="4" w:space="0"/>
              <w:bottom w:val="single" w:color="808080" w:sz="4" w:space="0"/>
              <w:right w:val="single" w:color="808080" w:sz="4" w:space="0"/>
            </w:tcBorders>
            <w:shd w:val="clear" w:color="auto" w:fill="FFFFFF"/>
          </w:tcPr>
          <w:p w:rsidR="001F429F" w:rsidP="002F5C7D" w:rsidRDefault="001F429F" w14:paraId="52437BB3" w14:textId="7F6077F4">
            <w:pPr>
              <w:jc w:val="both"/>
              <w:rPr>
                <w:ins w:author="Habib TANOUBI" w:date="2015-03-05T12:31:00Z" w:id="5"/>
              </w:rPr>
            </w:pPr>
            <w:ins w:author="Habib TANOUBI" w:date="2015-03-05T12:31:00Z" w:id="6">
              <w:r>
                <w:t>05/03/2015</w:t>
              </w:r>
            </w:ins>
          </w:p>
        </w:tc>
        <w:tc>
          <w:tcPr>
            <w:tcW w:w="4199" w:type="dxa"/>
            <w:tcBorders>
              <w:top w:val="single" w:color="808080" w:sz="4" w:space="0"/>
              <w:left w:val="single" w:color="808080" w:sz="4" w:space="0"/>
              <w:bottom w:val="single" w:color="808080" w:sz="4" w:space="0"/>
              <w:right w:val="single" w:color="808080" w:sz="4" w:space="0"/>
            </w:tcBorders>
            <w:shd w:val="clear" w:color="auto" w:fill="FFFFFF"/>
          </w:tcPr>
          <w:p w:rsidR="001F429F" w:rsidP="002F5C7D" w:rsidRDefault="001F429F" w14:paraId="01ED6AC8" w14:textId="3B8383E0">
            <w:pPr>
              <w:jc w:val="both"/>
              <w:rPr>
                <w:ins w:author="Habib TANOUBI" w:date="2015-03-05T12:31:00Z" w:id="7"/>
              </w:rPr>
            </w:pPr>
            <w:ins w:author="Habib TANOUBI" w:date="2015-03-05T12:32:00Z" w:id="8">
              <w:r>
                <w:t>Levée des suspens Cut off et gestion du « Pas de Cotation »</w:t>
              </w:r>
            </w:ins>
          </w:p>
        </w:tc>
        <w:tc>
          <w:tcPr>
            <w:tcW w:w="2299" w:type="dxa"/>
            <w:tcBorders>
              <w:top w:val="single" w:color="808080" w:sz="4" w:space="0"/>
              <w:left w:val="single" w:color="808080" w:sz="4" w:space="0"/>
              <w:bottom w:val="single" w:color="808080" w:sz="4" w:space="0"/>
              <w:right w:val="single" w:color="808080" w:sz="4" w:space="0"/>
            </w:tcBorders>
            <w:shd w:val="clear" w:color="auto" w:fill="FFFFFF"/>
          </w:tcPr>
          <w:p w:rsidRPr="00237864" w:rsidR="001F429F" w:rsidP="002F5C7D" w:rsidRDefault="001F429F" w14:paraId="0C262B97" w14:textId="1B08908A">
            <w:pPr>
              <w:jc w:val="both"/>
              <w:rPr>
                <w:ins w:author="Habib TANOUBI" w:date="2015-03-05T12:31:00Z" w:id="9"/>
              </w:rPr>
            </w:pPr>
            <w:ins w:author="Habib TANOUBI" w:date="2015-03-05T12:32:00Z" w:id="10">
              <w:r>
                <w:t>Habib Tanoubi</w:t>
              </w:r>
            </w:ins>
            <w:bookmarkStart w:name="_GoBack" w:id="11"/>
            <w:bookmarkEnd w:id="11"/>
          </w:p>
        </w:tc>
      </w:tr>
    </w:tbl>
    <w:p w:rsidRPr="00457D69" w:rsidR="00E56AED" w:rsidP="002F5C7D" w:rsidRDefault="00E56AED" w14:paraId="1F697166" w14:textId="77777777">
      <w:pPr>
        <w:jc w:val="both"/>
      </w:pPr>
    </w:p>
    <w:p w:rsidR="00E56AED" w:rsidP="002F5C7D" w:rsidRDefault="00E56AED" w14:paraId="2B301333" w14:textId="77777777">
      <w:pPr>
        <w:jc w:val="both"/>
      </w:pPr>
      <w:bookmarkStart w:name="_Toc319481556" w:id="12"/>
    </w:p>
    <w:p w:rsidRPr="00C53944" w:rsidR="00E56AED" w:rsidP="002F5C7D" w:rsidRDefault="00E56AED" w14:paraId="6E5D4764" w14:textId="77777777">
      <w:pPr>
        <w:pBdr>
          <w:bottom w:val="single" w:color="FFC000" w:sz="24" w:space="1"/>
        </w:pBdr>
        <w:jc w:val="both"/>
        <w:rPr>
          <w:b/>
          <w:bCs/>
          <w:color w:val="404040"/>
          <w:sz w:val="32"/>
          <w:szCs w:val="32"/>
        </w:rPr>
      </w:pPr>
      <w:bookmarkStart w:name="_Toc358024481" w:id="13"/>
      <w:r w:rsidRPr="00C53944">
        <w:rPr>
          <w:b/>
          <w:bCs/>
          <w:color w:val="404040"/>
          <w:sz w:val="32"/>
          <w:szCs w:val="32"/>
        </w:rPr>
        <w:t>LISTE DE DIFFUSION</w:t>
      </w:r>
      <w:bookmarkEnd w:id="12"/>
      <w:bookmarkEnd w:id="13"/>
    </w:p>
    <w:p w:rsidRPr="00457D69" w:rsidR="00E56AED" w:rsidP="002F5C7D" w:rsidRDefault="00E56AED" w14:paraId="0B88CC8E" w14:textId="77777777">
      <w:pPr>
        <w:jc w:val="both"/>
      </w:pPr>
    </w:p>
    <w:tbl>
      <w:tblPr>
        <w:tblW w:w="9072" w:type="dxa"/>
        <w:tblInd w:w="70" w:type="dxa"/>
        <w:tblBorders>
          <w:top w:val="single" w:color="595959" w:sz="4" w:space="0"/>
          <w:left w:val="single" w:color="595959" w:sz="4" w:space="0"/>
          <w:bottom w:val="single" w:color="595959" w:sz="4" w:space="0"/>
          <w:right w:val="single" w:color="595959" w:sz="4" w:space="0"/>
          <w:insideH w:val="single" w:color="595959" w:sz="4" w:space="0"/>
          <w:insideV w:val="single" w:color="595959" w:sz="4" w:space="0"/>
        </w:tblBorders>
        <w:tblLayout w:type="fixed"/>
        <w:tblCellMar>
          <w:left w:w="70" w:type="dxa"/>
          <w:right w:w="70" w:type="dxa"/>
        </w:tblCellMar>
        <w:tblLook w:val="00A0" w:firstRow="1" w:lastRow="0" w:firstColumn="1" w:lastColumn="0" w:noHBand="0" w:noVBand="0"/>
      </w:tblPr>
      <w:tblGrid>
        <w:gridCol w:w="3544"/>
        <w:gridCol w:w="1418"/>
        <w:gridCol w:w="1417"/>
        <w:gridCol w:w="1361"/>
        <w:gridCol w:w="1332"/>
      </w:tblGrid>
      <w:tr w:rsidRPr="00237864" w:rsidR="00E56AED" w:rsidTr="00BA7060" w14:paraId="3F2FD4B0" w14:textId="77777777">
        <w:trPr>
          <w:cantSplit/>
        </w:trPr>
        <w:tc>
          <w:tcPr>
            <w:tcW w:w="3544" w:type="dxa"/>
            <w:shd w:val="clear" w:color="auto" w:fill="D9D9D9"/>
          </w:tcPr>
          <w:p w:rsidRPr="00237864" w:rsidR="00E56AED" w:rsidP="002F5C7D" w:rsidRDefault="00E56AED" w14:paraId="1A1C1591" w14:textId="77777777">
            <w:pPr>
              <w:spacing w:line="240" w:lineRule="auto"/>
              <w:jc w:val="both"/>
              <w:rPr>
                <w:b/>
              </w:rPr>
            </w:pPr>
            <w:r w:rsidRPr="00237864">
              <w:rPr>
                <w:b/>
              </w:rPr>
              <w:t>Nom</w:t>
            </w:r>
          </w:p>
        </w:tc>
        <w:tc>
          <w:tcPr>
            <w:tcW w:w="1418" w:type="dxa"/>
            <w:shd w:val="clear" w:color="auto" w:fill="D9D9D9"/>
          </w:tcPr>
          <w:p w:rsidRPr="00237864" w:rsidR="00E56AED" w:rsidP="002F5C7D" w:rsidRDefault="00E56AED" w14:paraId="42741512" w14:textId="77777777">
            <w:pPr>
              <w:spacing w:line="240" w:lineRule="auto"/>
              <w:jc w:val="both"/>
              <w:rPr>
                <w:b/>
              </w:rPr>
            </w:pPr>
            <w:r w:rsidRPr="00237864">
              <w:rPr>
                <w:b/>
              </w:rPr>
              <w:t>Information</w:t>
            </w:r>
          </w:p>
        </w:tc>
        <w:tc>
          <w:tcPr>
            <w:tcW w:w="1417" w:type="dxa"/>
            <w:shd w:val="clear" w:color="auto" w:fill="D9D9D9"/>
          </w:tcPr>
          <w:p w:rsidRPr="00237864" w:rsidR="00E56AED" w:rsidP="002F5C7D" w:rsidRDefault="00E56AED" w14:paraId="7A59329F" w14:textId="77777777">
            <w:pPr>
              <w:spacing w:line="240" w:lineRule="auto"/>
              <w:jc w:val="both"/>
              <w:rPr>
                <w:b/>
              </w:rPr>
            </w:pPr>
            <w:r w:rsidRPr="00237864">
              <w:rPr>
                <w:b/>
              </w:rPr>
              <w:t>Vérification</w:t>
            </w:r>
          </w:p>
        </w:tc>
        <w:tc>
          <w:tcPr>
            <w:tcW w:w="1361" w:type="dxa"/>
            <w:shd w:val="clear" w:color="auto" w:fill="D9D9D9"/>
          </w:tcPr>
          <w:p w:rsidRPr="00237864" w:rsidR="00E56AED" w:rsidP="002F5C7D" w:rsidRDefault="00E56AED" w14:paraId="4AF7EADB" w14:textId="77777777">
            <w:pPr>
              <w:spacing w:line="240" w:lineRule="auto"/>
              <w:jc w:val="both"/>
              <w:rPr>
                <w:b/>
              </w:rPr>
            </w:pPr>
            <w:r w:rsidRPr="00237864">
              <w:rPr>
                <w:b/>
              </w:rPr>
              <w:t>Approbation</w:t>
            </w:r>
          </w:p>
        </w:tc>
        <w:tc>
          <w:tcPr>
            <w:tcW w:w="1332" w:type="dxa"/>
            <w:shd w:val="clear" w:color="auto" w:fill="D9D9D9"/>
          </w:tcPr>
          <w:p w:rsidRPr="00237864" w:rsidR="00E56AED" w:rsidP="002F5C7D" w:rsidRDefault="00E56AED" w14:paraId="23F9BF62" w14:textId="77777777">
            <w:pPr>
              <w:spacing w:line="240" w:lineRule="auto"/>
              <w:jc w:val="both"/>
              <w:rPr>
                <w:b/>
              </w:rPr>
            </w:pPr>
            <w:r w:rsidRPr="00237864">
              <w:rPr>
                <w:b/>
              </w:rPr>
              <w:t>Application</w:t>
            </w:r>
          </w:p>
        </w:tc>
      </w:tr>
      <w:tr w:rsidRPr="00237864" w:rsidR="00E56AED" w:rsidTr="00BA7060" w14:paraId="419FFE51" w14:textId="77777777">
        <w:trPr>
          <w:cantSplit/>
          <w:trHeight w:val="237"/>
        </w:trPr>
        <w:tc>
          <w:tcPr>
            <w:tcW w:w="3544" w:type="dxa"/>
          </w:tcPr>
          <w:p w:rsidRPr="00237864" w:rsidR="00E56AED" w:rsidP="002F5C7D" w:rsidRDefault="00E56AED" w14:paraId="28FF45B8" w14:textId="77777777">
            <w:pPr>
              <w:spacing w:line="240" w:lineRule="auto"/>
              <w:jc w:val="both"/>
              <w:rPr>
                <w:b/>
              </w:rPr>
            </w:pPr>
            <w:r w:rsidRPr="00237864">
              <w:t>Habib Tanoubi</w:t>
            </w:r>
          </w:p>
        </w:tc>
        <w:tc>
          <w:tcPr>
            <w:tcW w:w="1418" w:type="dxa"/>
          </w:tcPr>
          <w:p w:rsidRPr="00237864" w:rsidR="00E56AED" w:rsidP="002F5C7D" w:rsidRDefault="00E56AED" w14:paraId="64227F41" w14:textId="77777777">
            <w:pPr>
              <w:spacing w:line="240" w:lineRule="auto"/>
              <w:jc w:val="both"/>
              <w:rPr>
                <w:b/>
              </w:rPr>
            </w:pPr>
          </w:p>
        </w:tc>
        <w:tc>
          <w:tcPr>
            <w:tcW w:w="1417" w:type="dxa"/>
          </w:tcPr>
          <w:p w:rsidRPr="00237864" w:rsidR="00E56AED" w:rsidP="002F5C7D" w:rsidRDefault="00E56AED" w14:paraId="1A78D188" w14:textId="77777777">
            <w:pPr>
              <w:spacing w:line="240" w:lineRule="auto"/>
              <w:jc w:val="both"/>
              <w:rPr>
                <w:b/>
              </w:rPr>
            </w:pPr>
          </w:p>
        </w:tc>
        <w:tc>
          <w:tcPr>
            <w:tcW w:w="1361" w:type="dxa"/>
          </w:tcPr>
          <w:p w:rsidRPr="00237864" w:rsidR="00E56AED" w:rsidP="002F5C7D" w:rsidRDefault="00E56AED" w14:paraId="280B1DFB" w14:textId="77777777">
            <w:pPr>
              <w:spacing w:line="240" w:lineRule="auto"/>
              <w:jc w:val="both"/>
              <w:rPr>
                <w:b/>
              </w:rPr>
            </w:pPr>
            <w:r w:rsidRPr="00237864">
              <w:rPr>
                <w:b/>
              </w:rPr>
              <w:t>x</w:t>
            </w:r>
          </w:p>
        </w:tc>
        <w:tc>
          <w:tcPr>
            <w:tcW w:w="1332" w:type="dxa"/>
          </w:tcPr>
          <w:p w:rsidRPr="00237864" w:rsidR="00E56AED" w:rsidP="002F5C7D" w:rsidRDefault="00E56AED" w14:paraId="4D89FC47" w14:textId="77777777">
            <w:pPr>
              <w:spacing w:line="240" w:lineRule="auto"/>
              <w:jc w:val="both"/>
              <w:rPr>
                <w:b/>
              </w:rPr>
            </w:pPr>
          </w:p>
        </w:tc>
      </w:tr>
      <w:tr w:rsidRPr="00237864" w:rsidR="00E56AED" w:rsidTr="00BA7060" w14:paraId="1C3441BF" w14:textId="77777777">
        <w:trPr>
          <w:cantSplit/>
          <w:trHeight w:val="237"/>
        </w:trPr>
        <w:tc>
          <w:tcPr>
            <w:tcW w:w="3544" w:type="dxa"/>
          </w:tcPr>
          <w:p w:rsidRPr="00237864" w:rsidR="00E56AED" w:rsidP="002F5C7D" w:rsidRDefault="00E56AED" w14:paraId="31EC510E" w14:textId="77777777">
            <w:pPr>
              <w:spacing w:line="240" w:lineRule="auto"/>
              <w:jc w:val="both"/>
              <w:rPr>
                <w:b/>
              </w:rPr>
            </w:pPr>
          </w:p>
        </w:tc>
        <w:tc>
          <w:tcPr>
            <w:tcW w:w="1418" w:type="dxa"/>
          </w:tcPr>
          <w:p w:rsidRPr="00237864" w:rsidR="00E56AED" w:rsidP="002F5C7D" w:rsidRDefault="00E56AED" w14:paraId="51EE4194" w14:textId="77777777">
            <w:pPr>
              <w:spacing w:line="240" w:lineRule="auto"/>
              <w:jc w:val="both"/>
              <w:rPr>
                <w:b/>
              </w:rPr>
            </w:pPr>
          </w:p>
        </w:tc>
        <w:tc>
          <w:tcPr>
            <w:tcW w:w="1417" w:type="dxa"/>
          </w:tcPr>
          <w:p w:rsidRPr="00237864" w:rsidR="00E56AED" w:rsidP="002F5C7D" w:rsidRDefault="00E56AED" w14:paraId="3C56AD26" w14:textId="77777777">
            <w:pPr>
              <w:spacing w:line="240" w:lineRule="auto"/>
              <w:jc w:val="both"/>
              <w:rPr>
                <w:b/>
              </w:rPr>
            </w:pPr>
          </w:p>
        </w:tc>
        <w:tc>
          <w:tcPr>
            <w:tcW w:w="1361" w:type="dxa"/>
          </w:tcPr>
          <w:p w:rsidRPr="00237864" w:rsidR="00E56AED" w:rsidP="002F5C7D" w:rsidRDefault="00E56AED" w14:paraId="643D513C" w14:textId="77777777">
            <w:pPr>
              <w:spacing w:line="240" w:lineRule="auto"/>
              <w:jc w:val="both"/>
              <w:rPr>
                <w:b/>
              </w:rPr>
            </w:pPr>
          </w:p>
        </w:tc>
        <w:tc>
          <w:tcPr>
            <w:tcW w:w="1332" w:type="dxa"/>
          </w:tcPr>
          <w:p w:rsidRPr="00237864" w:rsidR="00E56AED" w:rsidP="002F5C7D" w:rsidRDefault="00E56AED" w14:paraId="1F62611C" w14:textId="77777777">
            <w:pPr>
              <w:spacing w:line="240" w:lineRule="auto"/>
              <w:jc w:val="both"/>
              <w:rPr>
                <w:b/>
              </w:rPr>
            </w:pPr>
          </w:p>
        </w:tc>
      </w:tr>
      <w:tr w:rsidRPr="00237864" w:rsidR="00E56AED" w:rsidTr="00BA7060" w14:paraId="17F2CA8F" w14:textId="77777777">
        <w:trPr>
          <w:cantSplit/>
        </w:trPr>
        <w:tc>
          <w:tcPr>
            <w:tcW w:w="3544" w:type="dxa"/>
          </w:tcPr>
          <w:p w:rsidRPr="00237864" w:rsidR="00E56AED" w:rsidP="002F5C7D" w:rsidRDefault="00E56AED" w14:paraId="1BCAF64F" w14:textId="77777777">
            <w:pPr>
              <w:spacing w:line="240" w:lineRule="auto"/>
              <w:jc w:val="both"/>
              <w:rPr>
                <w:b/>
              </w:rPr>
            </w:pPr>
          </w:p>
        </w:tc>
        <w:tc>
          <w:tcPr>
            <w:tcW w:w="1418" w:type="dxa"/>
          </w:tcPr>
          <w:p w:rsidRPr="00237864" w:rsidR="00E56AED" w:rsidP="002F5C7D" w:rsidRDefault="00E56AED" w14:paraId="5457F7D6" w14:textId="77777777">
            <w:pPr>
              <w:spacing w:line="240" w:lineRule="auto"/>
              <w:jc w:val="both"/>
              <w:rPr>
                <w:b/>
              </w:rPr>
            </w:pPr>
          </w:p>
        </w:tc>
        <w:tc>
          <w:tcPr>
            <w:tcW w:w="1417" w:type="dxa"/>
          </w:tcPr>
          <w:p w:rsidRPr="00237864" w:rsidR="00E56AED" w:rsidP="002F5C7D" w:rsidRDefault="00E56AED" w14:paraId="4DCB9CFD" w14:textId="77777777">
            <w:pPr>
              <w:spacing w:line="240" w:lineRule="auto"/>
              <w:jc w:val="both"/>
              <w:rPr>
                <w:b/>
              </w:rPr>
            </w:pPr>
          </w:p>
        </w:tc>
        <w:tc>
          <w:tcPr>
            <w:tcW w:w="1361" w:type="dxa"/>
          </w:tcPr>
          <w:p w:rsidRPr="00237864" w:rsidR="00E56AED" w:rsidP="002F5C7D" w:rsidRDefault="00E56AED" w14:paraId="1752845B" w14:textId="77777777">
            <w:pPr>
              <w:spacing w:line="240" w:lineRule="auto"/>
              <w:jc w:val="both"/>
              <w:rPr>
                <w:b/>
              </w:rPr>
            </w:pPr>
          </w:p>
        </w:tc>
        <w:tc>
          <w:tcPr>
            <w:tcW w:w="1332" w:type="dxa"/>
          </w:tcPr>
          <w:p w:rsidRPr="00237864" w:rsidR="00E56AED" w:rsidP="002F5C7D" w:rsidRDefault="00E56AED" w14:paraId="53AC66DB" w14:textId="77777777">
            <w:pPr>
              <w:spacing w:line="240" w:lineRule="auto"/>
              <w:jc w:val="both"/>
              <w:rPr>
                <w:b/>
              </w:rPr>
            </w:pPr>
          </w:p>
        </w:tc>
      </w:tr>
      <w:tr w:rsidRPr="00237864" w:rsidR="00E56AED" w:rsidTr="00BA7060" w14:paraId="6CB7E693" w14:textId="77777777">
        <w:trPr>
          <w:cantSplit/>
        </w:trPr>
        <w:tc>
          <w:tcPr>
            <w:tcW w:w="3544" w:type="dxa"/>
          </w:tcPr>
          <w:p w:rsidRPr="00237864" w:rsidR="00E56AED" w:rsidP="002F5C7D" w:rsidRDefault="00E56AED" w14:paraId="5851921C" w14:textId="77777777">
            <w:pPr>
              <w:spacing w:line="240" w:lineRule="auto"/>
              <w:jc w:val="both"/>
              <w:rPr>
                <w:b/>
              </w:rPr>
            </w:pPr>
          </w:p>
        </w:tc>
        <w:tc>
          <w:tcPr>
            <w:tcW w:w="1418" w:type="dxa"/>
          </w:tcPr>
          <w:p w:rsidRPr="00237864" w:rsidR="00E56AED" w:rsidP="002F5C7D" w:rsidRDefault="00E56AED" w14:paraId="4C5F24EC" w14:textId="77777777">
            <w:pPr>
              <w:spacing w:line="240" w:lineRule="auto"/>
              <w:jc w:val="both"/>
              <w:rPr>
                <w:b/>
              </w:rPr>
            </w:pPr>
          </w:p>
        </w:tc>
        <w:tc>
          <w:tcPr>
            <w:tcW w:w="1417" w:type="dxa"/>
          </w:tcPr>
          <w:p w:rsidRPr="00237864" w:rsidR="00E56AED" w:rsidP="002F5C7D" w:rsidRDefault="00E56AED" w14:paraId="79184906" w14:textId="77777777">
            <w:pPr>
              <w:spacing w:line="240" w:lineRule="auto"/>
              <w:jc w:val="both"/>
              <w:rPr>
                <w:b/>
              </w:rPr>
            </w:pPr>
          </w:p>
        </w:tc>
        <w:tc>
          <w:tcPr>
            <w:tcW w:w="1361" w:type="dxa"/>
          </w:tcPr>
          <w:p w:rsidRPr="00237864" w:rsidR="00E56AED" w:rsidP="002F5C7D" w:rsidRDefault="00E56AED" w14:paraId="33B65C79" w14:textId="77777777">
            <w:pPr>
              <w:spacing w:line="240" w:lineRule="auto"/>
              <w:jc w:val="both"/>
              <w:rPr>
                <w:b/>
              </w:rPr>
            </w:pPr>
          </w:p>
        </w:tc>
        <w:tc>
          <w:tcPr>
            <w:tcW w:w="1332" w:type="dxa"/>
          </w:tcPr>
          <w:p w:rsidRPr="00237864" w:rsidR="00E56AED" w:rsidP="002F5C7D" w:rsidRDefault="00E56AED" w14:paraId="76065A02" w14:textId="77777777">
            <w:pPr>
              <w:spacing w:line="240" w:lineRule="auto"/>
              <w:jc w:val="both"/>
              <w:rPr>
                <w:b/>
              </w:rPr>
            </w:pPr>
          </w:p>
        </w:tc>
      </w:tr>
      <w:tr w:rsidRPr="00237864" w:rsidR="00E56AED" w:rsidTr="00BA7060" w14:paraId="38A7B879" w14:textId="77777777">
        <w:trPr>
          <w:cantSplit/>
        </w:trPr>
        <w:tc>
          <w:tcPr>
            <w:tcW w:w="3544" w:type="dxa"/>
          </w:tcPr>
          <w:p w:rsidRPr="00237864" w:rsidR="00E56AED" w:rsidP="002F5C7D" w:rsidRDefault="00E56AED" w14:paraId="66158C50" w14:textId="77777777">
            <w:pPr>
              <w:spacing w:line="240" w:lineRule="auto"/>
              <w:jc w:val="both"/>
              <w:rPr>
                <w:b/>
              </w:rPr>
            </w:pPr>
          </w:p>
        </w:tc>
        <w:tc>
          <w:tcPr>
            <w:tcW w:w="1418" w:type="dxa"/>
          </w:tcPr>
          <w:p w:rsidRPr="00237864" w:rsidR="00E56AED" w:rsidP="002F5C7D" w:rsidRDefault="00E56AED" w14:paraId="63B4BD17" w14:textId="77777777">
            <w:pPr>
              <w:spacing w:line="240" w:lineRule="auto"/>
              <w:jc w:val="both"/>
              <w:rPr>
                <w:b/>
              </w:rPr>
            </w:pPr>
          </w:p>
        </w:tc>
        <w:tc>
          <w:tcPr>
            <w:tcW w:w="1417" w:type="dxa"/>
          </w:tcPr>
          <w:p w:rsidRPr="00237864" w:rsidR="00E56AED" w:rsidP="002F5C7D" w:rsidRDefault="00E56AED" w14:paraId="27C70801" w14:textId="77777777">
            <w:pPr>
              <w:spacing w:line="240" w:lineRule="auto"/>
              <w:jc w:val="both"/>
              <w:rPr>
                <w:b/>
              </w:rPr>
            </w:pPr>
          </w:p>
        </w:tc>
        <w:tc>
          <w:tcPr>
            <w:tcW w:w="1361" w:type="dxa"/>
          </w:tcPr>
          <w:p w:rsidRPr="00237864" w:rsidR="00E56AED" w:rsidP="002F5C7D" w:rsidRDefault="00E56AED" w14:paraId="198AD061" w14:textId="77777777">
            <w:pPr>
              <w:spacing w:line="240" w:lineRule="auto"/>
              <w:jc w:val="both"/>
              <w:rPr>
                <w:b/>
              </w:rPr>
            </w:pPr>
          </w:p>
        </w:tc>
        <w:tc>
          <w:tcPr>
            <w:tcW w:w="1332" w:type="dxa"/>
          </w:tcPr>
          <w:p w:rsidRPr="00237864" w:rsidR="00E56AED" w:rsidP="002F5C7D" w:rsidRDefault="00E56AED" w14:paraId="7D68CDAF" w14:textId="77777777">
            <w:pPr>
              <w:spacing w:line="240" w:lineRule="auto"/>
              <w:jc w:val="both"/>
              <w:rPr>
                <w:b/>
              </w:rPr>
            </w:pPr>
          </w:p>
        </w:tc>
      </w:tr>
    </w:tbl>
    <w:p w:rsidR="00E56AED" w:rsidP="002F5C7D" w:rsidRDefault="00E56AED" w14:paraId="155CC437" w14:textId="77777777">
      <w:pPr>
        <w:jc w:val="both"/>
      </w:pPr>
      <w:bookmarkStart w:name="_Toc319481557" w:id="14"/>
    </w:p>
    <w:p w:rsidRPr="00C53944" w:rsidR="00E56AED" w:rsidP="002F5C7D" w:rsidRDefault="00E56AED" w14:paraId="22E025AF" w14:textId="77777777">
      <w:pPr>
        <w:pBdr>
          <w:bottom w:val="single" w:color="FFC000" w:sz="24" w:space="1"/>
        </w:pBdr>
        <w:jc w:val="both"/>
        <w:rPr>
          <w:b/>
          <w:bCs/>
          <w:color w:val="404040"/>
          <w:sz w:val="32"/>
          <w:szCs w:val="32"/>
        </w:rPr>
      </w:pPr>
      <w:bookmarkStart w:name="_Toc358024482" w:id="15"/>
      <w:r w:rsidRPr="00C53944">
        <w:rPr>
          <w:b/>
          <w:bCs/>
          <w:color w:val="404040"/>
          <w:sz w:val="32"/>
          <w:szCs w:val="32"/>
        </w:rPr>
        <w:t xml:space="preserve">DOCUMENTS APPLICABLES </w:t>
      </w:r>
      <w:bookmarkEnd w:id="14"/>
      <w:r w:rsidRPr="00C53944">
        <w:rPr>
          <w:b/>
          <w:bCs/>
          <w:color w:val="404040"/>
          <w:sz w:val="32"/>
          <w:szCs w:val="32"/>
        </w:rPr>
        <w:t>ET DE REFERENCE</w:t>
      </w:r>
      <w:bookmarkEnd w:id="15"/>
    </w:p>
    <w:p w:rsidRPr="00457D69" w:rsidR="00E56AED" w:rsidP="002F5C7D" w:rsidRDefault="00E56AED" w14:paraId="0C126ACB" w14:textId="77777777">
      <w:pPr>
        <w:jc w:val="both"/>
      </w:pPr>
    </w:p>
    <w:tbl>
      <w:tblPr>
        <w:tblW w:w="9072" w:type="dxa"/>
        <w:tblInd w:w="70" w:type="dxa"/>
        <w:tblBorders>
          <w:top w:val="single" w:color="595959" w:sz="4" w:space="0"/>
          <w:left w:val="single" w:color="595959" w:sz="4" w:space="0"/>
          <w:bottom w:val="single" w:color="595959" w:sz="4" w:space="0"/>
          <w:right w:val="single" w:color="595959" w:sz="4" w:space="0"/>
          <w:insideH w:val="single" w:color="595959" w:sz="4" w:space="0"/>
          <w:insideV w:val="single" w:color="595959" w:sz="4" w:space="0"/>
        </w:tblBorders>
        <w:tblLayout w:type="fixed"/>
        <w:tblCellMar>
          <w:left w:w="70" w:type="dxa"/>
          <w:right w:w="70" w:type="dxa"/>
        </w:tblCellMar>
        <w:tblLook w:val="00A0" w:firstRow="1" w:lastRow="0" w:firstColumn="1" w:lastColumn="0" w:noHBand="0" w:noVBand="0"/>
      </w:tblPr>
      <w:tblGrid>
        <w:gridCol w:w="4678"/>
        <w:gridCol w:w="2977"/>
        <w:gridCol w:w="1417"/>
      </w:tblGrid>
      <w:tr w:rsidRPr="00237864" w:rsidR="00E56AED" w:rsidTr="00BA7060" w14:paraId="4619570A" w14:textId="77777777">
        <w:trPr>
          <w:cantSplit/>
          <w:trHeight w:val="279"/>
        </w:trPr>
        <w:tc>
          <w:tcPr>
            <w:tcW w:w="4678" w:type="dxa"/>
            <w:shd w:val="clear" w:color="auto" w:fill="D9D9D9"/>
          </w:tcPr>
          <w:p w:rsidRPr="00237864" w:rsidR="00E56AED" w:rsidP="002F5C7D" w:rsidRDefault="00E56AED" w14:paraId="39979469" w14:textId="77777777">
            <w:pPr>
              <w:spacing w:line="240" w:lineRule="auto"/>
              <w:jc w:val="both"/>
              <w:rPr>
                <w:b/>
              </w:rPr>
            </w:pPr>
            <w:r w:rsidRPr="00237864">
              <w:rPr>
                <w:b/>
              </w:rPr>
              <w:t>Titre</w:t>
            </w:r>
          </w:p>
        </w:tc>
        <w:tc>
          <w:tcPr>
            <w:tcW w:w="2977" w:type="dxa"/>
            <w:shd w:val="clear" w:color="auto" w:fill="D9D9D9"/>
          </w:tcPr>
          <w:p w:rsidRPr="00237864" w:rsidR="00E56AED" w:rsidP="002F5C7D" w:rsidRDefault="00E56AED" w14:paraId="07254F7F" w14:textId="77777777">
            <w:pPr>
              <w:spacing w:line="240" w:lineRule="auto"/>
              <w:jc w:val="both"/>
              <w:rPr>
                <w:b/>
              </w:rPr>
            </w:pPr>
            <w:r w:rsidRPr="00237864">
              <w:rPr>
                <w:b/>
              </w:rPr>
              <w:t>Référence (R) / Applicable (A)</w:t>
            </w:r>
          </w:p>
        </w:tc>
        <w:tc>
          <w:tcPr>
            <w:tcW w:w="1417" w:type="dxa"/>
            <w:shd w:val="clear" w:color="auto" w:fill="D9D9D9"/>
          </w:tcPr>
          <w:p w:rsidRPr="00237864" w:rsidR="00E56AED" w:rsidP="002F5C7D" w:rsidRDefault="00E56AED" w14:paraId="3D677C53" w14:textId="77777777">
            <w:pPr>
              <w:spacing w:line="240" w:lineRule="auto"/>
              <w:jc w:val="both"/>
              <w:rPr>
                <w:b/>
              </w:rPr>
            </w:pPr>
            <w:r w:rsidRPr="00237864">
              <w:rPr>
                <w:b/>
              </w:rPr>
              <w:t>Version</w:t>
            </w:r>
          </w:p>
        </w:tc>
      </w:tr>
      <w:tr w:rsidRPr="00237864" w:rsidR="00E56AED" w:rsidTr="00BA7060" w14:paraId="78287C3A" w14:textId="77777777">
        <w:trPr>
          <w:cantSplit/>
        </w:trPr>
        <w:tc>
          <w:tcPr>
            <w:tcW w:w="4678" w:type="dxa"/>
          </w:tcPr>
          <w:p w:rsidRPr="00237864" w:rsidR="00E56AED" w:rsidP="002F5C7D" w:rsidRDefault="00E56AED" w14:paraId="552D0122" w14:textId="77777777">
            <w:pPr>
              <w:spacing w:line="240" w:lineRule="auto"/>
              <w:jc w:val="both"/>
              <w:rPr>
                <w:b/>
              </w:rPr>
            </w:pPr>
          </w:p>
        </w:tc>
        <w:tc>
          <w:tcPr>
            <w:tcW w:w="2977" w:type="dxa"/>
          </w:tcPr>
          <w:p w:rsidRPr="00237864" w:rsidR="00E56AED" w:rsidP="002F5C7D" w:rsidRDefault="00E56AED" w14:paraId="3A9161C6" w14:textId="77777777">
            <w:pPr>
              <w:spacing w:line="240" w:lineRule="auto"/>
              <w:jc w:val="both"/>
              <w:rPr>
                <w:b/>
              </w:rPr>
            </w:pPr>
          </w:p>
        </w:tc>
        <w:tc>
          <w:tcPr>
            <w:tcW w:w="1417" w:type="dxa"/>
          </w:tcPr>
          <w:p w:rsidRPr="00237864" w:rsidR="00E56AED" w:rsidP="002F5C7D" w:rsidRDefault="00E56AED" w14:paraId="7660BC66" w14:textId="77777777">
            <w:pPr>
              <w:spacing w:line="240" w:lineRule="auto"/>
              <w:jc w:val="both"/>
              <w:rPr>
                <w:b/>
              </w:rPr>
            </w:pPr>
          </w:p>
        </w:tc>
      </w:tr>
      <w:tr w:rsidRPr="00237864" w:rsidR="00E56AED" w:rsidTr="00BA7060" w14:paraId="527D746E" w14:textId="77777777">
        <w:trPr>
          <w:cantSplit/>
        </w:trPr>
        <w:tc>
          <w:tcPr>
            <w:tcW w:w="4678" w:type="dxa"/>
          </w:tcPr>
          <w:p w:rsidRPr="00237864" w:rsidR="00E56AED" w:rsidP="002F5C7D" w:rsidRDefault="00E56AED" w14:paraId="4432C1EB" w14:textId="77777777">
            <w:pPr>
              <w:spacing w:line="240" w:lineRule="auto"/>
              <w:jc w:val="both"/>
              <w:rPr>
                <w:b/>
              </w:rPr>
            </w:pPr>
          </w:p>
        </w:tc>
        <w:tc>
          <w:tcPr>
            <w:tcW w:w="2977" w:type="dxa"/>
          </w:tcPr>
          <w:p w:rsidRPr="00237864" w:rsidR="00E56AED" w:rsidP="002F5C7D" w:rsidRDefault="00E56AED" w14:paraId="6A463028" w14:textId="77777777">
            <w:pPr>
              <w:spacing w:line="240" w:lineRule="auto"/>
              <w:jc w:val="both"/>
              <w:rPr>
                <w:b/>
              </w:rPr>
            </w:pPr>
          </w:p>
        </w:tc>
        <w:tc>
          <w:tcPr>
            <w:tcW w:w="1417" w:type="dxa"/>
          </w:tcPr>
          <w:p w:rsidRPr="00237864" w:rsidR="00E56AED" w:rsidP="002F5C7D" w:rsidRDefault="00E56AED" w14:paraId="21B25BEE" w14:textId="77777777">
            <w:pPr>
              <w:spacing w:line="240" w:lineRule="auto"/>
              <w:jc w:val="both"/>
              <w:rPr>
                <w:b/>
              </w:rPr>
            </w:pPr>
          </w:p>
        </w:tc>
      </w:tr>
      <w:tr w:rsidRPr="00237864" w:rsidR="00E56AED" w:rsidTr="00BA7060" w14:paraId="1C62EF8A" w14:textId="77777777">
        <w:trPr>
          <w:cantSplit/>
        </w:trPr>
        <w:tc>
          <w:tcPr>
            <w:tcW w:w="4678" w:type="dxa"/>
          </w:tcPr>
          <w:p w:rsidRPr="00237864" w:rsidR="00E56AED" w:rsidP="002F5C7D" w:rsidRDefault="00E56AED" w14:paraId="31E877EE" w14:textId="77777777">
            <w:pPr>
              <w:spacing w:line="240" w:lineRule="auto"/>
              <w:jc w:val="both"/>
              <w:rPr>
                <w:b/>
              </w:rPr>
            </w:pPr>
          </w:p>
        </w:tc>
        <w:tc>
          <w:tcPr>
            <w:tcW w:w="2977" w:type="dxa"/>
          </w:tcPr>
          <w:p w:rsidRPr="00237864" w:rsidR="00E56AED" w:rsidP="002F5C7D" w:rsidRDefault="00E56AED" w14:paraId="3E4DA261" w14:textId="77777777">
            <w:pPr>
              <w:spacing w:line="240" w:lineRule="auto"/>
              <w:jc w:val="both"/>
              <w:rPr>
                <w:b/>
              </w:rPr>
            </w:pPr>
          </w:p>
        </w:tc>
        <w:tc>
          <w:tcPr>
            <w:tcW w:w="1417" w:type="dxa"/>
          </w:tcPr>
          <w:p w:rsidRPr="00237864" w:rsidR="00E56AED" w:rsidP="002F5C7D" w:rsidRDefault="00E56AED" w14:paraId="435B3090" w14:textId="77777777">
            <w:pPr>
              <w:spacing w:line="240" w:lineRule="auto"/>
              <w:jc w:val="both"/>
              <w:rPr>
                <w:b/>
              </w:rPr>
            </w:pPr>
          </w:p>
        </w:tc>
      </w:tr>
      <w:tr w:rsidRPr="00237864" w:rsidR="00E56AED" w:rsidTr="00BA7060" w14:paraId="16908B26" w14:textId="77777777">
        <w:trPr>
          <w:cantSplit/>
        </w:trPr>
        <w:tc>
          <w:tcPr>
            <w:tcW w:w="4678" w:type="dxa"/>
          </w:tcPr>
          <w:p w:rsidRPr="00237864" w:rsidR="00E56AED" w:rsidP="002F5C7D" w:rsidRDefault="00E56AED" w14:paraId="1A8C31D7" w14:textId="77777777">
            <w:pPr>
              <w:spacing w:line="240" w:lineRule="auto"/>
              <w:jc w:val="both"/>
              <w:rPr>
                <w:b/>
              </w:rPr>
            </w:pPr>
          </w:p>
        </w:tc>
        <w:tc>
          <w:tcPr>
            <w:tcW w:w="2977" w:type="dxa"/>
          </w:tcPr>
          <w:p w:rsidRPr="00237864" w:rsidR="00E56AED" w:rsidP="002F5C7D" w:rsidRDefault="00E56AED" w14:paraId="0F60BB22" w14:textId="77777777">
            <w:pPr>
              <w:spacing w:line="240" w:lineRule="auto"/>
              <w:jc w:val="both"/>
              <w:rPr>
                <w:b/>
              </w:rPr>
            </w:pPr>
          </w:p>
        </w:tc>
        <w:tc>
          <w:tcPr>
            <w:tcW w:w="1417" w:type="dxa"/>
          </w:tcPr>
          <w:p w:rsidRPr="00237864" w:rsidR="00E56AED" w:rsidP="002F5C7D" w:rsidRDefault="00E56AED" w14:paraId="0CF7B968" w14:textId="77777777">
            <w:pPr>
              <w:spacing w:line="240" w:lineRule="auto"/>
              <w:jc w:val="both"/>
              <w:rPr>
                <w:b/>
              </w:rPr>
            </w:pPr>
          </w:p>
        </w:tc>
      </w:tr>
    </w:tbl>
    <w:p w:rsidR="00E56AED" w:rsidP="002F5C7D" w:rsidRDefault="00E56AED" w14:paraId="4236E568" w14:textId="77777777">
      <w:pPr>
        <w:jc w:val="both"/>
      </w:pPr>
      <w:bookmarkStart w:name="_Toc319481558" w:id="16"/>
    </w:p>
    <w:p w:rsidRPr="00C53944" w:rsidR="00E56AED" w:rsidP="002F5C7D" w:rsidRDefault="00E56AED" w14:paraId="4F0B8DE3" w14:textId="77777777">
      <w:pPr>
        <w:pBdr>
          <w:bottom w:val="single" w:color="FFC000" w:sz="24" w:space="1"/>
        </w:pBdr>
        <w:jc w:val="both"/>
        <w:rPr>
          <w:b/>
          <w:bCs/>
          <w:color w:val="404040"/>
          <w:sz w:val="32"/>
          <w:szCs w:val="32"/>
        </w:rPr>
      </w:pPr>
      <w:bookmarkStart w:name="_Toc358024483" w:id="17"/>
      <w:r w:rsidRPr="00C53944">
        <w:rPr>
          <w:b/>
          <w:bCs/>
          <w:color w:val="404040"/>
          <w:sz w:val="32"/>
          <w:szCs w:val="32"/>
        </w:rPr>
        <w:t>TERMINOLOGIES ET ACRONYMES</w:t>
      </w:r>
      <w:bookmarkEnd w:id="16"/>
      <w:bookmarkEnd w:id="17"/>
    </w:p>
    <w:p w:rsidR="00E56AED" w:rsidP="002F5C7D" w:rsidRDefault="00E56AED" w14:paraId="094F25C5" w14:textId="77777777">
      <w:pPr>
        <w:jc w:val="both"/>
      </w:pPr>
    </w:p>
    <w:tbl>
      <w:tblPr>
        <w:tblW w:w="0" w:type="auto"/>
        <w:tblLayout w:type="fixed"/>
        <w:tblLook w:val="0000" w:firstRow="0" w:lastRow="0" w:firstColumn="0" w:lastColumn="0" w:noHBand="0" w:noVBand="0"/>
      </w:tblPr>
      <w:tblGrid>
        <w:gridCol w:w="4655"/>
        <w:gridCol w:w="4395"/>
      </w:tblGrid>
      <w:tr w:rsidRPr="00237864" w:rsidR="00E56AED" w:rsidTr="00FC5D64" w14:paraId="28C01742" w14:textId="77777777">
        <w:trPr>
          <w:cantSplit/>
          <w:trHeight w:val="279"/>
        </w:trPr>
        <w:tc>
          <w:tcPr>
            <w:tcW w:w="4655" w:type="dxa"/>
            <w:tcBorders>
              <w:top w:val="single" w:color="808080" w:sz="4" w:space="0"/>
              <w:left w:val="single" w:color="808080" w:sz="4" w:space="0"/>
              <w:bottom w:val="single" w:color="808080" w:sz="4" w:space="0"/>
              <w:right w:val="single" w:color="808080" w:sz="4" w:space="0"/>
            </w:tcBorders>
            <w:shd w:val="clear" w:color="auto" w:fill="D9D9D9"/>
          </w:tcPr>
          <w:p w:rsidRPr="00237864" w:rsidR="00E56AED" w:rsidP="002F5C7D" w:rsidRDefault="00E56AED" w14:paraId="3C68A40C" w14:textId="77777777">
            <w:pPr>
              <w:spacing w:line="100" w:lineRule="atLeast"/>
              <w:jc w:val="both"/>
              <w:rPr>
                <w:b/>
              </w:rPr>
            </w:pPr>
            <w:r w:rsidRPr="00237864">
              <w:rPr>
                <w:b/>
              </w:rPr>
              <w:t>Terminologie / Acronyme</w:t>
            </w:r>
          </w:p>
        </w:tc>
        <w:tc>
          <w:tcPr>
            <w:tcW w:w="4395" w:type="dxa"/>
            <w:tcBorders>
              <w:top w:val="single" w:color="808080" w:sz="4" w:space="0"/>
              <w:left w:val="single" w:color="808080" w:sz="4" w:space="0"/>
              <w:bottom w:val="single" w:color="808080" w:sz="4" w:space="0"/>
              <w:right w:val="single" w:color="808080" w:sz="4" w:space="0"/>
            </w:tcBorders>
            <w:shd w:val="clear" w:color="auto" w:fill="D9D9D9"/>
          </w:tcPr>
          <w:p w:rsidRPr="00237864" w:rsidR="00E56AED" w:rsidP="002F5C7D" w:rsidRDefault="00E56AED" w14:paraId="156A4404" w14:textId="77777777">
            <w:pPr>
              <w:spacing w:line="100" w:lineRule="atLeast"/>
              <w:jc w:val="both"/>
              <w:rPr>
                <w:b/>
              </w:rPr>
            </w:pPr>
            <w:r w:rsidRPr="00237864">
              <w:rPr>
                <w:b/>
              </w:rPr>
              <w:t>Définition</w:t>
            </w:r>
          </w:p>
        </w:tc>
      </w:tr>
      <w:tr w:rsidRPr="00237864" w:rsidR="00E56AED" w:rsidTr="00FC5D64" w14:paraId="65A68CBF" w14:textId="77777777">
        <w:trPr>
          <w:cantSplit/>
        </w:trPr>
        <w:tc>
          <w:tcPr>
            <w:tcW w:w="4655" w:type="dxa"/>
            <w:tcBorders>
              <w:left w:val="single" w:color="808080" w:sz="4" w:space="0"/>
              <w:bottom w:val="single" w:color="808080" w:sz="4" w:space="0"/>
              <w:right w:val="single" w:color="808080" w:sz="4" w:space="0"/>
            </w:tcBorders>
            <w:shd w:val="clear" w:color="auto" w:fill="FFFFFF"/>
          </w:tcPr>
          <w:p w:rsidRPr="00237864" w:rsidR="00E56AED" w:rsidP="002F5C7D" w:rsidRDefault="00E56AED" w14:paraId="6C491597" w14:textId="77777777">
            <w:pPr>
              <w:spacing w:line="100" w:lineRule="atLeast"/>
              <w:jc w:val="both"/>
              <w:rPr>
                <w:b/>
                <w:bCs/>
              </w:rPr>
            </w:pPr>
            <w:r w:rsidRPr="00237864">
              <w:rPr>
                <w:b/>
                <w:bCs/>
              </w:rPr>
              <w:t>ATP</w:t>
            </w:r>
          </w:p>
        </w:tc>
        <w:tc>
          <w:tcPr>
            <w:tcW w:w="4395" w:type="dxa"/>
            <w:tcBorders>
              <w:left w:val="single" w:color="808080" w:sz="4" w:space="0"/>
              <w:bottom w:val="single" w:color="808080" w:sz="4" w:space="0"/>
              <w:right w:val="single" w:color="808080" w:sz="4" w:space="0"/>
            </w:tcBorders>
            <w:shd w:val="clear" w:color="auto" w:fill="FFFFFF"/>
          </w:tcPr>
          <w:p w:rsidRPr="00237864" w:rsidR="00E56AED" w:rsidP="002F5C7D" w:rsidRDefault="00E56AED" w14:paraId="4ACE4129" w14:textId="77777777">
            <w:pPr>
              <w:spacing w:line="100" w:lineRule="atLeast"/>
              <w:jc w:val="both"/>
              <w:rPr>
                <w:b/>
                <w:bCs/>
              </w:rPr>
            </w:pPr>
            <w:r w:rsidRPr="00237864">
              <w:rPr>
                <w:b/>
                <w:bCs/>
              </w:rPr>
              <w:t>A tout Prix</w:t>
            </w:r>
          </w:p>
        </w:tc>
      </w:tr>
      <w:tr w:rsidRPr="00237864" w:rsidR="00E56AED" w:rsidTr="00FC5D64" w14:paraId="146E7DB9" w14:textId="77777777">
        <w:trPr>
          <w:cantSplit/>
        </w:trPr>
        <w:tc>
          <w:tcPr>
            <w:tcW w:w="4655" w:type="dxa"/>
            <w:tcBorders>
              <w:left w:val="single" w:color="808080" w:sz="4" w:space="0"/>
              <w:bottom w:val="single" w:color="808080" w:sz="4" w:space="0"/>
              <w:right w:val="single" w:color="808080" w:sz="4" w:space="0"/>
            </w:tcBorders>
            <w:shd w:val="clear" w:color="auto" w:fill="FFFFFF"/>
          </w:tcPr>
          <w:p w:rsidRPr="00237864" w:rsidR="00E56AED" w:rsidP="002F5C7D" w:rsidRDefault="00E56AED" w14:paraId="417266D6" w14:textId="77777777">
            <w:pPr>
              <w:spacing w:line="100" w:lineRule="atLeast"/>
              <w:jc w:val="both"/>
              <w:rPr>
                <w:b/>
                <w:bCs/>
              </w:rPr>
            </w:pPr>
            <w:r w:rsidRPr="00237864">
              <w:rPr>
                <w:b/>
                <w:bCs/>
              </w:rPr>
              <w:t>BEL</w:t>
            </w:r>
          </w:p>
        </w:tc>
        <w:tc>
          <w:tcPr>
            <w:tcW w:w="4395" w:type="dxa"/>
            <w:tcBorders>
              <w:left w:val="single" w:color="808080" w:sz="4" w:space="0"/>
              <w:bottom w:val="single" w:color="808080" w:sz="4" w:space="0"/>
              <w:right w:val="single" w:color="808080" w:sz="4" w:space="0"/>
            </w:tcBorders>
            <w:shd w:val="clear" w:color="auto" w:fill="FFFFFF"/>
          </w:tcPr>
          <w:p w:rsidRPr="00237864" w:rsidR="00E56AED" w:rsidP="002F5C7D" w:rsidRDefault="00E56AED" w14:paraId="5CDFE559" w14:textId="77777777">
            <w:pPr>
              <w:spacing w:line="100" w:lineRule="atLeast"/>
              <w:jc w:val="both"/>
              <w:rPr>
                <w:b/>
                <w:bCs/>
              </w:rPr>
            </w:pPr>
            <w:r w:rsidRPr="00237864">
              <w:rPr>
                <w:b/>
                <w:bCs/>
              </w:rPr>
              <w:t>Bourse en Ligne</w:t>
            </w:r>
          </w:p>
        </w:tc>
      </w:tr>
      <w:tr w:rsidRPr="00237864" w:rsidR="00E56AED" w:rsidTr="00FC5D64" w14:paraId="0816DEDE" w14:textId="77777777">
        <w:trPr>
          <w:cantSplit/>
        </w:trPr>
        <w:tc>
          <w:tcPr>
            <w:tcW w:w="4655" w:type="dxa"/>
            <w:tcBorders>
              <w:left w:val="single" w:color="808080" w:sz="4" w:space="0"/>
              <w:bottom w:val="single" w:color="808080" w:sz="4" w:space="0"/>
              <w:right w:val="single" w:color="808080" w:sz="4" w:space="0"/>
            </w:tcBorders>
            <w:shd w:val="clear" w:color="auto" w:fill="FFFFFF"/>
          </w:tcPr>
          <w:p w:rsidRPr="00237864" w:rsidR="00E56AED" w:rsidP="002F5C7D" w:rsidRDefault="00E56AED" w14:paraId="6DD9D561" w14:textId="77777777">
            <w:pPr>
              <w:spacing w:line="100" w:lineRule="atLeast"/>
              <w:jc w:val="both"/>
              <w:rPr>
                <w:b/>
                <w:bCs/>
              </w:rPr>
            </w:pPr>
            <w:r w:rsidRPr="00237864">
              <w:rPr>
                <w:b/>
                <w:bCs/>
              </w:rPr>
              <w:t>BVC</w:t>
            </w:r>
          </w:p>
        </w:tc>
        <w:tc>
          <w:tcPr>
            <w:tcW w:w="4395" w:type="dxa"/>
            <w:tcBorders>
              <w:left w:val="single" w:color="808080" w:sz="4" w:space="0"/>
              <w:bottom w:val="single" w:color="808080" w:sz="4" w:space="0"/>
              <w:right w:val="single" w:color="808080" w:sz="4" w:space="0"/>
            </w:tcBorders>
            <w:shd w:val="clear" w:color="auto" w:fill="FFFFFF"/>
          </w:tcPr>
          <w:p w:rsidRPr="00237864" w:rsidR="00E56AED" w:rsidP="002F5C7D" w:rsidRDefault="00E56AED" w14:paraId="58DBECC3" w14:textId="77777777">
            <w:pPr>
              <w:spacing w:line="100" w:lineRule="atLeast"/>
              <w:jc w:val="both"/>
              <w:rPr>
                <w:b/>
                <w:bCs/>
              </w:rPr>
            </w:pPr>
            <w:r w:rsidRPr="00237864">
              <w:rPr>
                <w:b/>
                <w:bCs/>
              </w:rPr>
              <w:t>Bourse de valeurs de Casablanca</w:t>
            </w:r>
          </w:p>
        </w:tc>
      </w:tr>
      <w:tr w:rsidRPr="00237864" w:rsidR="00E56AED" w:rsidTr="00FC5D64" w14:paraId="19E4E0E0" w14:textId="77777777">
        <w:trPr>
          <w:cantSplit/>
        </w:trPr>
        <w:tc>
          <w:tcPr>
            <w:tcW w:w="4655" w:type="dxa"/>
            <w:tcBorders>
              <w:left w:val="single" w:color="808080" w:sz="4" w:space="0"/>
              <w:bottom w:val="single" w:color="808080" w:sz="4" w:space="0"/>
              <w:right w:val="single" w:color="808080" w:sz="4" w:space="0"/>
            </w:tcBorders>
            <w:shd w:val="clear" w:color="auto" w:fill="FFFFFF"/>
          </w:tcPr>
          <w:p w:rsidRPr="00237864" w:rsidR="00E56AED" w:rsidP="002F5C7D" w:rsidRDefault="00E56AED" w14:paraId="70709EF2" w14:textId="77777777">
            <w:pPr>
              <w:spacing w:line="100" w:lineRule="atLeast"/>
              <w:jc w:val="both"/>
              <w:rPr>
                <w:b/>
                <w:bCs/>
              </w:rPr>
            </w:pPr>
            <w:r w:rsidRPr="00237864">
              <w:rPr>
                <w:b/>
                <w:bCs/>
              </w:rPr>
              <w:t>FCP</w:t>
            </w:r>
          </w:p>
        </w:tc>
        <w:tc>
          <w:tcPr>
            <w:tcW w:w="4395" w:type="dxa"/>
            <w:tcBorders>
              <w:left w:val="single" w:color="808080" w:sz="4" w:space="0"/>
              <w:bottom w:val="single" w:color="808080" w:sz="4" w:space="0"/>
              <w:right w:val="single" w:color="808080" w:sz="4" w:space="0"/>
            </w:tcBorders>
            <w:shd w:val="clear" w:color="auto" w:fill="FFFFFF"/>
          </w:tcPr>
          <w:p w:rsidRPr="00237864" w:rsidR="00E56AED" w:rsidP="002F5C7D" w:rsidRDefault="00E56AED" w14:paraId="2B8EA1E0" w14:textId="77777777">
            <w:pPr>
              <w:spacing w:line="100" w:lineRule="atLeast"/>
              <w:jc w:val="both"/>
              <w:rPr>
                <w:b/>
                <w:bCs/>
              </w:rPr>
            </w:pPr>
            <w:r w:rsidRPr="00237864">
              <w:rPr>
                <w:b/>
                <w:bCs/>
              </w:rPr>
              <w:t>Fond commun de placement</w:t>
            </w:r>
          </w:p>
        </w:tc>
      </w:tr>
      <w:tr w:rsidRPr="00237864" w:rsidR="00E56AED" w:rsidTr="00FC5D64" w14:paraId="632F08E0" w14:textId="77777777">
        <w:trPr>
          <w:cantSplit/>
        </w:trPr>
        <w:tc>
          <w:tcPr>
            <w:tcW w:w="4655" w:type="dxa"/>
            <w:tcBorders>
              <w:left w:val="single" w:color="808080" w:sz="4" w:space="0"/>
              <w:bottom w:val="single" w:color="808080" w:sz="4" w:space="0"/>
              <w:right w:val="single" w:color="808080" w:sz="4" w:space="0"/>
            </w:tcBorders>
            <w:shd w:val="clear" w:color="auto" w:fill="FFFFFF"/>
          </w:tcPr>
          <w:p w:rsidRPr="00237864" w:rsidR="00E56AED" w:rsidP="002F5C7D" w:rsidRDefault="00E56AED" w14:paraId="7C93A453" w14:textId="77777777">
            <w:pPr>
              <w:spacing w:line="100" w:lineRule="atLeast"/>
              <w:jc w:val="both"/>
              <w:rPr>
                <w:b/>
                <w:bCs/>
              </w:rPr>
            </w:pPr>
            <w:r w:rsidRPr="00237864">
              <w:rPr>
                <w:b/>
                <w:bCs/>
              </w:rPr>
              <w:t>IPO</w:t>
            </w:r>
          </w:p>
        </w:tc>
        <w:tc>
          <w:tcPr>
            <w:tcW w:w="4395" w:type="dxa"/>
            <w:tcBorders>
              <w:left w:val="single" w:color="808080" w:sz="4" w:space="0"/>
              <w:bottom w:val="single" w:color="808080" w:sz="4" w:space="0"/>
              <w:right w:val="single" w:color="808080" w:sz="4" w:space="0"/>
            </w:tcBorders>
            <w:shd w:val="clear" w:color="auto" w:fill="FFFFFF"/>
          </w:tcPr>
          <w:p w:rsidRPr="00237864" w:rsidR="00E56AED" w:rsidP="002F5C7D" w:rsidRDefault="00E56AED" w14:paraId="4713F1C6" w14:textId="77777777">
            <w:pPr>
              <w:spacing w:line="100" w:lineRule="atLeast"/>
              <w:jc w:val="both"/>
              <w:rPr>
                <w:rStyle w:val="Emphasis"/>
                <w:rFonts w:cs="Arial"/>
                <w:b/>
                <w:bCs/>
                <w:i w:val="0"/>
                <w:iCs/>
                <w:color w:val="000000"/>
              </w:rPr>
            </w:pPr>
            <w:r w:rsidRPr="00237864">
              <w:rPr>
                <w:rStyle w:val="Emphasis"/>
                <w:rFonts w:cs="Arial"/>
                <w:b/>
                <w:bCs/>
                <w:i w:val="0"/>
                <w:iCs/>
                <w:color w:val="000000"/>
              </w:rPr>
              <w:t>Initial Public Offering (Introduction en bourse)</w:t>
            </w:r>
          </w:p>
        </w:tc>
      </w:tr>
      <w:tr w:rsidRPr="00237864" w:rsidR="00E56AED" w:rsidTr="00FC5D64" w14:paraId="0DC826B0" w14:textId="77777777">
        <w:trPr>
          <w:cantSplit/>
        </w:trPr>
        <w:tc>
          <w:tcPr>
            <w:tcW w:w="4655" w:type="dxa"/>
            <w:tcBorders>
              <w:top w:val="single" w:color="808080" w:sz="4" w:space="0"/>
              <w:left w:val="single" w:color="808080" w:sz="4" w:space="0"/>
              <w:bottom w:val="single" w:color="808080" w:sz="4" w:space="0"/>
              <w:right w:val="single" w:color="808080" w:sz="4" w:space="0"/>
            </w:tcBorders>
            <w:shd w:val="clear" w:color="auto" w:fill="FFFFFF"/>
          </w:tcPr>
          <w:p w:rsidRPr="00237864" w:rsidR="00E56AED" w:rsidP="002F5C7D" w:rsidRDefault="00E56AED" w14:paraId="1E747250" w14:textId="77777777">
            <w:pPr>
              <w:spacing w:line="100" w:lineRule="atLeast"/>
              <w:jc w:val="both"/>
              <w:rPr>
                <w:b/>
                <w:bCs/>
              </w:rPr>
            </w:pPr>
            <w:r w:rsidRPr="00237864">
              <w:rPr>
                <w:b/>
                <w:bCs/>
              </w:rPr>
              <w:t xml:space="preserve">IRL </w:t>
            </w:r>
          </w:p>
        </w:tc>
        <w:tc>
          <w:tcPr>
            <w:tcW w:w="4395" w:type="dxa"/>
            <w:tcBorders>
              <w:top w:val="single" w:color="808080" w:sz="4" w:space="0"/>
              <w:left w:val="single" w:color="808080" w:sz="4" w:space="0"/>
              <w:bottom w:val="single" w:color="808080" w:sz="4" w:space="0"/>
              <w:right w:val="single" w:color="808080" w:sz="4" w:space="0"/>
            </w:tcBorders>
            <w:shd w:val="clear" w:color="auto" w:fill="FFFFFF"/>
          </w:tcPr>
          <w:p w:rsidRPr="00237864" w:rsidR="00E56AED" w:rsidP="002F5C7D" w:rsidRDefault="00E56AED" w14:paraId="745220FB" w14:textId="77777777">
            <w:pPr>
              <w:spacing w:line="100" w:lineRule="atLeast"/>
              <w:jc w:val="both"/>
              <w:rPr>
                <w:b/>
                <w:bCs/>
              </w:rPr>
            </w:pPr>
            <w:r w:rsidRPr="00237864">
              <w:rPr>
                <w:b/>
                <w:bCs/>
              </w:rPr>
              <w:t>Instruction de règlement livraison</w:t>
            </w:r>
          </w:p>
        </w:tc>
      </w:tr>
      <w:tr w:rsidRPr="00237864" w:rsidR="00E56AED" w:rsidTr="00FC5D64" w14:paraId="6051D918" w14:textId="77777777">
        <w:trPr>
          <w:cantSplit/>
        </w:trPr>
        <w:tc>
          <w:tcPr>
            <w:tcW w:w="4655" w:type="dxa"/>
            <w:tcBorders>
              <w:left w:val="single" w:color="808080" w:sz="4" w:space="0"/>
              <w:bottom w:val="single" w:color="808080" w:sz="4" w:space="0"/>
              <w:right w:val="single" w:color="808080" w:sz="4" w:space="0"/>
            </w:tcBorders>
            <w:shd w:val="clear" w:color="auto" w:fill="FFFFFF"/>
          </w:tcPr>
          <w:p w:rsidRPr="00237864" w:rsidR="00E56AED" w:rsidP="002F5C7D" w:rsidRDefault="00E56AED" w14:paraId="5280D7D2" w14:textId="77777777">
            <w:pPr>
              <w:spacing w:line="100" w:lineRule="atLeast"/>
              <w:jc w:val="both"/>
              <w:rPr>
                <w:b/>
                <w:bCs/>
              </w:rPr>
            </w:pPr>
            <w:r w:rsidRPr="00237864">
              <w:rPr>
                <w:b/>
                <w:bCs/>
              </w:rPr>
              <w:t>MSP</w:t>
            </w:r>
          </w:p>
        </w:tc>
        <w:tc>
          <w:tcPr>
            <w:tcW w:w="4395" w:type="dxa"/>
            <w:tcBorders>
              <w:left w:val="single" w:color="808080" w:sz="4" w:space="0"/>
              <w:bottom w:val="single" w:color="808080" w:sz="4" w:space="0"/>
              <w:right w:val="single" w:color="808080" w:sz="4" w:space="0"/>
            </w:tcBorders>
            <w:shd w:val="clear" w:color="auto" w:fill="FFFFFF"/>
          </w:tcPr>
          <w:p w:rsidRPr="00237864" w:rsidR="00E56AED" w:rsidP="002F5C7D" w:rsidRDefault="00E56AED" w14:paraId="33E481BC" w14:textId="77777777">
            <w:pPr>
              <w:spacing w:line="100" w:lineRule="atLeast"/>
              <w:jc w:val="both"/>
              <w:rPr>
                <w:b/>
                <w:bCs/>
              </w:rPr>
            </w:pPr>
            <w:r w:rsidRPr="00237864">
              <w:rPr>
                <w:b/>
                <w:bCs/>
              </w:rPr>
              <w:t>Les membres du syndicat de placement</w:t>
            </w:r>
          </w:p>
        </w:tc>
      </w:tr>
      <w:tr w:rsidRPr="00237864" w:rsidR="00E56AED" w:rsidTr="00FC5D64" w14:paraId="5121081D" w14:textId="77777777">
        <w:trPr>
          <w:cantSplit/>
        </w:trPr>
        <w:tc>
          <w:tcPr>
            <w:tcW w:w="4655" w:type="dxa"/>
            <w:tcBorders>
              <w:top w:val="single" w:color="808080" w:sz="4" w:space="0"/>
              <w:left w:val="single" w:color="808080" w:sz="4" w:space="0"/>
              <w:bottom w:val="single" w:color="808080" w:sz="4" w:space="0"/>
              <w:right w:val="single" w:color="808080" w:sz="4" w:space="0"/>
            </w:tcBorders>
            <w:shd w:val="clear" w:color="auto" w:fill="FFFFFF"/>
          </w:tcPr>
          <w:p w:rsidRPr="00237864" w:rsidR="00E56AED" w:rsidP="002F5C7D" w:rsidRDefault="00E56AED" w14:paraId="3F0258B7" w14:textId="77777777">
            <w:pPr>
              <w:spacing w:line="100" w:lineRule="atLeast"/>
              <w:jc w:val="both"/>
              <w:rPr>
                <w:b/>
                <w:bCs/>
              </w:rPr>
            </w:pPr>
            <w:r w:rsidRPr="00237864">
              <w:rPr>
                <w:b/>
                <w:bCs/>
              </w:rPr>
              <w:t>OPCVM</w:t>
            </w:r>
          </w:p>
        </w:tc>
        <w:tc>
          <w:tcPr>
            <w:tcW w:w="4395" w:type="dxa"/>
            <w:tcBorders>
              <w:top w:val="single" w:color="808080" w:sz="4" w:space="0"/>
              <w:left w:val="single" w:color="808080" w:sz="4" w:space="0"/>
              <w:bottom w:val="single" w:color="808080" w:sz="4" w:space="0"/>
              <w:right w:val="single" w:color="808080" w:sz="4" w:space="0"/>
            </w:tcBorders>
            <w:shd w:val="clear" w:color="auto" w:fill="FFFFFF"/>
          </w:tcPr>
          <w:p w:rsidRPr="00237864" w:rsidR="00E56AED" w:rsidP="002F5C7D" w:rsidRDefault="00E56AED" w14:paraId="58124D01" w14:textId="77777777">
            <w:pPr>
              <w:spacing w:line="100" w:lineRule="atLeast"/>
              <w:jc w:val="both"/>
              <w:rPr>
                <w:b/>
                <w:bCs/>
              </w:rPr>
            </w:pPr>
            <w:r w:rsidRPr="00237864">
              <w:rPr>
                <w:b/>
                <w:bCs/>
              </w:rPr>
              <w:t>Organisme de placement collectif en valeurs mobilières.</w:t>
            </w:r>
          </w:p>
        </w:tc>
      </w:tr>
      <w:tr w:rsidRPr="00237864" w:rsidR="00E56AED" w:rsidTr="00FC5D64" w14:paraId="14B111F8" w14:textId="77777777">
        <w:trPr>
          <w:cantSplit/>
        </w:trPr>
        <w:tc>
          <w:tcPr>
            <w:tcW w:w="4655" w:type="dxa"/>
            <w:tcBorders>
              <w:left w:val="single" w:color="808080" w:sz="4" w:space="0"/>
              <w:bottom w:val="single" w:color="808080" w:sz="4" w:space="0"/>
              <w:right w:val="single" w:color="808080" w:sz="4" w:space="0"/>
            </w:tcBorders>
            <w:shd w:val="clear" w:color="auto" w:fill="FFFFFF"/>
          </w:tcPr>
          <w:p w:rsidRPr="00237864" w:rsidR="00E56AED" w:rsidP="002F5C7D" w:rsidRDefault="00E56AED" w14:paraId="7B4117D3" w14:textId="77777777">
            <w:pPr>
              <w:spacing w:line="100" w:lineRule="atLeast"/>
              <w:jc w:val="both"/>
              <w:rPr>
                <w:b/>
                <w:bCs/>
              </w:rPr>
            </w:pPr>
            <w:r w:rsidRPr="00237864">
              <w:rPr>
                <w:b/>
                <w:bCs/>
              </w:rPr>
              <w:t>OPV</w:t>
            </w:r>
          </w:p>
        </w:tc>
        <w:tc>
          <w:tcPr>
            <w:tcW w:w="4395" w:type="dxa"/>
            <w:tcBorders>
              <w:left w:val="single" w:color="808080" w:sz="4" w:space="0"/>
              <w:bottom w:val="single" w:color="808080" w:sz="4" w:space="0"/>
              <w:right w:val="single" w:color="808080" w:sz="4" w:space="0"/>
            </w:tcBorders>
            <w:shd w:val="clear" w:color="auto" w:fill="FFFFFF"/>
          </w:tcPr>
          <w:p w:rsidRPr="00237864" w:rsidR="00E56AED" w:rsidP="002F5C7D" w:rsidRDefault="00E56AED" w14:paraId="0B3BEAF3" w14:textId="77777777">
            <w:pPr>
              <w:spacing w:line="100" w:lineRule="atLeast"/>
              <w:jc w:val="both"/>
              <w:rPr>
                <w:b/>
                <w:bCs/>
              </w:rPr>
            </w:pPr>
            <w:r w:rsidRPr="00237864">
              <w:rPr>
                <w:b/>
                <w:bCs/>
              </w:rPr>
              <w:t>Offre publique de vente</w:t>
            </w:r>
          </w:p>
        </w:tc>
      </w:tr>
      <w:tr w:rsidRPr="00237864" w:rsidR="00E56AED" w:rsidTr="00FC5D64" w14:paraId="77AAFD0F" w14:textId="77777777">
        <w:trPr>
          <w:cantSplit/>
        </w:trPr>
        <w:tc>
          <w:tcPr>
            <w:tcW w:w="4655" w:type="dxa"/>
            <w:tcBorders>
              <w:left w:val="single" w:color="808080" w:sz="4" w:space="0"/>
              <w:bottom w:val="single" w:color="808080" w:sz="4" w:space="0"/>
              <w:right w:val="single" w:color="808080" w:sz="4" w:space="0"/>
            </w:tcBorders>
            <w:shd w:val="clear" w:color="auto" w:fill="FFFFFF"/>
          </w:tcPr>
          <w:p w:rsidRPr="00237864" w:rsidR="00E56AED" w:rsidP="002F5C7D" w:rsidRDefault="00E56AED" w14:paraId="680B1894" w14:textId="77777777">
            <w:pPr>
              <w:spacing w:line="100" w:lineRule="atLeast"/>
              <w:jc w:val="both"/>
              <w:rPr>
                <w:b/>
                <w:bCs/>
              </w:rPr>
            </w:pPr>
            <w:r w:rsidRPr="00237864">
              <w:rPr>
                <w:b/>
                <w:bCs/>
              </w:rPr>
              <w:t>PEA</w:t>
            </w:r>
          </w:p>
        </w:tc>
        <w:tc>
          <w:tcPr>
            <w:tcW w:w="4395" w:type="dxa"/>
            <w:tcBorders>
              <w:left w:val="single" w:color="808080" w:sz="4" w:space="0"/>
              <w:bottom w:val="single" w:color="808080" w:sz="4" w:space="0"/>
              <w:right w:val="single" w:color="808080" w:sz="4" w:space="0"/>
            </w:tcBorders>
            <w:shd w:val="clear" w:color="auto" w:fill="FFFFFF"/>
          </w:tcPr>
          <w:p w:rsidRPr="00237864" w:rsidR="00E56AED" w:rsidP="002F5C7D" w:rsidRDefault="00E56AED" w14:paraId="0CBADC88" w14:textId="77777777">
            <w:pPr>
              <w:spacing w:line="100" w:lineRule="atLeast"/>
              <w:jc w:val="both"/>
              <w:rPr>
                <w:b/>
                <w:bCs/>
              </w:rPr>
            </w:pPr>
            <w:r w:rsidRPr="00237864">
              <w:rPr>
                <w:b/>
                <w:bCs/>
              </w:rPr>
              <w:t>Plan d'épargne en Action</w:t>
            </w:r>
          </w:p>
        </w:tc>
      </w:tr>
      <w:tr w:rsidRPr="00237864" w:rsidR="00E56AED" w:rsidTr="00FC5D64" w14:paraId="6F49B59E" w14:textId="77777777">
        <w:trPr>
          <w:cantSplit/>
        </w:trPr>
        <w:tc>
          <w:tcPr>
            <w:tcW w:w="4655" w:type="dxa"/>
            <w:tcBorders>
              <w:top w:val="single" w:color="808080" w:sz="4" w:space="0"/>
              <w:left w:val="single" w:color="808080" w:sz="4" w:space="0"/>
              <w:bottom w:val="single" w:color="808080" w:sz="4" w:space="0"/>
              <w:right w:val="single" w:color="808080" w:sz="4" w:space="0"/>
            </w:tcBorders>
            <w:shd w:val="clear" w:color="auto" w:fill="FFFFFF"/>
          </w:tcPr>
          <w:p w:rsidRPr="00237864" w:rsidR="00E56AED" w:rsidP="002F5C7D" w:rsidRDefault="00E56AED" w14:paraId="75BB165E" w14:textId="77777777">
            <w:pPr>
              <w:spacing w:line="100" w:lineRule="atLeast"/>
              <w:jc w:val="both"/>
              <w:rPr>
                <w:b/>
                <w:bCs/>
              </w:rPr>
            </w:pPr>
            <w:r w:rsidRPr="00237864">
              <w:rPr>
                <w:b/>
                <w:bCs/>
              </w:rPr>
              <w:t>SDB</w:t>
            </w:r>
          </w:p>
        </w:tc>
        <w:tc>
          <w:tcPr>
            <w:tcW w:w="4395" w:type="dxa"/>
            <w:tcBorders>
              <w:top w:val="single" w:color="808080" w:sz="4" w:space="0"/>
              <w:left w:val="single" w:color="808080" w:sz="4" w:space="0"/>
              <w:bottom w:val="single" w:color="808080" w:sz="4" w:space="0"/>
              <w:right w:val="single" w:color="808080" w:sz="4" w:space="0"/>
            </w:tcBorders>
            <w:shd w:val="clear" w:color="auto" w:fill="FFFFFF"/>
          </w:tcPr>
          <w:p w:rsidRPr="00237864" w:rsidR="00E56AED" w:rsidP="002F5C7D" w:rsidRDefault="00E56AED" w14:paraId="2555FFF9" w14:textId="77777777">
            <w:pPr>
              <w:spacing w:line="100" w:lineRule="atLeast"/>
              <w:jc w:val="both"/>
              <w:rPr>
                <w:b/>
                <w:bCs/>
              </w:rPr>
            </w:pPr>
            <w:r w:rsidRPr="00237864">
              <w:rPr>
                <w:b/>
                <w:bCs/>
              </w:rPr>
              <w:t>Société de bourse</w:t>
            </w:r>
          </w:p>
        </w:tc>
      </w:tr>
      <w:tr w:rsidRPr="00237864" w:rsidR="00E56AED" w:rsidTr="00FC5D64" w14:paraId="5E785DD3" w14:textId="77777777">
        <w:trPr>
          <w:cantSplit/>
        </w:trPr>
        <w:tc>
          <w:tcPr>
            <w:tcW w:w="4655" w:type="dxa"/>
            <w:tcBorders>
              <w:top w:val="single" w:color="808080" w:sz="4" w:space="0"/>
              <w:left w:val="single" w:color="808080" w:sz="4" w:space="0"/>
              <w:bottom w:val="single" w:color="808080" w:sz="4" w:space="0"/>
              <w:right w:val="single" w:color="808080" w:sz="4" w:space="0"/>
            </w:tcBorders>
            <w:shd w:val="clear" w:color="auto" w:fill="FFFFFF"/>
          </w:tcPr>
          <w:p w:rsidRPr="00237864" w:rsidR="00E56AED" w:rsidP="002F5C7D" w:rsidRDefault="00E56AED" w14:paraId="79C95725" w14:textId="77777777">
            <w:pPr>
              <w:spacing w:line="100" w:lineRule="atLeast"/>
              <w:jc w:val="both"/>
              <w:rPr>
                <w:b/>
                <w:bCs/>
              </w:rPr>
            </w:pPr>
            <w:r w:rsidRPr="00237864">
              <w:rPr>
                <w:b/>
                <w:bCs/>
              </w:rPr>
              <w:t xml:space="preserve">SDG </w:t>
            </w:r>
          </w:p>
        </w:tc>
        <w:tc>
          <w:tcPr>
            <w:tcW w:w="4395" w:type="dxa"/>
            <w:tcBorders>
              <w:top w:val="single" w:color="808080" w:sz="4" w:space="0"/>
              <w:left w:val="single" w:color="808080" w:sz="4" w:space="0"/>
              <w:bottom w:val="single" w:color="808080" w:sz="4" w:space="0"/>
              <w:right w:val="single" w:color="808080" w:sz="4" w:space="0"/>
            </w:tcBorders>
            <w:shd w:val="clear" w:color="auto" w:fill="FFFFFF"/>
          </w:tcPr>
          <w:p w:rsidRPr="00237864" w:rsidR="00E56AED" w:rsidP="002F5C7D" w:rsidRDefault="00E56AED" w14:paraId="3C21243F" w14:textId="77777777">
            <w:pPr>
              <w:spacing w:line="100" w:lineRule="atLeast"/>
              <w:jc w:val="both"/>
              <w:rPr>
                <w:b/>
                <w:bCs/>
              </w:rPr>
            </w:pPr>
            <w:r w:rsidRPr="00237864">
              <w:rPr>
                <w:b/>
                <w:bCs/>
              </w:rPr>
              <w:t>Société de Gestion</w:t>
            </w:r>
          </w:p>
        </w:tc>
      </w:tr>
      <w:tr w:rsidRPr="00237864" w:rsidR="00E56AED" w:rsidTr="005744D9" w14:paraId="5C42A2CC" w14:textId="77777777">
        <w:trPr>
          <w:cantSplit/>
        </w:trPr>
        <w:tc>
          <w:tcPr>
            <w:tcW w:w="4655" w:type="dxa"/>
            <w:tcBorders>
              <w:top w:val="single" w:color="808080" w:sz="4" w:space="0"/>
              <w:left w:val="single" w:color="808080" w:sz="4" w:space="0"/>
              <w:bottom w:val="single" w:color="808080" w:sz="4" w:space="0"/>
              <w:right w:val="single" w:color="808080" w:sz="4" w:space="0"/>
            </w:tcBorders>
            <w:shd w:val="clear" w:color="auto" w:fill="A6A6A6"/>
          </w:tcPr>
          <w:p w:rsidRPr="00237864" w:rsidR="00E56AED" w:rsidP="00FF0D58" w:rsidRDefault="00E56AED" w14:paraId="4AB458CB" w14:textId="77777777">
            <w:pPr>
              <w:spacing w:line="100" w:lineRule="atLeast"/>
              <w:jc w:val="both"/>
              <w:rPr>
                <w:b/>
              </w:rPr>
            </w:pPr>
            <w:r w:rsidRPr="00237864">
              <w:rPr>
                <w:b/>
              </w:rPr>
              <w:t>Terminologie / Acronyme</w:t>
            </w:r>
          </w:p>
        </w:tc>
        <w:tc>
          <w:tcPr>
            <w:tcW w:w="4395" w:type="dxa"/>
            <w:tcBorders>
              <w:top w:val="single" w:color="808080" w:sz="4" w:space="0"/>
              <w:left w:val="single" w:color="808080" w:sz="4" w:space="0"/>
              <w:bottom w:val="single" w:color="808080" w:sz="4" w:space="0"/>
              <w:right w:val="single" w:color="808080" w:sz="4" w:space="0"/>
            </w:tcBorders>
            <w:shd w:val="clear" w:color="auto" w:fill="A6A6A6"/>
          </w:tcPr>
          <w:p w:rsidRPr="00237864" w:rsidR="00E56AED" w:rsidP="00FF0D58" w:rsidRDefault="00E56AED" w14:paraId="03BF483B" w14:textId="77777777">
            <w:pPr>
              <w:spacing w:line="100" w:lineRule="atLeast"/>
              <w:jc w:val="both"/>
              <w:rPr>
                <w:b/>
              </w:rPr>
            </w:pPr>
            <w:r w:rsidRPr="00237864">
              <w:rPr>
                <w:b/>
              </w:rPr>
              <w:t>Définition</w:t>
            </w:r>
          </w:p>
        </w:tc>
      </w:tr>
      <w:tr w:rsidRPr="00237864" w:rsidR="00E56AED" w:rsidTr="00FC5D64" w14:paraId="5C34668E" w14:textId="77777777">
        <w:trPr>
          <w:cantSplit/>
        </w:trPr>
        <w:tc>
          <w:tcPr>
            <w:tcW w:w="4655" w:type="dxa"/>
            <w:tcBorders>
              <w:left w:val="single" w:color="808080" w:sz="4" w:space="0"/>
              <w:bottom w:val="single" w:color="808080" w:sz="4" w:space="0"/>
              <w:right w:val="single" w:color="808080" w:sz="4" w:space="0"/>
            </w:tcBorders>
            <w:shd w:val="clear" w:color="auto" w:fill="FFFFFF"/>
          </w:tcPr>
          <w:p w:rsidRPr="00237864" w:rsidR="00E56AED" w:rsidP="002F5C7D" w:rsidRDefault="00E56AED" w14:paraId="036C6220" w14:textId="77777777">
            <w:pPr>
              <w:spacing w:line="100" w:lineRule="atLeast"/>
              <w:jc w:val="both"/>
              <w:rPr>
                <w:b/>
                <w:bCs/>
              </w:rPr>
            </w:pPr>
            <w:r w:rsidRPr="00237864">
              <w:rPr>
                <w:b/>
                <w:bCs/>
              </w:rPr>
              <w:t>SICAV</w:t>
            </w:r>
          </w:p>
        </w:tc>
        <w:tc>
          <w:tcPr>
            <w:tcW w:w="4395" w:type="dxa"/>
            <w:tcBorders>
              <w:left w:val="single" w:color="808080" w:sz="4" w:space="0"/>
              <w:bottom w:val="single" w:color="808080" w:sz="4" w:space="0"/>
              <w:right w:val="single" w:color="808080" w:sz="4" w:space="0"/>
            </w:tcBorders>
            <w:shd w:val="clear" w:color="auto" w:fill="FFFFFF"/>
          </w:tcPr>
          <w:p w:rsidRPr="00237864" w:rsidR="00E56AED" w:rsidP="002F5C7D" w:rsidRDefault="00E56AED" w14:paraId="6FFD1C52" w14:textId="77777777">
            <w:pPr>
              <w:spacing w:line="100" w:lineRule="atLeast"/>
              <w:jc w:val="both"/>
              <w:rPr>
                <w:b/>
                <w:bCs/>
              </w:rPr>
            </w:pPr>
            <w:r w:rsidRPr="00237864">
              <w:rPr>
                <w:b/>
                <w:bCs/>
              </w:rPr>
              <w:t>Société d'investissement à capital variable</w:t>
            </w:r>
          </w:p>
        </w:tc>
      </w:tr>
      <w:tr w:rsidRPr="00237864" w:rsidR="00E56AED" w:rsidTr="00FC5D64" w14:paraId="0E99D9AF" w14:textId="77777777">
        <w:trPr>
          <w:cantSplit/>
        </w:trPr>
        <w:tc>
          <w:tcPr>
            <w:tcW w:w="4655" w:type="dxa"/>
            <w:tcBorders>
              <w:left w:val="single" w:color="808080" w:sz="4" w:space="0"/>
              <w:bottom w:val="single" w:color="808080" w:sz="4" w:space="0"/>
              <w:right w:val="single" w:color="808080" w:sz="4" w:space="0"/>
            </w:tcBorders>
            <w:shd w:val="clear" w:color="auto" w:fill="FFFFFF"/>
          </w:tcPr>
          <w:p w:rsidRPr="00237864" w:rsidR="00E56AED" w:rsidP="002F5C7D" w:rsidRDefault="00E56AED" w14:paraId="614F3DA9" w14:textId="77777777">
            <w:pPr>
              <w:spacing w:line="100" w:lineRule="atLeast"/>
              <w:jc w:val="both"/>
              <w:rPr>
                <w:b/>
                <w:bCs/>
              </w:rPr>
            </w:pPr>
            <w:r w:rsidRPr="00237864">
              <w:rPr>
                <w:b/>
                <w:bCs/>
              </w:rPr>
              <w:t>SLA</w:t>
            </w:r>
          </w:p>
        </w:tc>
        <w:tc>
          <w:tcPr>
            <w:tcW w:w="4395" w:type="dxa"/>
            <w:tcBorders>
              <w:left w:val="single" w:color="808080" w:sz="4" w:space="0"/>
              <w:bottom w:val="single" w:color="808080" w:sz="4" w:space="0"/>
              <w:right w:val="single" w:color="808080" w:sz="4" w:space="0"/>
            </w:tcBorders>
            <w:shd w:val="clear" w:color="auto" w:fill="FFFFFF"/>
          </w:tcPr>
          <w:p w:rsidRPr="00237864" w:rsidR="00E56AED" w:rsidP="002F5C7D" w:rsidRDefault="00E56AED" w14:paraId="37FD61B3" w14:textId="77777777">
            <w:pPr>
              <w:spacing w:line="100" w:lineRule="atLeast"/>
              <w:jc w:val="both"/>
              <w:rPr>
                <w:b/>
                <w:bCs/>
              </w:rPr>
            </w:pPr>
            <w:r w:rsidRPr="00237864">
              <w:rPr>
                <w:b/>
                <w:bCs/>
              </w:rPr>
              <w:t>Service Level Agreement (Configuration par contexte).</w:t>
            </w:r>
          </w:p>
        </w:tc>
      </w:tr>
      <w:tr w:rsidRPr="00237864" w:rsidR="00E56AED" w:rsidTr="00FC5D64" w14:paraId="3F7A9124" w14:textId="77777777">
        <w:trPr>
          <w:cantSplit/>
        </w:trPr>
        <w:tc>
          <w:tcPr>
            <w:tcW w:w="4655" w:type="dxa"/>
            <w:tcBorders>
              <w:left w:val="single" w:color="808080" w:sz="4" w:space="0"/>
              <w:bottom w:val="single" w:color="808080" w:sz="4" w:space="0"/>
              <w:right w:val="single" w:color="808080" w:sz="4" w:space="0"/>
            </w:tcBorders>
            <w:shd w:val="clear" w:color="auto" w:fill="FFFFFF"/>
          </w:tcPr>
          <w:p w:rsidRPr="00237864" w:rsidR="00E56AED" w:rsidP="002F5C7D" w:rsidRDefault="00E56AED" w14:paraId="3F40D741" w14:textId="77777777">
            <w:pPr>
              <w:spacing w:line="100" w:lineRule="atLeast"/>
              <w:jc w:val="both"/>
              <w:rPr>
                <w:b/>
                <w:bCs/>
              </w:rPr>
            </w:pPr>
            <w:r w:rsidRPr="00237864">
              <w:rPr>
                <w:b/>
                <w:bCs/>
              </w:rPr>
              <w:t>VL</w:t>
            </w:r>
          </w:p>
        </w:tc>
        <w:tc>
          <w:tcPr>
            <w:tcW w:w="4395" w:type="dxa"/>
            <w:tcBorders>
              <w:left w:val="single" w:color="808080" w:sz="4" w:space="0"/>
              <w:bottom w:val="single" w:color="808080" w:sz="4" w:space="0"/>
              <w:right w:val="single" w:color="808080" w:sz="4" w:space="0"/>
            </w:tcBorders>
            <w:shd w:val="clear" w:color="auto" w:fill="FFFFFF"/>
          </w:tcPr>
          <w:p w:rsidRPr="00237864" w:rsidR="00E56AED" w:rsidP="002F5C7D" w:rsidRDefault="00E56AED" w14:paraId="358EB9CC" w14:textId="77777777">
            <w:pPr>
              <w:spacing w:line="100" w:lineRule="atLeast"/>
              <w:jc w:val="both"/>
              <w:rPr>
                <w:b/>
                <w:bCs/>
              </w:rPr>
            </w:pPr>
            <w:r w:rsidRPr="00237864">
              <w:rPr>
                <w:b/>
                <w:bCs/>
              </w:rPr>
              <w:t>Valeur Liquidative</w:t>
            </w:r>
          </w:p>
        </w:tc>
      </w:tr>
    </w:tbl>
    <w:p w:rsidR="00E56AED" w:rsidP="002F5C7D" w:rsidRDefault="00E56AED" w14:paraId="5C1ED73C" w14:textId="77777777">
      <w:pPr>
        <w:jc w:val="both"/>
      </w:pPr>
    </w:p>
    <w:p w:rsidR="00E56AED" w:rsidP="002F5C7D" w:rsidRDefault="00E56AED" w14:paraId="26340BBD" w14:textId="77777777">
      <w:pPr>
        <w:jc w:val="both"/>
      </w:pPr>
    </w:p>
    <w:p w:rsidR="00E56AED" w:rsidP="002F5C7D" w:rsidRDefault="00E56AED" w14:paraId="35B31D90" w14:textId="77777777">
      <w:pPr>
        <w:jc w:val="both"/>
        <w:rPr>
          <w:rFonts w:ascii="Cambria" w:hAnsi="Cambria" w:cs="Times New Roman"/>
          <w:b/>
          <w:bCs/>
          <w:color w:val="404040"/>
          <w:sz w:val="32"/>
          <w:szCs w:val="28"/>
        </w:rPr>
      </w:pPr>
      <w:r>
        <w:br w:type="page"/>
      </w:r>
    </w:p>
    <w:p w:rsidR="00E56AED" w:rsidP="002F5C7D" w:rsidRDefault="00E56AED" w14:paraId="3381F73A" w14:textId="77777777">
      <w:pPr>
        <w:pStyle w:val="TOCHeading"/>
        <w:ind w:firstLine="0"/>
      </w:pPr>
      <w:r>
        <w:t>Sommaire</w:t>
      </w:r>
    </w:p>
    <w:p w:rsidR="000833CB" w:rsidRDefault="00522D8A" w14:paraId="1BF644B7" w14:textId="77777777">
      <w:pPr>
        <w:pStyle w:val="TOC1"/>
        <w:rPr>
          <w:rFonts w:asciiTheme="minorHAnsi" w:hAnsiTheme="minorHAnsi" w:eastAsiaTheme="minorEastAsia" w:cstheme="minorBidi"/>
          <w:noProof/>
          <w:lang w:eastAsia="fr-FR"/>
        </w:rPr>
      </w:pPr>
      <w:r>
        <w:fldChar w:fldCharType="begin"/>
      </w:r>
      <w:r w:rsidR="00E56AED">
        <w:instrText xml:space="preserve"> TOC \o "1-3" \h \z \u </w:instrText>
      </w:r>
      <w:r>
        <w:fldChar w:fldCharType="separate"/>
      </w:r>
      <w:hyperlink w:history="1" w:anchor="_Toc409973604">
        <w:r w:rsidRPr="00D53A53" w:rsidR="000833CB">
          <w:rPr>
            <w:rStyle w:val="Hyperlink"/>
            <w:rFonts w:cs="Arial"/>
            <w:noProof/>
            <w:lang w:eastAsia="ar-SA"/>
          </w:rPr>
          <w:t>REFONTE CHAINE TITRES</w:t>
        </w:r>
        <w:r w:rsidR="000833CB">
          <w:rPr>
            <w:noProof/>
            <w:webHidden/>
          </w:rPr>
          <w:tab/>
        </w:r>
        <w:r>
          <w:rPr>
            <w:noProof/>
            <w:webHidden/>
          </w:rPr>
          <w:fldChar w:fldCharType="begin"/>
        </w:r>
        <w:r w:rsidR="000833CB">
          <w:rPr>
            <w:noProof/>
            <w:webHidden/>
          </w:rPr>
          <w:instrText xml:space="preserve"> PAGEREF _Toc409973604 \h </w:instrText>
        </w:r>
        <w:r>
          <w:rPr>
            <w:noProof/>
            <w:webHidden/>
          </w:rPr>
        </w:r>
        <w:r>
          <w:rPr>
            <w:noProof/>
            <w:webHidden/>
          </w:rPr>
          <w:fldChar w:fldCharType="separate"/>
        </w:r>
        <w:r w:rsidR="00CC4092">
          <w:rPr>
            <w:noProof/>
            <w:webHidden/>
          </w:rPr>
          <w:t>1</w:t>
        </w:r>
        <w:r>
          <w:rPr>
            <w:noProof/>
            <w:webHidden/>
          </w:rPr>
          <w:fldChar w:fldCharType="end"/>
        </w:r>
      </w:hyperlink>
    </w:p>
    <w:p w:rsidR="000833CB" w:rsidRDefault="006A31BA" w14:paraId="51B6CF63" w14:textId="77777777">
      <w:pPr>
        <w:pStyle w:val="TOC1"/>
        <w:rPr>
          <w:rFonts w:asciiTheme="minorHAnsi" w:hAnsiTheme="minorHAnsi" w:eastAsiaTheme="minorEastAsia" w:cstheme="minorBidi"/>
          <w:noProof/>
          <w:lang w:eastAsia="fr-FR"/>
        </w:rPr>
      </w:pPr>
      <w:hyperlink w:history="1" w:anchor="_Toc409973605">
        <w:r w:rsidRPr="00D53A53" w:rsidR="000833CB">
          <w:rPr>
            <w:rStyle w:val="Hyperlink"/>
            <w:noProof/>
          </w:rPr>
          <w:t>1</w:t>
        </w:r>
        <w:r w:rsidR="000833CB">
          <w:rPr>
            <w:rFonts w:asciiTheme="minorHAnsi" w:hAnsiTheme="minorHAnsi" w:eastAsiaTheme="minorEastAsia" w:cstheme="minorBidi"/>
            <w:noProof/>
            <w:lang w:eastAsia="fr-FR"/>
          </w:rPr>
          <w:tab/>
        </w:r>
        <w:r w:rsidRPr="00D53A53" w:rsidR="000833CB">
          <w:rPr>
            <w:rStyle w:val="Hyperlink"/>
            <w:noProof/>
          </w:rPr>
          <w:t>Introduction</w:t>
        </w:r>
        <w:r w:rsidR="000833CB">
          <w:rPr>
            <w:noProof/>
            <w:webHidden/>
          </w:rPr>
          <w:tab/>
        </w:r>
        <w:r w:rsidR="00522D8A">
          <w:rPr>
            <w:noProof/>
            <w:webHidden/>
          </w:rPr>
          <w:fldChar w:fldCharType="begin"/>
        </w:r>
        <w:r w:rsidR="000833CB">
          <w:rPr>
            <w:noProof/>
            <w:webHidden/>
          </w:rPr>
          <w:instrText xml:space="preserve"> PAGEREF _Toc409973605 \h </w:instrText>
        </w:r>
        <w:r w:rsidR="00522D8A">
          <w:rPr>
            <w:noProof/>
            <w:webHidden/>
          </w:rPr>
        </w:r>
        <w:r w:rsidR="00522D8A">
          <w:rPr>
            <w:noProof/>
            <w:webHidden/>
          </w:rPr>
          <w:fldChar w:fldCharType="separate"/>
        </w:r>
        <w:r w:rsidR="00CC4092">
          <w:rPr>
            <w:noProof/>
            <w:webHidden/>
          </w:rPr>
          <w:t>14</w:t>
        </w:r>
        <w:r w:rsidR="00522D8A">
          <w:rPr>
            <w:noProof/>
            <w:webHidden/>
          </w:rPr>
          <w:fldChar w:fldCharType="end"/>
        </w:r>
      </w:hyperlink>
    </w:p>
    <w:p w:rsidR="000833CB" w:rsidRDefault="006A31BA" w14:paraId="6D3ED790" w14:textId="77777777">
      <w:pPr>
        <w:pStyle w:val="TOC2"/>
        <w:tabs>
          <w:tab w:val="left" w:pos="849"/>
        </w:tabs>
        <w:rPr>
          <w:rFonts w:asciiTheme="minorHAnsi" w:hAnsiTheme="minorHAnsi" w:eastAsiaTheme="minorEastAsia" w:cstheme="minorBidi"/>
          <w:noProof/>
          <w:lang w:eastAsia="fr-FR"/>
        </w:rPr>
      </w:pPr>
      <w:hyperlink w:history="1" w:anchor="_Toc409973606">
        <w:r w:rsidRPr="00D53A53" w:rsidR="000833CB">
          <w:rPr>
            <w:rStyle w:val="Hyperlink"/>
            <w:noProof/>
          </w:rPr>
          <w:t>1.1</w:t>
        </w:r>
        <w:r w:rsidR="000833CB">
          <w:rPr>
            <w:rFonts w:asciiTheme="minorHAnsi" w:hAnsiTheme="minorHAnsi" w:eastAsiaTheme="minorEastAsia" w:cstheme="minorBidi"/>
            <w:noProof/>
            <w:lang w:eastAsia="fr-FR"/>
          </w:rPr>
          <w:tab/>
        </w:r>
        <w:r w:rsidRPr="00D53A53" w:rsidR="000833CB">
          <w:rPr>
            <w:rStyle w:val="Hyperlink"/>
            <w:noProof/>
          </w:rPr>
          <w:t>Objectifs du document</w:t>
        </w:r>
        <w:r w:rsidR="000833CB">
          <w:rPr>
            <w:noProof/>
            <w:webHidden/>
          </w:rPr>
          <w:tab/>
        </w:r>
        <w:r w:rsidR="00522D8A">
          <w:rPr>
            <w:noProof/>
            <w:webHidden/>
          </w:rPr>
          <w:fldChar w:fldCharType="begin"/>
        </w:r>
        <w:r w:rsidR="000833CB">
          <w:rPr>
            <w:noProof/>
            <w:webHidden/>
          </w:rPr>
          <w:instrText xml:space="preserve"> PAGEREF _Toc409973606 \h </w:instrText>
        </w:r>
        <w:r w:rsidR="00522D8A">
          <w:rPr>
            <w:noProof/>
            <w:webHidden/>
          </w:rPr>
        </w:r>
        <w:r w:rsidR="00522D8A">
          <w:rPr>
            <w:noProof/>
            <w:webHidden/>
          </w:rPr>
          <w:fldChar w:fldCharType="separate"/>
        </w:r>
        <w:r w:rsidR="00CC4092">
          <w:rPr>
            <w:noProof/>
            <w:webHidden/>
          </w:rPr>
          <w:t>14</w:t>
        </w:r>
        <w:r w:rsidR="00522D8A">
          <w:rPr>
            <w:noProof/>
            <w:webHidden/>
          </w:rPr>
          <w:fldChar w:fldCharType="end"/>
        </w:r>
      </w:hyperlink>
    </w:p>
    <w:p w:rsidR="000833CB" w:rsidRDefault="006A31BA" w14:paraId="1EE09DE9" w14:textId="77777777">
      <w:pPr>
        <w:pStyle w:val="TOC2"/>
        <w:tabs>
          <w:tab w:val="left" w:pos="849"/>
        </w:tabs>
        <w:rPr>
          <w:rFonts w:asciiTheme="minorHAnsi" w:hAnsiTheme="minorHAnsi" w:eastAsiaTheme="minorEastAsia" w:cstheme="minorBidi"/>
          <w:noProof/>
          <w:lang w:eastAsia="fr-FR"/>
        </w:rPr>
      </w:pPr>
      <w:hyperlink w:history="1" w:anchor="_Toc409973607">
        <w:r w:rsidRPr="00D53A53" w:rsidR="000833CB">
          <w:rPr>
            <w:rStyle w:val="Hyperlink"/>
            <w:noProof/>
          </w:rPr>
          <w:t>1.2</w:t>
        </w:r>
        <w:r w:rsidR="000833CB">
          <w:rPr>
            <w:rFonts w:asciiTheme="minorHAnsi" w:hAnsiTheme="minorHAnsi" w:eastAsiaTheme="minorEastAsia" w:cstheme="minorBidi"/>
            <w:noProof/>
            <w:lang w:eastAsia="fr-FR"/>
          </w:rPr>
          <w:tab/>
        </w:r>
        <w:r w:rsidRPr="00D53A53" w:rsidR="000833CB">
          <w:rPr>
            <w:rStyle w:val="Hyperlink"/>
            <w:noProof/>
          </w:rPr>
          <w:t>Objectifs et périmètre du projet</w:t>
        </w:r>
        <w:r w:rsidR="000833CB">
          <w:rPr>
            <w:noProof/>
            <w:webHidden/>
          </w:rPr>
          <w:tab/>
        </w:r>
        <w:r w:rsidR="00522D8A">
          <w:rPr>
            <w:noProof/>
            <w:webHidden/>
          </w:rPr>
          <w:fldChar w:fldCharType="begin"/>
        </w:r>
        <w:r w:rsidR="000833CB">
          <w:rPr>
            <w:noProof/>
            <w:webHidden/>
          </w:rPr>
          <w:instrText xml:space="preserve"> PAGEREF _Toc409973607 \h </w:instrText>
        </w:r>
        <w:r w:rsidR="00522D8A">
          <w:rPr>
            <w:noProof/>
            <w:webHidden/>
          </w:rPr>
        </w:r>
        <w:r w:rsidR="00522D8A">
          <w:rPr>
            <w:noProof/>
            <w:webHidden/>
          </w:rPr>
          <w:fldChar w:fldCharType="separate"/>
        </w:r>
        <w:r w:rsidR="00CC4092">
          <w:rPr>
            <w:noProof/>
            <w:webHidden/>
          </w:rPr>
          <w:t>14</w:t>
        </w:r>
        <w:r w:rsidR="00522D8A">
          <w:rPr>
            <w:noProof/>
            <w:webHidden/>
          </w:rPr>
          <w:fldChar w:fldCharType="end"/>
        </w:r>
      </w:hyperlink>
    </w:p>
    <w:p w:rsidR="000833CB" w:rsidRDefault="006A31BA" w14:paraId="2A16AB05" w14:textId="77777777">
      <w:pPr>
        <w:pStyle w:val="TOC2"/>
        <w:tabs>
          <w:tab w:val="left" w:pos="849"/>
        </w:tabs>
        <w:rPr>
          <w:rFonts w:asciiTheme="minorHAnsi" w:hAnsiTheme="minorHAnsi" w:eastAsiaTheme="minorEastAsia" w:cstheme="minorBidi"/>
          <w:noProof/>
          <w:lang w:eastAsia="fr-FR"/>
        </w:rPr>
      </w:pPr>
      <w:hyperlink w:history="1" w:anchor="_Toc409973608">
        <w:r w:rsidRPr="00D53A53" w:rsidR="000833CB">
          <w:rPr>
            <w:rStyle w:val="Hyperlink"/>
            <w:noProof/>
          </w:rPr>
          <w:t>1.3</w:t>
        </w:r>
        <w:r w:rsidR="000833CB">
          <w:rPr>
            <w:rFonts w:asciiTheme="minorHAnsi" w:hAnsiTheme="minorHAnsi" w:eastAsiaTheme="minorEastAsia" w:cstheme="minorBidi"/>
            <w:noProof/>
            <w:lang w:eastAsia="fr-FR"/>
          </w:rPr>
          <w:tab/>
        </w:r>
        <w:r w:rsidRPr="00D53A53" w:rsidR="000833CB">
          <w:rPr>
            <w:rStyle w:val="Hyperlink"/>
            <w:noProof/>
          </w:rPr>
          <w:t>Limites du document</w:t>
        </w:r>
        <w:r w:rsidR="000833CB">
          <w:rPr>
            <w:noProof/>
            <w:webHidden/>
          </w:rPr>
          <w:tab/>
        </w:r>
        <w:r w:rsidR="00522D8A">
          <w:rPr>
            <w:noProof/>
            <w:webHidden/>
          </w:rPr>
          <w:fldChar w:fldCharType="begin"/>
        </w:r>
        <w:r w:rsidR="000833CB">
          <w:rPr>
            <w:noProof/>
            <w:webHidden/>
          </w:rPr>
          <w:instrText xml:space="preserve"> PAGEREF _Toc409973608 \h </w:instrText>
        </w:r>
        <w:r w:rsidR="00522D8A">
          <w:rPr>
            <w:noProof/>
            <w:webHidden/>
          </w:rPr>
        </w:r>
        <w:r w:rsidR="00522D8A">
          <w:rPr>
            <w:noProof/>
            <w:webHidden/>
          </w:rPr>
          <w:fldChar w:fldCharType="separate"/>
        </w:r>
        <w:r w:rsidR="00CC4092">
          <w:rPr>
            <w:noProof/>
            <w:webHidden/>
          </w:rPr>
          <w:t>15</w:t>
        </w:r>
        <w:r w:rsidR="00522D8A">
          <w:rPr>
            <w:noProof/>
            <w:webHidden/>
          </w:rPr>
          <w:fldChar w:fldCharType="end"/>
        </w:r>
      </w:hyperlink>
    </w:p>
    <w:p w:rsidR="000833CB" w:rsidRDefault="006A31BA" w14:paraId="42AB9B35" w14:textId="77777777">
      <w:pPr>
        <w:pStyle w:val="TOC2"/>
        <w:tabs>
          <w:tab w:val="left" w:pos="849"/>
        </w:tabs>
        <w:rPr>
          <w:rFonts w:asciiTheme="minorHAnsi" w:hAnsiTheme="minorHAnsi" w:eastAsiaTheme="minorEastAsia" w:cstheme="minorBidi"/>
          <w:noProof/>
          <w:lang w:eastAsia="fr-FR"/>
        </w:rPr>
      </w:pPr>
      <w:hyperlink w:history="1" w:anchor="_Toc409973609">
        <w:r w:rsidRPr="00D53A53" w:rsidR="000833CB">
          <w:rPr>
            <w:rStyle w:val="Hyperlink"/>
            <w:noProof/>
          </w:rPr>
          <w:t>1.4</w:t>
        </w:r>
        <w:r w:rsidR="000833CB">
          <w:rPr>
            <w:rFonts w:asciiTheme="minorHAnsi" w:hAnsiTheme="minorHAnsi" w:eastAsiaTheme="minorEastAsia" w:cstheme="minorBidi"/>
            <w:noProof/>
            <w:lang w:eastAsia="fr-FR"/>
          </w:rPr>
          <w:tab/>
        </w:r>
        <w:r w:rsidRPr="00D53A53" w:rsidR="000833CB">
          <w:rPr>
            <w:rStyle w:val="Hyperlink"/>
            <w:noProof/>
          </w:rPr>
          <w:t>Points en suspens</w:t>
        </w:r>
        <w:r w:rsidR="000833CB">
          <w:rPr>
            <w:noProof/>
            <w:webHidden/>
          </w:rPr>
          <w:tab/>
        </w:r>
        <w:r w:rsidR="00522D8A">
          <w:rPr>
            <w:noProof/>
            <w:webHidden/>
          </w:rPr>
          <w:fldChar w:fldCharType="begin"/>
        </w:r>
        <w:r w:rsidR="000833CB">
          <w:rPr>
            <w:noProof/>
            <w:webHidden/>
          </w:rPr>
          <w:instrText xml:space="preserve"> PAGEREF _Toc409973609 \h </w:instrText>
        </w:r>
        <w:r w:rsidR="00522D8A">
          <w:rPr>
            <w:noProof/>
            <w:webHidden/>
          </w:rPr>
        </w:r>
        <w:r w:rsidR="00522D8A">
          <w:rPr>
            <w:noProof/>
            <w:webHidden/>
          </w:rPr>
          <w:fldChar w:fldCharType="separate"/>
        </w:r>
        <w:r w:rsidR="00CC4092">
          <w:rPr>
            <w:noProof/>
            <w:webHidden/>
          </w:rPr>
          <w:t>15</w:t>
        </w:r>
        <w:r w:rsidR="00522D8A">
          <w:rPr>
            <w:noProof/>
            <w:webHidden/>
          </w:rPr>
          <w:fldChar w:fldCharType="end"/>
        </w:r>
      </w:hyperlink>
    </w:p>
    <w:p w:rsidR="000833CB" w:rsidRDefault="006A31BA" w14:paraId="4C6E2987" w14:textId="77777777">
      <w:pPr>
        <w:pStyle w:val="TOC2"/>
        <w:tabs>
          <w:tab w:val="left" w:pos="849"/>
        </w:tabs>
        <w:rPr>
          <w:rFonts w:asciiTheme="minorHAnsi" w:hAnsiTheme="minorHAnsi" w:eastAsiaTheme="minorEastAsia" w:cstheme="minorBidi"/>
          <w:noProof/>
          <w:lang w:eastAsia="fr-FR"/>
        </w:rPr>
      </w:pPr>
      <w:hyperlink w:history="1" w:anchor="_Toc409973610">
        <w:r w:rsidRPr="00D53A53" w:rsidR="000833CB">
          <w:rPr>
            <w:rStyle w:val="Hyperlink"/>
            <w:noProof/>
          </w:rPr>
          <w:t>1.5</w:t>
        </w:r>
        <w:r w:rsidR="000833CB">
          <w:rPr>
            <w:rFonts w:asciiTheme="minorHAnsi" w:hAnsiTheme="minorHAnsi" w:eastAsiaTheme="minorEastAsia" w:cstheme="minorBidi"/>
            <w:noProof/>
            <w:lang w:eastAsia="fr-FR"/>
          </w:rPr>
          <w:tab/>
        </w:r>
        <w:r w:rsidRPr="00D53A53" w:rsidR="000833CB">
          <w:rPr>
            <w:rStyle w:val="Hyperlink"/>
            <w:noProof/>
          </w:rPr>
          <w:t>Références</w:t>
        </w:r>
        <w:r w:rsidR="000833CB">
          <w:rPr>
            <w:noProof/>
            <w:webHidden/>
          </w:rPr>
          <w:tab/>
        </w:r>
        <w:r w:rsidR="00522D8A">
          <w:rPr>
            <w:noProof/>
            <w:webHidden/>
          </w:rPr>
          <w:fldChar w:fldCharType="begin"/>
        </w:r>
        <w:r w:rsidR="000833CB">
          <w:rPr>
            <w:noProof/>
            <w:webHidden/>
          </w:rPr>
          <w:instrText xml:space="preserve"> PAGEREF _Toc409973610 \h </w:instrText>
        </w:r>
        <w:r w:rsidR="00522D8A">
          <w:rPr>
            <w:noProof/>
            <w:webHidden/>
          </w:rPr>
        </w:r>
        <w:r w:rsidR="00522D8A">
          <w:rPr>
            <w:noProof/>
            <w:webHidden/>
          </w:rPr>
          <w:fldChar w:fldCharType="separate"/>
        </w:r>
        <w:r w:rsidR="00CC4092">
          <w:rPr>
            <w:noProof/>
            <w:webHidden/>
          </w:rPr>
          <w:t>16</w:t>
        </w:r>
        <w:r w:rsidR="00522D8A">
          <w:rPr>
            <w:noProof/>
            <w:webHidden/>
          </w:rPr>
          <w:fldChar w:fldCharType="end"/>
        </w:r>
      </w:hyperlink>
    </w:p>
    <w:p w:rsidR="000833CB" w:rsidRDefault="006A31BA" w14:paraId="393C01C0" w14:textId="77777777">
      <w:pPr>
        <w:pStyle w:val="TOC1"/>
        <w:rPr>
          <w:rFonts w:asciiTheme="minorHAnsi" w:hAnsiTheme="minorHAnsi" w:eastAsiaTheme="minorEastAsia" w:cstheme="minorBidi"/>
          <w:noProof/>
          <w:lang w:eastAsia="fr-FR"/>
        </w:rPr>
      </w:pPr>
      <w:hyperlink w:history="1" w:anchor="_Toc409973611">
        <w:r w:rsidRPr="00D53A53" w:rsidR="000833CB">
          <w:rPr>
            <w:rStyle w:val="Hyperlink"/>
            <w:noProof/>
          </w:rPr>
          <w:t>2</w:t>
        </w:r>
        <w:r w:rsidR="000833CB">
          <w:rPr>
            <w:rFonts w:asciiTheme="minorHAnsi" w:hAnsiTheme="minorHAnsi" w:eastAsiaTheme="minorEastAsia" w:cstheme="minorBidi"/>
            <w:noProof/>
            <w:lang w:eastAsia="fr-FR"/>
          </w:rPr>
          <w:tab/>
        </w:r>
        <w:r w:rsidRPr="00D53A53" w:rsidR="000833CB">
          <w:rPr>
            <w:rStyle w:val="Hyperlink"/>
            <w:noProof/>
          </w:rPr>
          <w:t>Diagramme de Flux</w:t>
        </w:r>
        <w:r w:rsidR="000833CB">
          <w:rPr>
            <w:noProof/>
            <w:webHidden/>
          </w:rPr>
          <w:tab/>
        </w:r>
        <w:r w:rsidR="00522D8A">
          <w:rPr>
            <w:noProof/>
            <w:webHidden/>
          </w:rPr>
          <w:fldChar w:fldCharType="begin"/>
        </w:r>
        <w:r w:rsidR="000833CB">
          <w:rPr>
            <w:noProof/>
            <w:webHidden/>
          </w:rPr>
          <w:instrText xml:space="preserve"> PAGEREF _Toc409973611 \h </w:instrText>
        </w:r>
        <w:r w:rsidR="00522D8A">
          <w:rPr>
            <w:noProof/>
            <w:webHidden/>
          </w:rPr>
        </w:r>
        <w:r w:rsidR="00522D8A">
          <w:rPr>
            <w:noProof/>
            <w:webHidden/>
          </w:rPr>
          <w:fldChar w:fldCharType="separate"/>
        </w:r>
        <w:r w:rsidR="00CC4092">
          <w:rPr>
            <w:noProof/>
            <w:webHidden/>
          </w:rPr>
          <w:t>16</w:t>
        </w:r>
        <w:r w:rsidR="00522D8A">
          <w:rPr>
            <w:noProof/>
            <w:webHidden/>
          </w:rPr>
          <w:fldChar w:fldCharType="end"/>
        </w:r>
      </w:hyperlink>
    </w:p>
    <w:p w:rsidR="000833CB" w:rsidRDefault="006A31BA" w14:paraId="4E1BF732" w14:textId="77777777">
      <w:pPr>
        <w:pStyle w:val="TOC2"/>
        <w:tabs>
          <w:tab w:val="left" w:pos="849"/>
        </w:tabs>
        <w:rPr>
          <w:rFonts w:asciiTheme="minorHAnsi" w:hAnsiTheme="minorHAnsi" w:eastAsiaTheme="minorEastAsia" w:cstheme="minorBidi"/>
          <w:noProof/>
          <w:lang w:eastAsia="fr-FR"/>
        </w:rPr>
      </w:pPr>
      <w:hyperlink w:history="1" w:anchor="_Toc409973612">
        <w:r w:rsidRPr="00D53A53" w:rsidR="000833CB">
          <w:rPr>
            <w:rStyle w:val="Hyperlink"/>
            <w:noProof/>
          </w:rPr>
          <w:t>2.1</w:t>
        </w:r>
        <w:r w:rsidR="000833CB">
          <w:rPr>
            <w:rFonts w:asciiTheme="minorHAnsi" w:hAnsiTheme="minorHAnsi" w:eastAsiaTheme="minorEastAsia" w:cstheme="minorBidi"/>
            <w:noProof/>
            <w:lang w:eastAsia="fr-FR"/>
          </w:rPr>
          <w:tab/>
        </w:r>
        <w:r w:rsidRPr="00D53A53" w:rsidR="000833CB">
          <w:rPr>
            <w:rStyle w:val="Hyperlink"/>
            <w:noProof/>
          </w:rPr>
          <w:t>Description du diagramme des flux :</w:t>
        </w:r>
        <w:r w:rsidR="000833CB">
          <w:rPr>
            <w:noProof/>
            <w:webHidden/>
          </w:rPr>
          <w:tab/>
        </w:r>
        <w:r w:rsidR="00522D8A">
          <w:rPr>
            <w:noProof/>
            <w:webHidden/>
          </w:rPr>
          <w:fldChar w:fldCharType="begin"/>
        </w:r>
        <w:r w:rsidR="000833CB">
          <w:rPr>
            <w:noProof/>
            <w:webHidden/>
          </w:rPr>
          <w:instrText xml:space="preserve"> PAGEREF _Toc409973612 \h </w:instrText>
        </w:r>
        <w:r w:rsidR="00522D8A">
          <w:rPr>
            <w:noProof/>
            <w:webHidden/>
          </w:rPr>
        </w:r>
        <w:r w:rsidR="00522D8A">
          <w:rPr>
            <w:noProof/>
            <w:webHidden/>
          </w:rPr>
          <w:fldChar w:fldCharType="separate"/>
        </w:r>
        <w:r w:rsidR="00CC4092">
          <w:rPr>
            <w:noProof/>
            <w:webHidden/>
          </w:rPr>
          <w:t>16</w:t>
        </w:r>
        <w:r w:rsidR="00522D8A">
          <w:rPr>
            <w:noProof/>
            <w:webHidden/>
          </w:rPr>
          <w:fldChar w:fldCharType="end"/>
        </w:r>
      </w:hyperlink>
    </w:p>
    <w:p w:rsidR="000833CB" w:rsidRDefault="006A31BA" w14:paraId="21E707D7" w14:textId="77777777">
      <w:pPr>
        <w:pStyle w:val="TOC2"/>
        <w:tabs>
          <w:tab w:val="left" w:pos="849"/>
        </w:tabs>
        <w:rPr>
          <w:rFonts w:asciiTheme="minorHAnsi" w:hAnsiTheme="minorHAnsi" w:eastAsiaTheme="minorEastAsia" w:cstheme="minorBidi"/>
          <w:noProof/>
          <w:lang w:eastAsia="fr-FR"/>
        </w:rPr>
      </w:pPr>
      <w:hyperlink w:history="1" w:anchor="_Toc409973613">
        <w:r w:rsidRPr="00D53A53" w:rsidR="000833CB">
          <w:rPr>
            <w:rStyle w:val="Hyperlink"/>
            <w:noProof/>
          </w:rPr>
          <w:t>2.2</w:t>
        </w:r>
        <w:r w:rsidR="000833CB">
          <w:rPr>
            <w:rFonts w:asciiTheme="minorHAnsi" w:hAnsiTheme="minorHAnsi" w:eastAsiaTheme="minorEastAsia" w:cstheme="minorBidi"/>
            <w:noProof/>
            <w:lang w:eastAsia="fr-FR"/>
          </w:rPr>
          <w:tab/>
        </w:r>
        <w:r w:rsidRPr="00D53A53" w:rsidR="000833CB">
          <w:rPr>
            <w:rStyle w:val="Hyperlink"/>
            <w:noProof/>
          </w:rPr>
          <w:t>Liste des acteurs :</w:t>
        </w:r>
        <w:r w:rsidR="000833CB">
          <w:rPr>
            <w:noProof/>
            <w:webHidden/>
          </w:rPr>
          <w:tab/>
        </w:r>
        <w:r w:rsidR="00522D8A">
          <w:rPr>
            <w:noProof/>
            <w:webHidden/>
          </w:rPr>
          <w:fldChar w:fldCharType="begin"/>
        </w:r>
        <w:r w:rsidR="000833CB">
          <w:rPr>
            <w:noProof/>
            <w:webHidden/>
          </w:rPr>
          <w:instrText xml:space="preserve"> PAGEREF _Toc409973613 \h </w:instrText>
        </w:r>
        <w:r w:rsidR="00522D8A">
          <w:rPr>
            <w:noProof/>
            <w:webHidden/>
          </w:rPr>
        </w:r>
        <w:r w:rsidR="00522D8A">
          <w:rPr>
            <w:noProof/>
            <w:webHidden/>
          </w:rPr>
          <w:fldChar w:fldCharType="separate"/>
        </w:r>
        <w:r w:rsidR="00CC4092">
          <w:rPr>
            <w:noProof/>
            <w:webHidden/>
          </w:rPr>
          <w:t>18</w:t>
        </w:r>
        <w:r w:rsidR="00522D8A">
          <w:rPr>
            <w:noProof/>
            <w:webHidden/>
          </w:rPr>
          <w:fldChar w:fldCharType="end"/>
        </w:r>
      </w:hyperlink>
    </w:p>
    <w:p w:rsidR="000833CB" w:rsidRDefault="006A31BA" w14:paraId="3724924E" w14:textId="77777777">
      <w:pPr>
        <w:pStyle w:val="TOC2"/>
        <w:tabs>
          <w:tab w:val="left" w:pos="849"/>
        </w:tabs>
        <w:rPr>
          <w:rFonts w:asciiTheme="minorHAnsi" w:hAnsiTheme="minorHAnsi" w:eastAsiaTheme="minorEastAsia" w:cstheme="minorBidi"/>
          <w:noProof/>
          <w:lang w:eastAsia="fr-FR"/>
        </w:rPr>
      </w:pPr>
      <w:hyperlink w:history="1" w:anchor="_Toc409973614">
        <w:r w:rsidRPr="00D53A53" w:rsidR="000833CB">
          <w:rPr>
            <w:rStyle w:val="Hyperlink"/>
            <w:noProof/>
          </w:rPr>
          <w:t>2.3</w:t>
        </w:r>
        <w:r w:rsidR="000833CB">
          <w:rPr>
            <w:rFonts w:asciiTheme="minorHAnsi" w:hAnsiTheme="minorHAnsi" w:eastAsiaTheme="minorEastAsia" w:cstheme="minorBidi"/>
            <w:noProof/>
            <w:lang w:eastAsia="fr-FR"/>
          </w:rPr>
          <w:tab/>
        </w:r>
        <w:r w:rsidRPr="00D53A53" w:rsidR="000833CB">
          <w:rPr>
            <w:rStyle w:val="Hyperlink"/>
            <w:noProof/>
          </w:rPr>
          <w:t>Liste des flux :</w:t>
        </w:r>
        <w:r w:rsidR="000833CB">
          <w:rPr>
            <w:noProof/>
            <w:webHidden/>
          </w:rPr>
          <w:tab/>
        </w:r>
        <w:r w:rsidR="00522D8A">
          <w:rPr>
            <w:noProof/>
            <w:webHidden/>
          </w:rPr>
          <w:fldChar w:fldCharType="begin"/>
        </w:r>
        <w:r w:rsidR="000833CB">
          <w:rPr>
            <w:noProof/>
            <w:webHidden/>
          </w:rPr>
          <w:instrText xml:space="preserve"> PAGEREF _Toc409973614 \h </w:instrText>
        </w:r>
        <w:r w:rsidR="00522D8A">
          <w:rPr>
            <w:noProof/>
            <w:webHidden/>
          </w:rPr>
        </w:r>
        <w:r w:rsidR="00522D8A">
          <w:rPr>
            <w:noProof/>
            <w:webHidden/>
          </w:rPr>
          <w:fldChar w:fldCharType="separate"/>
        </w:r>
        <w:r w:rsidR="00CC4092">
          <w:rPr>
            <w:noProof/>
            <w:webHidden/>
          </w:rPr>
          <w:t>18</w:t>
        </w:r>
        <w:r w:rsidR="00522D8A">
          <w:rPr>
            <w:noProof/>
            <w:webHidden/>
          </w:rPr>
          <w:fldChar w:fldCharType="end"/>
        </w:r>
      </w:hyperlink>
    </w:p>
    <w:p w:rsidR="000833CB" w:rsidRDefault="006A31BA" w14:paraId="110D93F4" w14:textId="77777777">
      <w:pPr>
        <w:pStyle w:val="TOC1"/>
        <w:rPr>
          <w:rFonts w:asciiTheme="minorHAnsi" w:hAnsiTheme="minorHAnsi" w:eastAsiaTheme="minorEastAsia" w:cstheme="minorBidi"/>
          <w:noProof/>
          <w:lang w:eastAsia="fr-FR"/>
        </w:rPr>
      </w:pPr>
      <w:hyperlink w:history="1" w:anchor="_Toc409973615">
        <w:r w:rsidRPr="00D53A53" w:rsidR="000833CB">
          <w:rPr>
            <w:rStyle w:val="Hyperlink"/>
            <w:noProof/>
          </w:rPr>
          <w:t>3</w:t>
        </w:r>
        <w:r w:rsidR="000833CB">
          <w:rPr>
            <w:rFonts w:asciiTheme="minorHAnsi" w:hAnsiTheme="minorHAnsi" w:eastAsiaTheme="minorEastAsia" w:cstheme="minorBidi"/>
            <w:noProof/>
            <w:lang w:eastAsia="fr-FR"/>
          </w:rPr>
          <w:tab/>
        </w:r>
        <w:r w:rsidRPr="00D53A53" w:rsidR="000833CB">
          <w:rPr>
            <w:rStyle w:val="Hyperlink"/>
            <w:noProof/>
          </w:rPr>
          <w:t>Processus Metier : CARNET d’ordres</w:t>
        </w:r>
        <w:r w:rsidR="000833CB">
          <w:rPr>
            <w:noProof/>
            <w:webHidden/>
          </w:rPr>
          <w:tab/>
        </w:r>
        <w:r w:rsidR="00522D8A">
          <w:rPr>
            <w:noProof/>
            <w:webHidden/>
          </w:rPr>
          <w:fldChar w:fldCharType="begin"/>
        </w:r>
        <w:r w:rsidR="000833CB">
          <w:rPr>
            <w:noProof/>
            <w:webHidden/>
          </w:rPr>
          <w:instrText xml:space="preserve"> PAGEREF _Toc409973615 \h </w:instrText>
        </w:r>
        <w:r w:rsidR="00522D8A">
          <w:rPr>
            <w:noProof/>
            <w:webHidden/>
          </w:rPr>
        </w:r>
        <w:r w:rsidR="00522D8A">
          <w:rPr>
            <w:noProof/>
            <w:webHidden/>
          </w:rPr>
          <w:fldChar w:fldCharType="separate"/>
        </w:r>
        <w:r w:rsidR="00CC4092">
          <w:rPr>
            <w:noProof/>
            <w:webHidden/>
          </w:rPr>
          <w:t>19</w:t>
        </w:r>
        <w:r w:rsidR="00522D8A">
          <w:rPr>
            <w:noProof/>
            <w:webHidden/>
          </w:rPr>
          <w:fldChar w:fldCharType="end"/>
        </w:r>
      </w:hyperlink>
    </w:p>
    <w:p w:rsidR="000833CB" w:rsidRDefault="006A31BA" w14:paraId="50F1B468" w14:textId="77777777">
      <w:pPr>
        <w:pStyle w:val="TOC2"/>
        <w:tabs>
          <w:tab w:val="left" w:pos="849"/>
        </w:tabs>
        <w:rPr>
          <w:rFonts w:asciiTheme="minorHAnsi" w:hAnsiTheme="minorHAnsi" w:eastAsiaTheme="minorEastAsia" w:cstheme="minorBidi"/>
          <w:noProof/>
          <w:lang w:eastAsia="fr-FR"/>
        </w:rPr>
      </w:pPr>
      <w:hyperlink w:history="1" w:anchor="_Toc409973616">
        <w:r w:rsidRPr="00D53A53" w:rsidR="000833CB">
          <w:rPr>
            <w:rStyle w:val="Hyperlink"/>
            <w:noProof/>
          </w:rPr>
          <w:t>3.1</w:t>
        </w:r>
        <w:r w:rsidR="000833CB">
          <w:rPr>
            <w:rFonts w:asciiTheme="minorHAnsi" w:hAnsiTheme="minorHAnsi" w:eastAsiaTheme="minorEastAsia" w:cstheme="minorBidi"/>
            <w:noProof/>
            <w:lang w:eastAsia="fr-FR"/>
          </w:rPr>
          <w:tab/>
        </w:r>
        <w:r w:rsidRPr="00D53A53" w:rsidR="000833CB">
          <w:rPr>
            <w:rStyle w:val="Hyperlink"/>
            <w:noProof/>
          </w:rPr>
          <w:t>L’ordre de bourse simple marché Local</w:t>
        </w:r>
        <w:r w:rsidR="000833CB">
          <w:rPr>
            <w:noProof/>
            <w:webHidden/>
          </w:rPr>
          <w:tab/>
        </w:r>
        <w:r w:rsidR="00522D8A">
          <w:rPr>
            <w:noProof/>
            <w:webHidden/>
          </w:rPr>
          <w:fldChar w:fldCharType="begin"/>
        </w:r>
        <w:r w:rsidR="000833CB">
          <w:rPr>
            <w:noProof/>
            <w:webHidden/>
          </w:rPr>
          <w:instrText xml:space="preserve"> PAGEREF _Toc409973616 \h </w:instrText>
        </w:r>
        <w:r w:rsidR="00522D8A">
          <w:rPr>
            <w:noProof/>
            <w:webHidden/>
          </w:rPr>
        </w:r>
        <w:r w:rsidR="00522D8A">
          <w:rPr>
            <w:noProof/>
            <w:webHidden/>
          </w:rPr>
          <w:fldChar w:fldCharType="separate"/>
        </w:r>
        <w:r w:rsidR="00CC4092">
          <w:rPr>
            <w:noProof/>
            <w:webHidden/>
          </w:rPr>
          <w:t>19</w:t>
        </w:r>
        <w:r w:rsidR="00522D8A">
          <w:rPr>
            <w:noProof/>
            <w:webHidden/>
          </w:rPr>
          <w:fldChar w:fldCharType="end"/>
        </w:r>
      </w:hyperlink>
    </w:p>
    <w:p w:rsidR="000833CB" w:rsidRDefault="006A31BA" w14:paraId="63A2DF88" w14:textId="77777777">
      <w:pPr>
        <w:pStyle w:val="TOC3"/>
        <w:rPr>
          <w:rFonts w:asciiTheme="minorHAnsi" w:hAnsiTheme="minorHAnsi" w:eastAsiaTheme="minorEastAsia" w:cstheme="minorBidi"/>
          <w:noProof/>
          <w:lang w:eastAsia="fr-FR"/>
        </w:rPr>
      </w:pPr>
      <w:hyperlink w:history="1" w:anchor="_Toc409973617">
        <w:r w:rsidRPr="00D53A53" w:rsidR="000833CB">
          <w:rPr>
            <w:rStyle w:val="Hyperlink"/>
            <w:noProof/>
          </w:rPr>
          <w:t>3.1.1</w:t>
        </w:r>
        <w:r w:rsidR="000833CB">
          <w:rPr>
            <w:rFonts w:asciiTheme="minorHAnsi" w:hAnsiTheme="minorHAnsi" w:eastAsiaTheme="minorEastAsia" w:cstheme="minorBidi"/>
            <w:noProof/>
            <w:lang w:eastAsia="fr-FR"/>
          </w:rPr>
          <w:tab/>
        </w:r>
        <w:r w:rsidRPr="00D53A53" w:rsidR="000833CB">
          <w:rPr>
            <w:rStyle w:val="Hyperlink"/>
            <w:noProof/>
          </w:rPr>
          <w:t>Description générale</w:t>
        </w:r>
        <w:r w:rsidR="000833CB">
          <w:rPr>
            <w:noProof/>
            <w:webHidden/>
          </w:rPr>
          <w:tab/>
        </w:r>
        <w:r w:rsidR="00522D8A">
          <w:rPr>
            <w:noProof/>
            <w:webHidden/>
          </w:rPr>
          <w:fldChar w:fldCharType="begin"/>
        </w:r>
        <w:r w:rsidR="000833CB">
          <w:rPr>
            <w:noProof/>
            <w:webHidden/>
          </w:rPr>
          <w:instrText xml:space="preserve"> PAGEREF _Toc409973617 \h </w:instrText>
        </w:r>
        <w:r w:rsidR="00522D8A">
          <w:rPr>
            <w:noProof/>
            <w:webHidden/>
          </w:rPr>
        </w:r>
        <w:r w:rsidR="00522D8A">
          <w:rPr>
            <w:noProof/>
            <w:webHidden/>
          </w:rPr>
          <w:fldChar w:fldCharType="separate"/>
        </w:r>
        <w:r w:rsidR="00CC4092">
          <w:rPr>
            <w:noProof/>
            <w:webHidden/>
          </w:rPr>
          <w:t>19</w:t>
        </w:r>
        <w:r w:rsidR="00522D8A">
          <w:rPr>
            <w:noProof/>
            <w:webHidden/>
          </w:rPr>
          <w:fldChar w:fldCharType="end"/>
        </w:r>
      </w:hyperlink>
    </w:p>
    <w:p w:rsidR="000833CB" w:rsidRDefault="006A31BA" w14:paraId="7A6657DE" w14:textId="77777777">
      <w:pPr>
        <w:pStyle w:val="TOC3"/>
        <w:rPr>
          <w:rFonts w:asciiTheme="minorHAnsi" w:hAnsiTheme="minorHAnsi" w:eastAsiaTheme="minorEastAsia" w:cstheme="minorBidi"/>
          <w:noProof/>
          <w:lang w:eastAsia="fr-FR"/>
        </w:rPr>
      </w:pPr>
      <w:hyperlink w:history="1" w:anchor="_Toc409973618">
        <w:r w:rsidRPr="00D53A53" w:rsidR="000833CB">
          <w:rPr>
            <w:rStyle w:val="Hyperlink"/>
            <w:noProof/>
          </w:rPr>
          <w:t>3.1.2</w:t>
        </w:r>
        <w:r w:rsidR="000833CB">
          <w:rPr>
            <w:rFonts w:asciiTheme="minorHAnsi" w:hAnsiTheme="minorHAnsi" w:eastAsiaTheme="minorEastAsia" w:cstheme="minorBidi"/>
            <w:noProof/>
            <w:lang w:eastAsia="fr-FR"/>
          </w:rPr>
          <w:tab/>
        </w:r>
        <w:r w:rsidRPr="00D53A53" w:rsidR="000833CB">
          <w:rPr>
            <w:rStyle w:val="Hyperlink"/>
            <w:noProof/>
          </w:rPr>
          <w:t>Description détaillée</w:t>
        </w:r>
        <w:r w:rsidR="000833CB">
          <w:rPr>
            <w:noProof/>
            <w:webHidden/>
          </w:rPr>
          <w:tab/>
        </w:r>
        <w:r w:rsidR="00522D8A">
          <w:rPr>
            <w:noProof/>
            <w:webHidden/>
          </w:rPr>
          <w:fldChar w:fldCharType="begin"/>
        </w:r>
        <w:r w:rsidR="000833CB">
          <w:rPr>
            <w:noProof/>
            <w:webHidden/>
          </w:rPr>
          <w:instrText xml:space="preserve"> PAGEREF _Toc409973618 \h </w:instrText>
        </w:r>
        <w:r w:rsidR="00522D8A">
          <w:rPr>
            <w:noProof/>
            <w:webHidden/>
          </w:rPr>
        </w:r>
        <w:r w:rsidR="00522D8A">
          <w:rPr>
            <w:noProof/>
            <w:webHidden/>
          </w:rPr>
          <w:fldChar w:fldCharType="separate"/>
        </w:r>
        <w:r w:rsidR="00CC4092">
          <w:rPr>
            <w:noProof/>
            <w:webHidden/>
          </w:rPr>
          <w:t>20</w:t>
        </w:r>
        <w:r w:rsidR="00522D8A">
          <w:rPr>
            <w:noProof/>
            <w:webHidden/>
          </w:rPr>
          <w:fldChar w:fldCharType="end"/>
        </w:r>
      </w:hyperlink>
    </w:p>
    <w:p w:rsidR="000833CB" w:rsidRDefault="006A31BA" w14:paraId="4345DC54" w14:textId="77777777">
      <w:pPr>
        <w:pStyle w:val="TOC3"/>
        <w:rPr>
          <w:rFonts w:asciiTheme="minorHAnsi" w:hAnsiTheme="minorHAnsi" w:eastAsiaTheme="minorEastAsia" w:cstheme="minorBidi"/>
          <w:noProof/>
          <w:lang w:eastAsia="fr-FR"/>
        </w:rPr>
      </w:pPr>
      <w:hyperlink w:history="1" w:anchor="_Toc409973619">
        <w:r w:rsidRPr="00D53A53" w:rsidR="000833CB">
          <w:rPr>
            <w:rStyle w:val="Hyperlink"/>
            <w:noProof/>
          </w:rPr>
          <w:t>3.1.3</w:t>
        </w:r>
        <w:r w:rsidR="000833CB">
          <w:rPr>
            <w:rFonts w:asciiTheme="minorHAnsi" w:hAnsiTheme="minorHAnsi" w:eastAsiaTheme="minorEastAsia" w:cstheme="minorBidi"/>
            <w:noProof/>
            <w:lang w:eastAsia="fr-FR"/>
          </w:rPr>
          <w:tab/>
        </w:r>
        <w:r w:rsidRPr="00D53A53" w:rsidR="000833CB">
          <w:rPr>
            <w:rStyle w:val="Hyperlink"/>
            <w:noProof/>
          </w:rPr>
          <w:t>Alertes et notifications</w:t>
        </w:r>
        <w:r w:rsidR="000833CB">
          <w:rPr>
            <w:noProof/>
            <w:webHidden/>
          </w:rPr>
          <w:tab/>
        </w:r>
        <w:r w:rsidR="00522D8A">
          <w:rPr>
            <w:noProof/>
            <w:webHidden/>
          </w:rPr>
          <w:fldChar w:fldCharType="begin"/>
        </w:r>
        <w:r w:rsidR="000833CB">
          <w:rPr>
            <w:noProof/>
            <w:webHidden/>
          </w:rPr>
          <w:instrText xml:space="preserve"> PAGEREF _Toc409973619 \h </w:instrText>
        </w:r>
        <w:r w:rsidR="00522D8A">
          <w:rPr>
            <w:noProof/>
            <w:webHidden/>
          </w:rPr>
        </w:r>
        <w:r w:rsidR="00522D8A">
          <w:rPr>
            <w:noProof/>
            <w:webHidden/>
          </w:rPr>
          <w:fldChar w:fldCharType="separate"/>
        </w:r>
        <w:r w:rsidR="00CC4092">
          <w:rPr>
            <w:noProof/>
            <w:webHidden/>
          </w:rPr>
          <w:t>25</w:t>
        </w:r>
        <w:r w:rsidR="00522D8A">
          <w:rPr>
            <w:noProof/>
            <w:webHidden/>
          </w:rPr>
          <w:fldChar w:fldCharType="end"/>
        </w:r>
      </w:hyperlink>
    </w:p>
    <w:p w:rsidR="000833CB" w:rsidRDefault="006A31BA" w14:paraId="6A2265F1" w14:textId="77777777">
      <w:pPr>
        <w:pStyle w:val="TOC2"/>
        <w:tabs>
          <w:tab w:val="left" w:pos="849"/>
        </w:tabs>
        <w:rPr>
          <w:rFonts w:asciiTheme="minorHAnsi" w:hAnsiTheme="minorHAnsi" w:eastAsiaTheme="minorEastAsia" w:cstheme="minorBidi"/>
          <w:noProof/>
          <w:lang w:eastAsia="fr-FR"/>
        </w:rPr>
      </w:pPr>
      <w:hyperlink w:history="1" w:anchor="_Toc409973620">
        <w:r w:rsidRPr="00D53A53" w:rsidR="000833CB">
          <w:rPr>
            <w:rStyle w:val="Hyperlink"/>
            <w:noProof/>
          </w:rPr>
          <w:t>3.2</w:t>
        </w:r>
        <w:r w:rsidR="000833CB">
          <w:rPr>
            <w:rFonts w:asciiTheme="minorHAnsi" w:hAnsiTheme="minorHAnsi" w:eastAsiaTheme="minorEastAsia" w:cstheme="minorBidi"/>
            <w:noProof/>
            <w:lang w:eastAsia="fr-FR"/>
          </w:rPr>
          <w:tab/>
        </w:r>
        <w:r w:rsidRPr="00D53A53" w:rsidR="000833CB">
          <w:rPr>
            <w:rStyle w:val="Hyperlink"/>
            <w:noProof/>
          </w:rPr>
          <w:t>Ordre de bourse marché local : cas d'une Aller / retour</w:t>
        </w:r>
        <w:r w:rsidR="000833CB">
          <w:rPr>
            <w:noProof/>
            <w:webHidden/>
          </w:rPr>
          <w:tab/>
        </w:r>
        <w:r w:rsidR="00522D8A">
          <w:rPr>
            <w:noProof/>
            <w:webHidden/>
          </w:rPr>
          <w:fldChar w:fldCharType="begin"/>
        </w:r>
        <w:r w:rsidR="000833CB">
          <w:rPr>
            <w:noProof/>
            <w:webHidden/>
          </w:rPr>
          <w:instrText xml:space="preserve"> PAGEREF _Toc409973620 \h </w:instrText>
        </w:r>
        <w:r w:rsidR="00522D8A">
          <w:rPr>
            <w:noProof/>
            <w:webHidden/>
          </w:rPr>
        </w:r>
        <w:r w:rsidR="00522D8A">
          <w:rPr>
            <w:noProof/>
            <w:webHidden/>
          </w:rPr>
          <w:fldChar w:fldCharType="separate"/>
        </w:r>
        <w:r w:rsidR="00CC4092">
          <w:rPr>
            <w:noProof/>
            <w:webHidden/>
          </w:rPr>
          <w:t>26</w:t>
        </w:r>
        <w:r w:rsidR="00522D8A">
          <w:rPr>
            <w:noProof/>
            <w:webHidden/>
          </w:rPr>
          <w:fldChar w:fldCharType="end"/>
        </w:r>
      </w:hyperlink>
    </w:p>
    <w:p w:rsidR="000833CB" w:rsidRDefault="006A31BA" w14:paraId="44ADD02D" w14:textId="77777777">
      <w:pPr>
        <w:pStyle w:val="TOC3"/>
        <w:rPr>
          <w:rFonts w:asciiTheme="minorHAnsi" w:hAnsiTheme="minorHAnsi" w:eastAsiaTheme="minorEastAsia" w:cstheme="minorBidi"/>
          <w:noProof/>
          <w:lang w:eastAsia="fr-FR"/>
        </w:rPr>
      </w:pPr>
      <w:hyperlink w:history="1" w:anchor="_Toc409973621">
        <w:r w:rsidRPr="00D53A53" w:rsidR="000833CB">
          <w:rPr>
            <w:rStyle w:val="Hyperlink"/>
            <w:noProof/>
          </w:rPr>
          <w:t>3.2.1</w:t>
        </w:r>
        <w:r w:rsidR="000833CB">
          <w:rPr>
            <w:rFonts w:asciiTheme="minorHAnsi" w:hAnsiTheme="minorHAnsi" w:eastAsiaTheme="minorEastAsia" w:cstheme="minorBidi"/>
            <w:noProof/>
            <w:lang w:eastAsia="fr-FR"/>
          </w:rPr>
          <w:tab/>
        </w:r>
        <w:r w:rsidRPr="00D53A53" w:rsidR="000833CB">
          <w:rPr>
            <w:rStyle w:val="Hyperlink"/>
            <w:noProof/>
          </w:rPr>
          <w:t>Description générale</w:t>
        </w:r>
        <w:r w:rsidR="000833CB">
          <w:rPr>
            <w:noProof/>
            <w:webHidden/>
          </w:rPr>
          <w:tab/>
        </w:r>
        <w:r w:rsidR="00522D8A">
          <w:rPr>
            <w:noProof/>
            <w:webHidden/>
          </w:rPr>
          <w:fldChar w:fldCharType="begin"/>
        </w:r>
        <w:r w:rsidR="000833CB">
          <w:rPr>
            <w:noProof/>
            <w:webHidden/>
          </w:rPr>
          <w:instrText xml:space="preserve"> PAGEREF _Toc409973621 \h </w:instrText>
        </w:r>
        <w:r w:rsidR="00522D8A">
          <w:rPr>
            <w:noProof/>
            <w:webHidden/>
          </w:rPr>
        </w:r>
        <w:r w:rsidR="00522D8A">
          <w:rPr>
            <w:noProof/>
            <w:webHidden/>
          </w:rPr>
          <w:fldChar w:fldCharType="separate"/>
        </w:r>
        <w:r w:rsidR="00CC4092">
          <w:rPr>
            <w:noProof/>
            <w:webHidden/>
          </w:rPr>
          <w:t>26</w:t>
        </w:r>
        <w:r w:rsidR="00522D8A">
          <w:rPr>
            <w:noProof/>
            <w:webHidden/>
          </w:rPr>
          <w:fldChar w:fldCharType="end"/>
        </w:r>
      </w:hyperlink>
    </w:p>
    <w:p w:rsidR="000833CB" w:rsidRDefault="006A31BA" w14:paraId="5B183154" w14:textId="77777777">
      <w:pPr>
        <w:pStyle w:val="TOC3"/>
        <w:rPr>
          <w:rFonts w:asciiTheme="minorHAnsi" w:hAnsiTheme="minorHAnsi" w:eastAsiaTheme="minorEastAsia" w:cstheme="minorBidi"/>
          <w:noProof/>
          <w:lang w:eastAsia="fr-FR"/>
        </w:rPr>
      </w:pPr>
      <w:hyperlink w:history="1" w:anchor="_Toc409973622">
        <w:r w:rsidRPr="00D53A53" w:rsidR="000833CB">
          <w:rPr>
            <w:rStyle w:val="Hyperlink"/>
            <w:noProof/>
          </w:rPr>
          <w:t>3.2.2</w:t>
        </w:r>
        <w:r w:rsidR="000833CB">
          <w:rPr>
            <w:rFonts w:asciiTheme="minorHAnsi" w:hAnsiTheme="minorHAnsi" w:eastAsiaTheme="minorEastAsia" w:cstheme="minorBidi"/>
            <w:noProof/>
            <w:lang w:eastAsia="fr-FR"/>
          </w:rPr>
          <w:tab/>
        </w:r>
        <w:r w:rsidRPr="00D53A53" w:rsidR="000833CB">
          <w:rPr>
            <w:rStyle w:val="Hyperlink"/>
            <w:noProof/>
          </w:rPr>
          <w:t>Description détaillée</w:t>
        </w:r>
        <w:r w:rsidR="000833CB">
          <w:rPr>
            <w:noProof/>
            <w:webHidden/>
          </w:rPr>
          <w:tab/>
        </w:r>
        <w:r w:rsidR="00522D8A">
          <w:rPr>
            <w:noProof/>
            <w:webHidden/>
          </w:rPr>
          <w:fldChar w:fldCharType="begin"/>
        </w:r>
        <w:r w:rsidR="000833CB">
          <w:rPr>
            <w:noProof/>
            <w:webHidden/>
          </w:rPr>
          <w:instrText xml:space="preserve"> PAGEREF _Toc409973622 \h </w:instrText>
        </w:r>
        <w:r w:rsidR="00522D8A">
          <w:rPr>
            <w:noProof/>
            <w:webHidden/>
          </w:rPr>
        </w:r>
        <w:r w:rsidR="00522D8A">
          <w:rPr>
            <w:noProof/>
            <w:webHidden/>
          </w:rPr>
          <w:fldChar w:fldCharType="separate"/>
        </w:r>
        <w:r w:rsidR="00CC4092">
          <w:rPr>
            <w:noProof/>
            <w:webHidden/>
          </w:rPr>
          <w:t>26</w:t>
        </w:r>
        <w:r w:rsidR="00522D8A">
          <w:rPr>
            <w:noProof/>
            <w:webHidden/>
          </w:rPr>
          <w:fldChar w:fldCharType="end"/>
        </w:r>
      </w:hyperlink>
    </w:p>
    <w:p w:rsidR="000833CB" w:rsidRDefault="006A31BA" w14:paraId="4A293B55" w14:textId="77777777">
      <w:pPr>
        <w:pStyle w:val="TOC2"/>
        <w:tabs>
          <w:tab w:val="left" w:pos="849"/>
        </w:tabs>
        <w:rPr>
          <w:rFonts w:asciiTheme="minorHAnsi" w:hAnsiTheme="minorHAnsi" w:eastAsiaTheme="minorEastAsia" w:cstheme="minorBidi"/>
          <w:noProof/>
          <w:lang w:eastAsia="fr-FR"/>
        </w:rPr>
      </w:pPr>
      <w:hyperlink w:history="1" w:anchor="_Toc409973623">
        <w:r w:rsidRPr="00D53A53" w:rsidR="000833CB">
          <w:rPr>
            <w:rStyle w:val="Hyperlink"/>
            <w:noProof/>
          </w:rPr>
          <w:t>3.3</w:t>
        </w:r>
        <w:r w:rsidR="000833CB">
          <w:rPr>
            <w:rFonts w:asciiTheme="minorHAnsi" w:hAnsiTheme="minorHAnsi" w:eastAsiaTheme="minorEastAsia" w:cstheme="minorBidi"/>
            <w:noProof/>
            <w:lang w:eastAsia="fr-FR"/>
          </w:rPr>
          <w:tab/>
        </w:r>
        <w:r w:rsidRPr="00D53A53" w:rsidR="000833CB">
          <w:rPr>
            <w:rStyle w:val="Hyperlink"/>
            <w:noProof/>
          </w:rPr>
          <w:t>Ordre de bourse groupé marché local</w:t>
        </w:r>
        <w:r w:rsidR="000833CB">
          <w:rPr>
            <w:noProof/>
            <w:webHidden/>
          </w:rPr>
          <w:tab/>
        </w:r>
        <w:r w:rsidR="00522D8A">
          <w:rPr>
            <w:noProof/>
            <w:webHidden/>
          </w:rPr>
          <w:fldChar w:fldCharType="begin"/>
        </w:r>
        <w:r w:rsidR="000833CB">
          <w:rPr>
            <w:noProof/>
            <w:webHidden/>
          </w:rPr>
          <w:instrText xml:space="preserve"> PAGEREF _Toc409973623 \h </w:instrText>
        </w:r>
        <w:r w:rsidR="00522D8A">
          <w:rPr>
            <w:noProof/>
            <w:webHidden/>
          </w:rPr>
        </w:r>
        <w:r w:rsidR="00522D8A">
          <w:rPr>
            <w:noProof/>
            <w:webHidden/>
          </w:rPr>
          <w:fldChar w:fldCharType="separate"/>
        </w:r>
        <w:r w:rsidR="00CC4092">
          <w:rPr>
            <w:noProof/>
            <w:webHidden/>
          </w:rPr>
          <w:t>26</w:t>
        </w:r>
        <w:r w:rsidR="00522D8A">
          <w:rPr>
            <w:noProof/>
            <w:webHidden/>
          </w:rPr>
          <w:fldChar w:fldCharType="end"/>
        </w:r>
      </w:hyperlink>
    </w:p>
    <w:p w:rsidR="000833CB" w:rsidRDefault="006A31BA" w14:paraId="2AD60139" w14:textId="77777777">
      <w:pPr>
        <w:pStyle w:val="TOC3"/>
        <w:rPr>
          <w:rFonts w:asciiTheme="minorHAnsi" w:hAnsiTheme="minorHAnsi" w:eastAsiaTheme="minorEastAsia" w:cstheme="minorBidi"/>
          <w:noProof/>
          <w:lang w:eastAsia="fr-FR"/>
        </w:rPr>
      </w:pPr>
      <w:hyperlink w:history="1" w:anchor="_Toc409973624">
        <w:r w:rsidRPr="00D53A53" w:rsidR="000833CB">
          <w:rPr>
            <w:rStyle w:val="Hyperlink"/>
            <w:noProof/>
          </w:rPr>
          <w:t>3.3.1</w:t>
        </w:r>
        <w:r w:rsidR="000833CB">
          <w:rPr>
            <w:rFonts w:asciiTheme="minorHAnsi" w:hAnsiTheme="minorHAnsi" w:eastAsiaTheme="minorEastAsia" w:cstheme="minorBidi"/>
            <w:noProof/>
            <w:lang w:eastAsia="fr-FR"/>
          </w:rPr>
          <w:tab/>
        </w:r>
        <w:r w:rsidRPr="00D53A53" w:rsidR="000833CB">
          <w:rPr>
            <w:rStyle w:val="Hyperlink"/>
            <w:noProof/>
          </w:rPr>
          <w:t>Description générale</w:t>
        </w:r>
        <w:r w:rsidR="000833CB">
          <w:rPr>
            <w:noProof/>
            <w:webHidden/>
          </w:rPr>
          <w:tab/>
        </w:r>
        <w:r w:rsidR="00522D8A">
          <w:rPr>
            <w:noProof/>
            <w:webHidden/>
          </w:rPr>
          <w:fldChar w:fldCharType="begin"/>
        </w:r>
        <w:r w:rsidR="000833CB">
          <w:rPr>
            <w:noProof/>
            <w:webHidden/>
          </w:rPr>
          <w:instrText xml:space="preserve"> PAGEREF _Toc409973624 \h </w:instrText>
        </w:r>
        <w:r w:rsidR="00522D8A">
          <w:rPr>
            <w:noProof/>
            <w:webHidden/>
          </w:rPr>
        </w:r>
        <w:r w:rsidR="00522D8A">
          <w:rPr>
            <w:noProof/>
            <w:webHidden/>
          </w:rPr>
          <w:fldChar w:fldCharType="separate"/>
        </w:r>
        <w:r w:rsidR="00CC4092">
          <w:rPr>
            <w:noProof/>
            <w:webHidden/>
          </w:rPr>
          <w:t>26</w:t>
        </w:r>
        <w:r w:rsidR="00522D8A">
          <w:rPr>
            <w:noProof/>
            <w:webHidden/>
          </w:rPr>
          <w:fldChar w:fldCharType="end"/>
        </w:r>
      </w:hyperlink>
    </w:p>
    <w:p w:rsidR="000833CB" w:rsidRDefault="006A31BA" w14:paraId="6EF9BD46" w14:textId="77777777">
      <w:pPr>
        <w:pStyle w:val="TOC2"/>
        <w:tabs>
          <w:tab w:val="left" w:pos="849"/>
        </w:tabs>
        <w:rPr>
          <w:rFonts w:asciiTheme="minorHAnsi" w:hAnsiTheme="minorHAnsi" w:eastAsiaTheme="minorEastAsia" w:cstheme="minorBidi"/>
          <w:noProof/>
          <w:lang w:eastAsia="fr-FR"/>
        </w:rPr>
      </w:pPr>
      <w:hyperlink w:history="1" w:anchor="_Toc409973625">
        <w:r w:rsidRPr="00D53A53" w:rsidR="000833CB">
          <w:rPr>
            <w:rStyle w:val="Hyperlink"/>
            <w:noProof/>
          </w:rPr>
          <w:t>3.4</w:t>
        </w:r>
        <w:r w:rsidR="000833CB">
          <w:rPr>
            <w:rFonts w:asciiTheme="minorHAnsi" w:hAnsiTheme="minorHAnsi" w:eastAsiaTheme="minorEastAsia" w:cstheme="minorBidi"/>
            <w:noProof/>
            <w:lang w:eastAsia="fr-FR"/>
          </w:rPr>
          <w:tab/>
        </w:r>
        <w:r w:rsidRPr="00D53A53" w:rsidR="000833CB">
          <w:rPr>
            <w:rStyle w:val="Hyperlink"/>
            <w:noProof/>
          </w:rPr>
          <w:t>Intégration automatique des ordres de bourse</w:t>
        </w:r>
        <w:r w:rsidR="000833CB">
          <w:rPr>
            <w:noProof/>
            <w:webHidden/>
          </w:rPr>
          <w:tab/>
        </w:r>
        <w:r w:rsidR="00522D8A">
          <w:rPr>
            <w:noProof/>
            <w:webHidden/>
          </w:rPr>
          <w:fldChar w:fldCharType="begin"/>
        </w:r>
        <w:r w:rsidR="000833CB">
          <w:rPr>
            <w:noProof/>
            <w:webHidden/>
          </w:rPr>
          <w:instrText xml:space="preserve"> PAGEREF _Toc409973625 \h </w:instrText>
        </w:r>
        <w:r w:rsidR="00522D8A">
          <w:rPr>
            <w:noProof/>
            <w:webHidden/>
          </w:rPr>
        </w:r>
        <w:r w:rsidR="00522D8A">
          <w:rPr>
            <w:noProof/>
            <w:webHidden/>
          </w:rPr>
          <w:fldChar w:fldCharType="separate"/>
        </w:r>
        <w:r w:rsidR="00CC4092">
          <w:rPr>
            <w:noProof/>
            <w:webHidden/>
          </w:rPr>
          <w:t>27</w:t>
        </w:r>
        <w:r w:rsidR="00522D8A">
          <w:rPr>
            <w:noProof/>
            <w:webHidden/>
          </w:rPr>
          <w:fldChar w:fldCharType="end"/>
        </w:r>
      </w:hyperlink>
    </w:p>
    <w:p w:rsidR="000833CB" w:rsidRDefault="006A31BA" w14:paraId="7DDF10E6" w14:textId="77777777">
      <w:pPr>
        <w:pStyle w:val="TOC2"/>
        <w:tabs>
          <w:tab w:val="left" w:pos="849"/>
        </w:tabs>
        <w:rPr>
          <w:rFonts w:asciiTheme="minorHAnsi" w:hAnsiTheme="minorHAnsi" w:eastAsiaTheme="minorEastAsia" w:cstheme="minorBidi"/>
          <w:noProof/>
          <w:lang w:eastAsia="fr-FR"/>
        </w:rPr>
      </w:pPr>
      <w:hyperlink w:history="1" w:anchor="_Toc409973626">
        <w:r w:rsidRPr="00D53A53" w:rsidR="000833CB">
          <w:rPr>
            <w:rStyle w:val="Hyperlink"/>
            <w:noProof/>
          </w:rPr>
          <w:t>3.5</w:t>
        </w:r>
        <w:r w:rsidR="000833CB">
          <w:rPr>
            <w:rFonts w:asciiTheme="minorHAnsi" w:hAnsiTheme="minorHAnsi" w:eastAsiaTheme="minorEastAsia" w:cstheme="minorBidi"/>
            <w:noProof/>
            <w:lang w:eastAsia="fr-FR"/>
          </w:rPr>
          <w:tab/>
        </w:r>
        <w:r w:rsidRPr="00D53A53" w:rsidR="000833CB">
          <w:rPr>
            <w:rStyle w:val="Hyperlink"/>
            <w:noProof/>
          </w:rPr>
          <w:t>L’ordre de S/R OPCVM simple marché local (AWB Collecteur d’ordres)</w:t>
        </w:r>
        <w:r w:rsidR="000833CB">
          <w:rPr>
            <w:noProof/>
            <w:webHidden/>
          </w:rPr>
          <w:tab/>
        </w:r>
        <w:r w:rsidR="00522D8A">
          <w:rPr>
            <w:noProof/>
            <w:webHidden/>
          </w:rPr>
          <w:fldChar w:fldCharType="begin"/>
        </w:r>
        <w:r w:rsidR="000833CB">
          <w:rPr>
            <w:noProof/>
            <w:webHidden/>
          </w:rPr>
          <w:instrText xml:space="preserve"> PAGEREF _Toc409973626 \h </w:instrText>
        </w:r>
        <w:r w:rsidR="00522D8A">
          <w:rPr>
            <w:noProof/>
            <w:webHidden/>
          </w:rPr>
        </w:r>
        <w:r w:rsidR="00522D8A">
          <w:rPr>
            <w:noProof/>
            <w:webHidden/>
          </w:rPr>
          <w:fldChar w:fldCharType="separate"/>
        </w:r>
        <w:r w:rsidR="00CC4092">
          <w:rPr>
            <w:noProof/>
            <w:webHidden/>
          </w:rPr>
          <w:t>27</w:t>
        </w:r>
        <w:r w:rsidR="00522D8A">
          <w:rPr>
            <w:noProof/>
            <w:webHidden/>
          </w:rPr>
          <w:fldChar w:fldCharType="end"/>
        </w:r>
      </w:hyperlink>
    </w:p>
    <w:p w:rsidR="000833CB" w:rsidRDefault="006A31BA" w14:paraId="71984C1A" w14:textId="77777777">
      <w:pPr>
        <w:pStyle w:val="TOC3"/>
        <w:rPr>
          <w:rFonts w:asciiTheme="minorHAnsi" w:hAnsiTheme="minorHAnsi" w:eastAsiaTheme="minorEastAsia" w:cstheme="minorBidi"/>
          <w:noProof/>
          <w:lang w:eastAsia="fr-FR"/>
        </w:rPr>
      </w:pPr>
      <w:hyperlink w:history="1" w:anchor="_Toc409973627">
        <w:r w:rsidRPr="00D53A53" w:rsidR="000833CB">
          <w:rPr>
            <w:rStyle w:val="Hyperlink"/>
            <w:noProof/>
          </w:rPr>
          <w:t>3.5.1</w:t>
        </w:r>
        <w:r w:rsidR="000833CB">
          <w:rPr>
            <w:rFonts w:asciiTheme="minorHAnsi" w:hAnsiTheme="minorHAnsi" w:eastAsiaTheme="minorEastAsia" w:cstheme="minorBidi"/>
            <w:noProof/>
            <w:lang w:eastAsia="fr-FR"/>
          </w:rPr>
          <w:tab/>
        </w:r>
        <w:r w:rsidRPr="00D53A53" w:rsidR="000833CB">
          <w:rPr>
            <w:rStyle w:val="Hyperlink"/>
            <w:noProof/>
          </w:rPr>
          <w:t>Description générale</w:t>
        </w:r>
        <w:r w:rsidR="000833CB">
          <w:rPr>
            <w:noProof/>
            <w:webHidden/>
          </w:rPr>
          <w:tab/>
        </w:r>
        <w:r w:rsidR="00522D8A">
          <w:rPr>
            <w:noProof/>
            <w:webHidden/>
          </w:rPr>
          <w:fldChar w:fldCharType="begin"/>
        </w:r>
        <w:r w:rsidR="000833CB">
          <w:rPr>
            <w:noProof/>
            <w:webHidden/>
          </w:rPr>
          <w:instrText xml:space="preserve"> PAGEREF _Toc409973627 \h </w:instrText>
        </w:r>
        <w:r w:rsidR="00522D8A">
          <w:rPr>
            <w:noProof/>
            <w:webHidden/>
          </w:rPr>
        </w:r>
        <w:r w:rsidR="00522D8A">
          <w:rPr>
            <w:noProof/>
            <w:webHidden/>
          </w:rPr>
          <w:fldChar w:fldCharType="separate"/>
        </w:r>
        <w:r w:rsidR="00CC4092">
          <w:rPr>
            <w:noProof/>
            <w:webHidden/>
          </w:rPr>
          <w:t>27</w:t>
        </w:r>
        <w:r w:rsidR="00522D8A">
          <w:rPr>
            <w:noProof/>
            <w:webHidden/>
          </w:rPr>
          <w:fldChar w:fldCharType="end"/>
        </w:r>
      </w:hyperlink>
    </w:p>
    <w:p w:rsidR="000833CB" w:rsidRDefault="006A31BA" w14:paraId="7AAC67B8" w14:textId="77777777">
      <w:pPr>
        <w:pStyle w:val="TOC3"/>
        <w:rPr>
          <w:rFonts w:asciiTheme="minorHAnsi" w:hAnsiTheme="minorHAnsi" w:eastAsiaTheme="minorEastAsia" w:cstheme="minorBidi"/>
          <w:noProof/>
          <w:lang w:eastAsia="fr-FR"/>
        </w:rPr>
      </w:pPr>
      <w:hyperlink w:history="1" w:anchor="_Toc409973628">
        <w:r w:rsidRPr="00D53A53" w:rsidR="000833CB">
          <w:rPr>
            <w:rStyle w:val="Hyperlink"/>
            <w:noProof/>
          </w:rPr>
          <w:t>3.5.2</w:t>
        </w:r>
        <w:r w:rsidR="000833CB">
          <w:rPr>
            <w:rFonts w:asciiTheme="minorHAnsi" w:hAnsiTheme="minorHAnsi" w:eastAsiaTheme="minorEastAsia" w:cstheme="minorBidi"/>
            <w:noProof/>
            <w:lang w:eastAsia="fr-FR"/>
          </w:rPr>
          <w:tab/>
        </w:r>
        <w:r w:rsidRPr="00D53A53" w:rsidR="000833CB">
          <w:rPr>
            <w:rStyle w:val="Hyperlink"/>
            <w:noProof/>
          </w:rPr>
          <w:t>Description détaillée</w:t>
        </w:r>
        <w:r w:rsidR="000833CB">
          <w:rPr>
            <w:noProof/>
            <w:webHidden/>
          </w:rPr>
          <w:tab/>
        </w:r>
        <w:r w:rsidR="00522D8A">
          <w:rPr>
            <w:noProof/>
            <w:webHidden/>
          </w:rPr>
          <w:fldChar w:fldCharType="begin"/>
        </w:r>
        <w:r w:rsidR="000833CB">
          <w:rPr>
            <w:noProof/>
            <w:webHidden/>
          </w:rPr>
          <w:instrText xml:space="preserve"> PAGEREF _Toc409973628 \h </w:instrText>
        </w:r>
        <w:r w:rsidR="00522D8A">
          <w:rPr>
            <w:noProof/>
            <w:webHidden/>
          </w:rPr>
        </w:r>
        <w:r w:rsidR="00522D8A">
          <w:rPr>
            <w:noProof/>
            <w:webHidden/>
          </w:rPr>
          <w:fldChar w:fldCharType="separate"/>
        </w:r>
        <w:r w:rsidR="00CC4092">
          <w:rPr>
            <w:noProof/>
            <w:webHidden/>
          </w:rPr>
          <w:t>27</w:t>
        </w:r>
        <w:r w:rsidR="00522D8A">
          <w:rPr>
            <w:noProof/>
            <w:webHidden/>
          </w:rPr>
          <w:fldChar w:fldCharType="end"/>
        </w:r>
      </w:hyperlink>
    </w:p>
    <w:p w:rsidR="000833CB" w:rsidRDefault="006A31BA" w14:paraId="4313FBCC" w14:textId="77777777">
      <w:pPr>
        <w:pStyle w:val="TOC3"/>
        <w:rPr>
          <w:rFonts w:asciiTheme="minorHAnsi" w:hAnsiTheme="minorHAnsi" w:eastAsiaTheme="minorEastAsia" w:cstheme="minorBidi"/>
          <w:noProof/>
          <w:lang w:eastAsia="fr-FR"/>
        </w:rPr>
      </w:pPr>
      <w:hyperlink w:history="1" w:anchor="_Toc409973629">
        <w:r w:rsidRPr="00D53A53" w:rsidR="000833CB">
          <w:rPr>
            <w:rStyle w:val="Hyperlink"/>
            <w:noProof/>
          </w:rPr>
          <w:t>3.5.3</w:t>
        </w:r>
        <w:r w:rsidR="000833CB">
          <w:rPr>
            <w:rFonts w:asciiTheme="minorHAnsi" w:hAnsiTheme="minorHAnsi" w:eastAsiaTheme="minorEastAsia" w:cstheme="minorBidi"/>
            <w:noProof/>
            <w:lang w:eastAsia="fr-FR"/>
          </w:rPr>
          <w:tab/>
        </w:r>
        <w:r w:rsidRPr="00D53A53" w:rsidR="000833CB">
          <w:rPr>
            <w:rStyle w:val="Hyperlink"/>
            <w:noProof/>
          </w:rPr>
          <w:t>Alertes et notifications</w:t>
        </w:r>
        <w:r w:rsidR="000833CB">
          <w:rPr>
            <w:noProof/>
            <w:webHidden/>
          </w:rPr>
          <w:tab/>
        </w:r>
        <w:r w:rsidR="00522D8A">
          <w:rPr>
            <w:noProof/>
            <w:webHidden/>
          </w:rPr>
          <w:fldChar w:fldCharType="begin"/>
        </w:r>
        <w:r w:rsidR="000833CB">
          <w:rPr>
            <w:noProof/>
            <w:webHidden/>
          </w:rPr>
          <w:instrText xml:space="preserve"> PAGEREF _Toc409973629 \h </w:instrText>
        </w:r>
        <w:r w:rsidR="00522D8A">
          <w:rPr>
            <w:noProof/>
            <w:webHidden/>
          </w:rPr>
        </w:r>
        <w:r w:rsidR="00522D8A">
          <w:rPr>
            <w:noProof/>
            <w:webHidden/>
          </w:rPr>
          <w:fldChar w:fldCharType="separate"/>
        </w:r>
        <w:r w:rsidR="00CC4092">
          <w:rPr>
            <w:noProof/>
            <w:webHidden/>
          </w:rPr>
          <w:t>30</w:t>
        </w:r>
        <w:r w:rsidR="00522D8A">
          <w:rPr>
            <w:noProof/>
            <w:webHidden/>
          </w:rPr>
          <w:fldChar w:fldCharType="end"/>
        </w:r>
      </w:hyperlink>
    </w:p>
    <w:p w:rsidR="000833CB" w:rsidRDefault="006A31BA" w14:paraId="70AFA7FC" w14:textId="77777777">
      <w:pPr>
        <w:pStyle w:val="TOC2"/>
        <w:tabs>
          <w:tab w:val="left" w:pos="849"/>
        </w:tabs>
        <w:rPr>
          <w:rFonts w:asciiTheme="minorHAnsi" w:hAnsiTheme="minorHAnsi" w:eastAsiaTheme="minorEastAsia" w:cstheme="minorBidi"/>
          <w:noProof/>
          <w:lang w:eastAsia="fr-FR"/>
        </w:rPr>
      </w:pPr>
      <w:hyperlink w:history="1" w:anchor="_Toc409973630">
        <w:r w:rsidRPr="00D53A53" w:rsidR="000833CB">
          <w:rPr>
            <w:rStyle w:val="Hyperlink"/>
            <w:iCs/>
            <w:noProof/>
          </w:rPr>
          <w:t>3.6</w:t>
        </w:r>
        <w:r w:rsidR="000833CB">
          <w:rPr>
            <w:rFonts w:asciiTheme="minorHAnsi" w:hAnsiTheme="minorHAnsi" w:eastAsiaTheme="minorEastAsia" w:cstheme="minorBidi"/>
            <w:noProof/>
            <w:lang w:eastAsia="fr-FR"/>
          </w:rPr>
          <w:tab/>
        </w:r>
        <w:r w:rsidRPr="00D53A53" w:rsidR="000833CB">
          <w:rPr>
            <w:rStyle w:val="Hyperlink"/>
            <w:iCs/>
            <w:noProof/>
          </w:rPr>
          <w:t>Ordre de souscription rachat OPCVM marché local : cas d’un aller / retour</w:t>
        </w:r>
        <w:r w:rsidR="000833CB">
          <w:rPr>
            <w:noProof/>
            <w:webHidden/>
          </w:rPr>
          <w:tab/>
        </w:r>
        <w:r w:rsidR="00522D8A">
          <w:rPr>
            <w:noProof/>
            <w:webHidden/>
          </w:rPr>
          <w:fldChar w:fldCharType="begin"/>
        </w:r>
        <w:r w:rsidR="000833CB">
          <w:rPr>
            <w:noProof/>
            <w:webHidden/>
          </w:rPr>
          <w:instrText xml:space="preserve"> PAGEREF _Toc409973630 \h </w:instrText>
        </w:r>
        <w:r w:rsidR="00522D8A">
          <w:rPr>
            <w:noProof/>
            <w:webHidden/>
          </w:rPr>
        </w:r>
        <w:r w:rsidR="00522D8A">
          <w:rPr>
            <w:noProof/>
            <w:webHidden/>
          </w:rPr>
          <w:fldChar w:fldCharType="separate"/>
        </w:r>
        <w:r w:rsidR="00CC4092">
          <w:rPr>
            <w:noProof/>
            <w:webHidden/>
          </w:rPr>
          <w:t>31</w:t>
        </w:r>
        <w:r w:rsidR="00522D8A">
          <w:rPr>
            <w:noProof/>
            <w:webHidden/>
          </w:rPr>
          <w:fldChar w:fldCharType="end"/>
        </w:r>
      </w:hyperlink>
    </w:p>
    <w:p w:rsidR="000833CB" w:rsidRDefault="006A31BA" w14:paraId="1DCC5773" w14:textId="77777777">
      <w:pPr>
        <w:pStyle w:val="TOC3"/>
        <w:rPr>
          <w:rFonts w:asciiTheme="minorHAnsi" w:hAnsiTheme="minorHAnsi" w:eastAsiaTheme="minorEastAsia" w:cstheme="minorBidi"/>
          <w:noProof/>
          <w:lang w:eastAsia="fr-FR"/>
        </w:rPr>
      </w:pPr>
      <w:hyperlink w:history="1" w:anchor="_Toc409973631">
        <w:r w:rsidRPr="00D53A53" w:rsidR="000833CB">
          <w:rPr>
            <w:rStyle w:val="Hyperlink"/>
            <w:noProof/>
          </w:rPr>
          <w:t>3.6.1</w:t>
        </w:r>
        <w:r w:rsidR="000833CB">
          <w:rPr>
            <w:rFonts w:asciiTheme="minorHAnsi" w:hAnsiTheme="minorHAnsi" w:eastAsiaTheme="minorEastAsia" w:cstheme="minorBidi"/>
            <w:noProof/>
            <w:lang w:eastAsia="fr-FR"/>
          </w:rPr>
          <w:tab/>
        </w:r>
        <w:r w:rsidRPr="00D53A53" w:rsidR="000833CB">
          <w:rPr>
            <w:rStyle w:val="Hyperlink"/>
            <w:noProof/>
          </w:rPr>
          <w:t>Description générale</w:t>
        </w:r>
        <w:r w:rsidR="000833CB">
          <w:rPr>
            <w:noProof/>
            <w:webHidden/>
          </w:rPr>
          <w:tab/>
        </w:r>
        <w:r w:rsidR="00522D8A">
          <w:rPr>
            <w:noProof/>
            <w:webHidden/>
          </w:rPr>
          <w:fldChar w:fldCharType="begin"/>
        </w:r>
        <w:r w:rsidR="000833CB">
          <w:rPr>
            <w:noProof/>
            <w:webHidden/>
          </w:rPr>
          <w:instrText xml:space="preserve"> PAGEREF _Toc409973631 \h </w:instrText>
        </w:r>
        <w:r w:rsidR="00522D8A">
          <w:rPr>
            <w:noProof/>
            <w:webHidden/>
          </w:rPr>
        </w:r>
        <w:r w:rsidR="00522D8A">
          <w:rPr>
            <w:noProof/>
            <w:webHidden/>
          </w:rPr>
          <w:fldChar w:fldCharType="separate"/>
        </w:r>
        <w:r w:rsidR="00CC4092">
          <w:rPr>
            <w:noProof/>
            <w:webHidden/>
          </w:rPr>
          <w:t>31</w:t>
        </w:r>
        <w:r w:rsidR="00522D8A">
          <w:rPr>
            <w:noProof/>
            <w:webHidden/>
          </w:rPr>
          <w:fldChar w:fldCharType="end"/>
        </w:r>
      </w:hyperlink>
    </w:p>
    <w:p w:rsidR="000833CB" w:rsidRDefault="006A31BA" w14:paraId="434395A4" w14:textId="77777777">
      <w:pPr>
        <w:pStyle w:val="TOC3"/>
        <w:rPr>
          <w:rFonts w:asciiTheme="minorHAnsi" w:hAnsiTheme="minorHAnsi" w:eastAsiaTheme="minorEastAsia" w:cstheme="minorBidi"/>
          <w:noProof/>
          <w:lang w:eastAsia="fr-FR"/>
        </w:rPr>
      </w:pPr>
      <w:hyperlink w:history="1" w:anchor="_Toc409973632">
        <w:r w:rsidRPr="00D53A53" w:rsidR="000833CB">
          <w:rPr>
            <w:rStyle w:val="Hyperlink"/>
            <w:noProof/>
          </w:rPr>
          <w:t>3.6.2</w:t>
        </w:r>
        <w:r w:rsidR="000833CB">
          <w:rPr>
            <w:rFonts w:asciiTheme="minorHAnsi" w:hAnsiTheme="minorHAnsi" w:eastAsiaTheme="minorEastAsia" w:cstheme="minorBidi"/>
            <w:noProof/>
            <w:lang w:eastAsia="fr-FR"/>
          </w:rPr>
          <w:tab/>
        </w:r>
        <w:r w:rsidRPr="00D53A53" w:rsidR="000833CB">
          <w:rPr>
            <w:rStyle w:val="Hyperlink"/>
            <w:noProof/>
          </w:rPr>
          <w:t>Description détaillée</w:t>
        </w:r>
        <w:r w:rsidR="000833CB">
          <w:rPr>
            <w:noProof/>
            <w:webHidden/>
          </w:rPr>
          <w:tab/>
        </w:r>
        <w:r w:rsidR="00522D8A">
          <w:rPr>
            <w:noProof/>
            <w:webHidden/>
          </w:rPr>
          <w:fldChar w:fldCharType="begin"/>
        </w:r>
        <w:r w:rsidR="000833CB">
          <w:rPr>
            <w:noProof/>
            <w:webHidden/>
          </w:rPr>
          <w:instrText xml:space="preserve"> PAGEREF _Toc409973632 \h </w:instrText>
        </w:r>
        <w:r w:rsidR="00522D8A">
          <w:rPr>
            <w:noProof/>
            <w:webHidden/>
          </w:rPr>
        </w:r>
        <w:r w:rsidR="00522D8A">
          <w:rPr>
            <w:noProof/>
            <w:webHidden/>
          </w:rPr>
          <w:fldChar w:fldCharType="separate"/>
        </w:r>
        <w:r w:rsidR="00CC4092">
          <w:rPr>
            <w:noProof/>
            <w:webHidden/>
          </w:rPr>
          <w:t>31</w:t>
        </w:r>
        <w:r w:rsidR="00522D8A">
          <w:rPr>
            <w:noProof/>
            <w:webHidden/>
          </w:rPr>
          <w:fldChar w:fldCharType="end"/>
        </w:r>
      </w:hyperlink>
    </w:p>
    <w:p w:rsidR="000833CB" w:rsidRDefault="006A31BA" w14:paraId="12D09DA1" w14:textId="77777777">
      <w:pPr>
        <w:pStyle w:val="TOC2"/>
        <w:tabs>
          <w:tab w:val="left" w:pos="849"/>
        </w:tabs>
        <w:rPr>
          <w:rFonts w:asciiTheme="minorHAnsi" w:hAnsiTheme="minorHAnsi" w:eastAsiaTheme="minorEastAsia" w:cstheme="minorBidi"/>
          <w:noProof/>
          <w:lang w:eastAsia="fr-FR"/>
        </w:rPr>
      </w:pPr>
      <w:hyperlink w:history="1" w:anchor="_Toc409973633">
        <w:r w:rsidRPr="00D53A53" w:rsidR="000833CB">
          <w:rPr>
            <w:rStyle w:val="Hyperlink"/>
            <w:noProof/>
          </w:rPr>
          <w:t>3.7</w:t>
        </w:r>
        <w:r w:rsidR="000833CB">
          <w:rPr>
            <w:rFonts w:asciiTheme="minorHAnsi" w:hAnsiTheme="minorHAnsi" w:eastAsiaTheme="minorEastAsia" w:cstheme="minorBidi"/>
            <w:noProof/>
            <w:lang w:eastAsia="fr-FR"/>
          </w:rPr>
          <w:tab/>
        </w:r>
        <w:r w:rsidRPr="00D53A53" w:rsidR="000833CB">
          <w:rPr>
            <w:rStyle w:val="Hyperlink"/>
            <w:noProof/>
          </w:rPr>
          <w:t>Ordre de S/R OPCVM simple marché local (Wafa Gestion Collecteur d’ordres)</w:t>
        </w:r>
        <w:r w:rsidR="000833CB">
          <w:rPr>
            <w:noProof/>
            <w:webHidden/>
          </w:rPr>
          <w:tab/>
        </w:r>
        <w:r w:rsidR="00522D8A">
          <w:rPr>
            <w:noProof/>
            <w:webHidden/>
          </w:rPr>
          <w:fldChar w:fldCharType="begin"/>
        </w:r>
        <w:r w:rsidR="000833CB">
          <w:rPr>
            <w:noProof/>
            <w:webHidden/>
          </w:rPr>
          <w:instrText xml:space="preserve"> PAGEREF _Toc409973633 \h </w:instrText>
        </w:r>
        <w:r w:rsidR="00522D8A">
          <w:rPr>
            <w:noProof/>
            <w:webHidden/>
          </w:rPr>
        </w:r>
        <w:r w:rsidR="00522D8A">
          <w:rPr>
            <w:noProof/>
            <w:webHidden/>
          </w:rPr>
          <w:fldChar w:fldCharType="separate"/>
        </w:r>
        <w:r w:rsidR="00CC4092">
          <w:rPr>
            <w:noProof/>
            <w:webHidden/>
          </w:rPr>
          <w:t>31</w:t>
        </w:r>
        <w:r w:rsidR="00522D8A">
          <w:rPr>
            <w:noProof/>
            <w:webHidden/>
          </w:rPr>
          <w:fldChar w:fldCharType="end"/>
        </w:r>
      </w:hyperlink>
    </w:p>
    <w:p w:rsidR="000833CB" w:rsidRDefault="006A31BA" w14:paraId="683BF64A" w14:textId="77777777">
      <w:pPr>
        <w:pStyle w:val="TOC3"/>
        <w:rPr>
          <w:rFonts w:asciiTheme="minorHAnsi" w:hAnsiTheme="minorHAnsi" w:eastAsiaTheme="minorEastAsia" w:cstheme="minorBidi"/>
          <w:noProof/>
          <w:lang w:eastAsia="fr-FR"/>
        </w:rPr>
      </w:pPr>
      <w:hyperlink w:history="1" w:anchor="_Toc409973634">
        <w:r w:rsidRPr="00D53A53" w:rsidR="000833CB">
          <w:rPr>
            <w:rStyle w:val="Hyperlink"/>
            <w:noProof/>
          </w:rPr>
          <w:t>3.7.1</w:t>
        </w:r>
        <w:r w:rsidR="000833CB">
          <w:rPr>
            <w:rFonts w:asciiTheme="minorHAnsi" w:hAnsiTheme="minorHAnsi" w:eastAsiaTheme="minorEastAsia" w:cstheme="minorBidi"/>
            <w:noProof/>
            <w:lang w:eastAsia="fr-FR"/>
          </w:rPr>
          <w:tab/>
        </w:r>
        <w:r w:rsidRPr="00D53A53" w:rsidR="000833CB">
          <w:rPr>
            <w:rStyle w:val="Hyperlink"/>
            <w:noProof/>
          </w:rPr>
          <w:t>Description générale</w:t>
        </w:r>
        <w:r w:rsidR="000833CB">
          <w:rPr>
            <w:noProof/>
            <w:webHidden/>
          </w:rPr>
          <w:tab/>
        </w:r>
        <w:r w:rsidR="00522D8A">
          <w:rPr>
            <w:noProof/>
            <w:webHidden/>
          </w:rPr>
          <w:fldChar w:fldCharType="begin"/>
        </w:r>
        <w:r w:rsidR="000833CB">
          <w:rPr>
            <w:noProof/>
            <w:webHidden/>
          </w:rPr>
          <w:instrText xml:space="preserve"> PAGEREF _Toc409973634 \h </w:instrText>
        </w:r>
        <w:r w:rsidR="00522D8A">
          <w:rPr>
            <w:noProof/>
            <w:webHidden/>
          </w:rPr>
        </w:r>
        <w:r w:rsidR="00522D8A">
          <w:rPr>
            <w:noProof/>
            <w:webHidden/>
          </w:rPr>
          <w:fldChar w:fldCharType="separate"/>
        </w:r>
        <w:r w:rsidR="00CC4092">
          <w:rPr>
            <w:noProof/>
            <w:webHidden/>
          </w:rPr>
          <w:t>31</w:t>
        </w:r>
        <w:r w:rsidR="00522D8A">
          <w:rPr>
            <w:noProof/>
            <w:webHidden/>
          </w:rPr>
          <w:fldChar w:fldCharType="end"/>
        </w:r>
      </w:hyperlink>
    </w:p>
    <w:p w:rsidR="000833CB" w:rsidRDefault="006A31BA" w14:paraId="5F6455B0" w14:textId="77777777">
      <w:pPr>
        <w:pStyle w:val="TOC2"/>
        <w:tabs>
          <w:tab w:val="left" w:pos="849"/>
        </w:tabs>
        <w:rPr>
          <w:rFonts w:asciiTheme="minorHAnsi" w:hAnsiTheme="minorHAnsi" w:eastAsiaTheme="minorEastAsia" w:cstheme="minorBidi"/>
          <w:noProof/>
          <w:lang w:eastAsia="fr-FR"/>
        </w:rPr>
      </w:pPr>
      <w:hyperlink w:history="1" w:anchor="_Toc409973635">
        <w:r w:rsidRPr="00D53A53" w:rsidR="000833CB">
          <w:rPr>
            <w:rStyle w:val="Hyperlink"/>
            <w:noProof/>
          </w:rPr>
          <w:t>3.8</w:t>
        </w:r>
        <w:r w:rsidR="000833CB">
          <w:rPr>
            <w:rFonts w:asciiTheme="minorHAnsi" w:hAnsiTheme="minorHAnsi" w:eastAsiaTheme="minorEastAsia" w:cstheme="minorBidi"/>
            <w:noProof/>
            <w:lang w:eastAsia="fr-FR"/>
          </w:rPr>
          <w:tab/>
        </w:r>
        <w:r w:rsidRPr="00D53A53" w:rsidR="000833CB">
          <w:rPr>
            <w:rStyle w:val="Hyperlink"/>
            <w:noProof/>
          </w:rPr>
          <w:t>Ordre de Souscription  / Rachat OPCVM groupé marché local</w:t>
        </w:r>
        <w:r w:rsidR="000833CB">
          <w:rPr>
            <w:noProof/>
            <w:webHidden/>
          </w:rPr>
          <w:tab/>
        </w:r>
        <w:r w:rsidR="00522D8A">
          <w:rPr>
            <w:noProof/>
            <w:webHidden/>
          </w:rPr>
          <w:fldChar w:fldCharType="begin"/>
        </w:r>
        <w:r w:rsidR="000833CB">
          <w:rPr>
            <w:noProof/>
            <w:webHidden/>
          </w:rPr>
          <w:instrText xml:space="preserve"> PAGEREF _Toc409973635 \h </w:instrText>
        </w:r>
        <w:r w:rsidR="00522D8A">
          <w:rPr>
            <w:noProof/>
            <w:webHidden/>
          </w:rPr>
        </w:r>
        <w:r w:rsidR="00522D8A">
          <w:rPr>
            <w:noProof/>
            <w:webHidden/>
          </w:rPr>
          <w:fldChar w:fldCharType="separate"/>
        </w:r>
        <w:r w:rsidR="00CC4092">
          <w:rPr>
            <w:noProof/>
            <w:webHidden/>
          </w:rPr>
          <w:t>31</w:t>
        </w:r>
        <w:r w:rsidR="00522D8A">
          <w:rPr>
            <w:noProof/>
            <w:webHidden/>
          </w:rPr>
          <w:fldChar w:fldCharType="end"/>
        </w:r>
      </w:hyperlink>
    </w:p>
    <w:p w:rsidR="000833CB" w:rsidRDefault="006A31BA" w14:paraId="273834DA" w14:textId="77777777">
      <w:pPr>
        <w:pStyle w:val="TOC1"/>
        <w:rPr>
          <w:rFonts w:asciiTheme="minorHAnsi" w:hAnsiTheme="minorHAnsi" w:eastAsiaTheme="minorEastAsia" w:cstheme="minorBidi"/>
          <w:noProof/>
          <w:lang w:eastAsia="fr-FR"/>
        </w:rPr>
      </w:pPr>
      <w:hyperlink w:history="1" w:anchor="_Toc409973636">
        <w:r w:rsidRPr="00D53A53" w:rsidR="000833CB">
          <w:rPr>
            <w:rStyle w:val="Hyperlink"/>
            <w:noProof/>
          </w:rPr>
          <w:t>4</w:t>
        </w:r>
        <w:r w:rsidR="000833CB">
          <w:rPr>
            <w:rFonts w:asciiTheme="minorHAnsi" w:hAnsiTheme="minorHAnsi" w:eastAsiaTheme="minorEastAsia" w:cstheme="minorBidi"/>
            <w:noProof/>
            <w:lang w:eastAsia="fr-FR"/>
          </w:rPr>
          <w:tab/>
        </w:r>
        <w:r w:rsidRPr="00D53A53" w:rsidR="000833CB">
          <w:rPr>
            <w:rStyle w:val="Hyperlink"/>
            <w:noProof/>
          </w:rPr>
          <w:t>Services/ Activités</w:t>
        </w:r>
        <w:r w:rsidR="000833CB">
          <w:rPr>
            <w:noProof/>
            <w:webHidden/>
          </w:rPr>
          <w:tab/>
        </w:r>
        <w:r w:rsidR="00522D8A">
          <w:rPr>
            <w:noProof/>
            <w:webHidden/>
          </w:rPr>
          <w:fldChar w:fldCharType="begin"/>
        </w:r>
        <w:r w:rsidR="000833CB">
          <w:rPr>
            <w:noProof/>
            <w:webHidden/>
          </w:rPr>
          <w:instrText xml:space="preserve"> PAGEREF _Toc409973636 \h </w:instrText>
        </w:r>
        <w:r w:rsidR="00522D8A">
          <w:rPr>
            <w:noProof/>
            <w:webHidden/>
          </w:rPr>
        </w:r>
        <w:r w:rsidR="00522D8A">
          <w:rPr>
            <w:noProof/>
            <w:webHidden/>
          </w:rPr>
          <w:fldChar w:fldCharType="separate"/>
        </w:r>
        <w:r w:rsidR="00CC4092">
          <w:rPr>
            <w:noProof/>
            <w:webHidden/>
          </w:rPr>
          <w:t>32</w:t>
        </w:r>
        <w:r w:rsidR="00522D8A">
          <w:rPr>
            <w:noProof/>
            <w:webHidden/>
          </w:rPr>
          <w:fldChar w:fldCharType="end"/>
        </w:r>
      </w:hyperlink>
    </w:p>
    <w:p w:rsidR="000833CB" w:rsidRDefault="006A31BA" w14:paraId="325068F6" w14:textId="77777777">
      <w:pPr>
        <w:pStyle w:val="TOC2"/>
        <w:tabs>
          <w:tab w:val="left" w:pos="849"/>
        </w:tabs>
        <w:rPr>
          <w:rFonts w:asciiTheme="minorHAnsi" w:hAnsiTheme="minorHAnsi" w:eastAsiaTheme="minorEastAsia" w:cstheme="minorBidi"/>
          <w:noProof/>
          <w:lang w:eastAsia="fr-FR"/>
        </w:rPr>
      </w:pPr>
      <w:hyperlink w:history="1" w:anchor="_Toc409973637">
        <w:r w:rsidRPr="00D53A53" w:rsidR="000833CB">
          <w:rPr>
            <w:rStyle w:val="Hyperlink"/>
            <w:noProof/>
          </w:rPr>
          <w:t>4.1</w:t>
        </w:r>
        <w:r w:rsidR="000833CB">
          <w:rPr>
            <w:rFonts w:asciiTheme="minorHAnsi" w:hAnsiTheme="minorHAnsi" w:eastAsiaTheme="minorEastAsia" w:cstheme="minorBidi"/>
            <w:noProof/>
            <w:lang w:eastAsia="fr-FR"/>
          </w:rPr>
          <w:tab/>
        </w:r>
        <w:r w:rsidRPr="00D53A53" w:rsidR="000833CB">
          <w:rPr>
            <w:rStyle w:val="Hyperlink"/>
            <w:noProof/>
          </w:rPr>
          <w:t>Déduction des données de l’ordre</w:t>
        </w:r>
        <w:r w:rsidR="000833CB">
          <w:rPr>
            <w:noProof/>
            <w:webHidden/>
          </w:rPr>
          <w:tab/>
        </w:r>
        <w:r w:rsidR="00522D8A">
          <w:rPr>
            <w:noProof/>
            <w:webHidden/>
          </w:rPr>
          <w:fldChar w:fldCharType="begin"/>
        </w:r>
        <w:r w:rsidR="000833CB">
          <w:rPr>
            <w:noProof/>
            <w:webHidden/>
          </w:rPr>
          <w:instrText xml:space="preserve"> PAGEREF _Toc409973637 \h </w:instrText>
        </w:r>
        <w:r w:rsidR="00522D8A">
          <w:rPr>
            <w:noProof/>
            <w:webHidden/>
          </w:rPr>
        </w:r>
        <w:r w:rsidR="00522D8A">
          <w:rPr>
            <w:noProof/>
            <w:webHidden/>
          </w:rPr>
          <w:fldChar w:fldCharType="separate"/>
        </w:r>
        <w:r w:rsidR="00CC4092">
          <w:rPr>
            <w:noProof/>
            <w:webHidden/>
          </w:rPr>
          <w:t>32</w:t>
        </w:r>
        <w:r w:rsidR="00522D8A">
          <w:rPr>
            <w:noProof/>
            <w:webHidden/>
          </w:rPr>
          <w:fldChar w:fldCharType="end"/>
        </w:r>
      </w:hyperlink>
    </w:p>
    <w:p w:rsidR="000833CB" w:rsidRDefault="006A31BA" w14:paraId="51D77012" w14:textId="77777777">
      <w:pPr>
        <w:pStyle w:val="TOC3"/>
        <w:rPr>
          <w:rFonts w:asciiTheme="minorHAnsi" w:hAnsiTheme="minorHAnsi" w:eastAsiaTheme="minorEastAsia" w:cstheme="minorBidi"/>
          <w:noProof/>
          <w:lang w:eastAsia="fr-FR"/>
        </w:rPr>
      </w:pPr>
      <w:hyperlink w:history="1" w:anchor="_Toc409973638">
        <w:r w:rsidRPr="00D53A53" w:rsidR="000833CB">
          <w:rPr>
            <w:rStyle w:val="Hyperlink"/>
            <w:noProof/>
          </w:rPr>
          <w:t>4.1.1</w:t>
        </w:r>
        <w:r w:rsidR="000833CB">
          <w:rPr>
            <w:rFonts w:asciiTheme="minorHAnsi" w:hAnsiTheme="minorHAnsi" w:eastAsiaTheme="minorEastAsia" w:cstheme="minorBidi"/>
            <w:noProof/>
            <w:lang w:eastAsia="fr-FR"/>
          </w:rPr>
          <w:tab/>
        </w:r>
        <w:r w:rsidRPr="00D53A53" w:rsidR="000833CB">
          <w:rPr>
            <w:rStyle w:val="Hyperlink"/>
            <w:noProof/>
          </w:rPr>
          <w:t>Les ordres de bourse :</w:t>
        </w:r>
        <w:r w:rsidR="000833CB">
          <w:rPr>
            <w:noProof/>
            <w:webHidden/>
          </w:rPr>
          <w:tab/>
        </w:r>
        <w:r w:rsidR="00522D8A">
          <w:rPr>
            <w:noProof/>
            <w:webHidden/>
          </w:rPr>
          <w:fldChar w:fldCharType="begin"/>
        </w:r>
        <w:r w:rsidR="000833CB">
          <w:rPr>
            <w:noProof/>
            <w:webHidden/>
          </w:rPr>
          <w:instrText xml:space="preserve"> PAGEREF _Toc409973638 \h </w:instrText>
        </w:r>
        <w:r w:rsidR="00522D8A">
          <w:rPr>
            <w:noProof/>
            <w:webHidden/>
          </w:rPr>
        </w:r>
        <w:r w:rsidR="00522D8A">
          <w:rPr>
            <w:noProof/>
            <w:webHidden/>
          </w:rPr>
          <w:fldChar w:fldCharType="separate"/>
        </w:r>
        <w:r w:rsidR="00CC4092">
          <w:rPr>
            <w:noProof/>
            <w:webHidden/>
          </w:rPr>
          <w:t>32</w:t>
        </w:r>
        <w:r w:rsidR="00522D8A">
          <w:rPr>
            <w:noProof/>
            <w:webHidden/>
          </w:rPr>
          <w:fldChar w:fldCharType="end"/>
        </w:r>
      </w:hyperlink>
    </w:p>
    <w:p w:rsidR="000833CB" w:rsidRDefault="006A31BA" w14:paraId="50F3400D" w14:textId="77777777">
      <w:pPr>
        <w:pStyle w:val="TOC3"/>
        <w:rPr>
          <w:rFonts w:asciiTheme="minorHAnsi" w:hAnsiTheme="minorHAnsi" w:eastAsiaTheme="minorEastAsia" w:cstheme="minorBidi"/>
          <w:noProof/>
          <w:lang w:eastAsia="fr-FR"/>
        </w:rPr>
      </w:pPr>
      <w:hyperlink w:history="1" w:anchor="_Toc409973639">
        <w:r w:rsidRPr="00D53A53" w:rsidR="000833CB">
          <w:rPr>
            <w:rStyle w:val="Hyperlink"/>
            <w:noProof/>
          </w:rPr>
          <w:t>4.1.2</w:t>
        </w:r>
        <w:r w:rsidR="000833CB">
          <w:rPr>
            <w:rFonts w:asciiTheme="minorHAnsi" w:hAnsiTheme="minorHAnsi" w:eastAsiaTheme="minorEastAsia" w:cstheme="minorBidi"/>
            <w:noProof/>
            <w:lang w:eastAsia="fr-FR"/>
          </w:rPr>
          <w:tab/>
        </w:r>
        <w:r w:rsidRPr="00D53A53" w:rsidR="000833CB">
          <w:rPr>
            <w:rStyle w:val="Hyperlink"/>
            <w:noProof/>
          </w:rPr>
          <w:t>Les ordres souscription rachat OPCVM</w:t>
        </w:r>
        <w:r w:rsidR="000833CB">
          <w:rPr>
            <w:noProof/>
            <w:webHidden/>
          </w:rPr>
          <w:tab/>
        </w:r>
        <w:r w:rsidR="00522D8A">
          <w:rPr>
            <w:noProof/>
            <w:webHidden/>
          </w:rPr>
          <w:fldChar w:fldCharType="begin"/>
        </w:r>
        <w:r w:rsidR="000833CB">
          <w:rPr>
            <w:noProof/>
            <w:webHidden/>
          </w:rPr>
          <w:instrText xml:space="preserve"> PAGEREF _Toc409973639 \h </w:instrText>
        </w:r>
        <w:r w:rsidR="00522D8A">
          <w:rPr>
            <w:noProof/>
            <w:webHidden/>
          </w:rPr>
        </w:r>
        <w:r w:rsidR="00522D8A">
          <w:rPr>
            <w:noProof/>
            <w:webHidden/>
          </w:rPr>
          <w:fldChar w:fldCharType="separate"/>
        </w:r>
        <w:r w:rsidR="00CC4092">
          <w:rPr>
            <w:noProof/>
            <w:webHidden/>
          </w:rPr>
          <w:t>32</w:t>
        </w:r>
        <w:r w:rsidR="00522D8A">
          <w:rPr>
            <w:noProof/>
            <w:webHidden/>
          </w:rPr>
          <w:fldChar w:fldCharType="end"/>
        </w:r>
      </w:hyperlink>
    </w:p>
    <w:p w:rsidR="000833CB" w:rsidRDefault="006A31BA" w14:paraId="1EED0093" w14:textId="77777777">
      <w:pPr>
        <w:pStyle w:val="TOC2"/>
        <w:tabs>
          <w:tab w:val="left" w:pos="849"/>
        </w:tabs>
        <w:rPr>
          <w:rFonts w:asciiTheme="minorHAnsi" w:hAnsiTheme="minorHAnsi" w:eastAsiaTheme="minorEastAsia" w:cstheme="minorBidi"/>
          <w:noProof/>
          <w:lang w:eastAsia="fr-FR"/>
        </w:rPr>
      </w:pPr>
      <w:hyperlink w:history="1" w:anchor="_Toc409973640">
        <w:r w:rsidRPr="00D53A53" w:rsidR="000833CB">
          <w:rPr>
            <w:rStyle w:val="Hyperlink"/>
            <w:noProof/>
          </w:rPr>
          <w:t>4.2</w:t>
        </w:r>
        <w:r w:rsidR="000833CB">
          <w:rPr>
            <w:rFonts w:asciiTheme="minorHAnsi" w:hAnsiTheme="minorHAnsi" w:eastAsiaTheme="minorEastAsia" w:cstheme="minorBidi"/>
            <w:noProof/>
            <w:lang w:eastAsia="fr-FR"/>
          </w:rPr>
          <w:tab/>
        </w:r>
        <w:r w:rsidRPr="00D53A53" w:rsidR="000833CB">
          <w:rPr>
            <w:rStyle w:val="Hyperlink"/>
            <w:noProof/>
          </w:rPr>
          <w:t>Contrôle des règles de gestion :</w:t>
        </w:r>
        <w:r w:rsidR="000833CB">
          <w:rPr>
            <w:noProof/>
            <w:webHidden/>
          </w:rPr>
          <w:tab/>
        </w:r>
        <w:r w:rsidR="00522D8A">
          <w:rPr>
            <w:noProof/>
            <w:webHidden/>
          </w:rPr>
          <w:fldChar w:fldCharType="begin"/>
        </w:r>
        <w:r w:rsidR="000833CB">
          <w:rPr>
            <w:noProof/>
            <w:webHidden/>
          </w:rPr>
          <w:instrText xml:space="preserve"> PAGEREF _Toc409973640 \h </w:instrText>
        </w:r>
        <w:r w:rsidR="00522D8A">
          <w:rPr>
            <w:noProof/>
            <w:webHidden/>
          </w:rPr>
        </w:r>
        <w:r w:rsidR="00522D8A">
          <w:rPr>
            <w:noProof/>
            <w:webHidden/>
          </w:rPr>
          <w:fldChar w:fldCharType="separate"/>
        </w:r>
        <w:r w:rsidR="00CC4092">
          <w:rPr>
            <w:noProof/>
            <w:webHidden/>
          </w:rPr>
          <w:t>33</w:t>
        </w:r>
        <w:r w:rsidR="00522D8A">
          <w:rPr>
            <w:noProof/>
            <w:webHidden/>
          </w:rPr>
          <w:fldChar w:fldCharType="end"/>
        </w:r>
      </w:hyperlink>
    </w:p>
    <w:p w:rsidR="000833CB" w:rsidRDefault="006A31BA" w14:paraId="053BD6AE" w14:textId="77777777">
      <w:pPr>
        <w:pStyle w:val="TOC3"/>
        <w:rPr>
          <w:rFonts w:asciiTheme="minorHAnsi" w:hAnsiTheme="minorHAnsi" w:eastAsiaTheme="minorEastAsia" w:cstheme="minorBidi"/>
          <w:noProof/>
          <w:lang w:eastAsia="fr-FR"/>
        </w:rPr>
      </w:pPr>
      <w:hyperlink w:history="1" w:anchor="_Toc409973641">
        <w:r w:rsidRPr="00D53A53" w:rsidR="000833CB">
          <w:rPr>
            <w:rStyle w:val="Hyperlink"/>
            <w:noProof/>
          </w:rPr>
          <w:t>4.2.1</w:t>
        </w:r>
        <w:r w:rsidR="000833CB">
          <w:rPr>
            <w:rFonts w:asciiTheme="minorHAnsi" w:hAnsiTheme="minorHAnsi" w:eastAsiaTheme="minorEastAsia" w:cstheme="minorBidi"/>
            <w:noProof/>
            <w:lang w:eastAsia="fr-FR"/>
          </w:rPr>
          <w:tab/>
        </w:r>
        <w:r w:rsidRPr="00D53A53" w:rsidR="000833CB">
          <w:rPr>
            <w:rStyle w:val="Hyperlink"/>
            <w:noProof/>
          </w:rPr>
          <w:t>Les ordres de bourse :</w:t>
        </w:r>
        <w:r w:rsidR="000833CB">
          <w:rPr>
            <w:noProof/>
            <w:webHidden/>
          </w:rPr>
          <w:tab/>
        </w:r>
        <w:r w:rsidR="00522D8A">
          <w:rPr>
            <w:noProof/>
            <w:webHidden/>
          </w:rPr>
          <w:fldChar w:fldCharType="begin"/>
        </w:r>
        <w:r w:rsidR="000833CB">
          <w:rPr>
            <w:noProof/>
            <w:webHidden/>
          </w:rPr>
          <w:instrText xml:space="preserve"> PAGEREF _Toc409973641 \h </w:instrText>
        </w:r>
        <w:r w:rsidR="00522D8A">
          <w:rPr>
            <w:noProof/>
            <w:webHidden/>
          </w:rPr>
        </w:r>
        <w:r w:rsidR="00522D8A">
          <w:rPr>
            <w:noProof/>
            <w:webHidden/>
          </w:rPr>
          <w:fldChar w:fldCharType="separate"/>
        </w:r>
        <w:r w:rsidR="00CC4092">
          <w:rPr>
            <w:noProof/>
            <w:webHidden/>
          </w:rPr>
          <w:t>33</w:t>
        </w:r>
        <w:r w:rsidR="00522D8A">
          <w:rPr>
            <w:noProof/>
            <w:webHidden/>
          </w:rPr>
          <w:fldChar w:fldCharType="end"/>
        </w:r>
      </w:hyperlink>
    </w:p>
    <w:p w:rsidR="000833CB" w:rsidRDefault="006A31BA" w14:paraId="63A78B6E" w14:textId="77777777">
      <w:pPr>
        <w:pStyle w:val="TOC3"/>
        <w:rPr>
          <w:rFonts w:asciiTheme="minorHAnsi" w:hAnsiTheme="minorHAnsi" w:eastAsiaTheme="minorEastAsia" w:cstheme="minorBidi"/>
          <w:noProof/>
          <w:lang w:eastAsia="fr-FR"/>
        </w:rPr>
      </w:pPr>
      <w:hyperlink w:history="1" w:anchor="_Toc409973642">
        <w:r w:rsidRPr="00D53A53" w:rsidR="000833CB">
          <w:rPr>
            <w:rStyle w:val="Hyperlink"/>
            <w:noProof/>
          </w:rPr>
          <w:t>4.2.2</w:t>
        </w:r>
        <w:r w:rsidR="000833CB">
          <w:rPr>
            <w:rFonts w:asciiTheme="minorHAnsi" w:hAnsiTheme="minorHAnsi" w:eastAsiaTheme="minorEastAsia" w:cstheme="minorBidi"/>
            <w:noProof/>
            <w:lang w:eastAsia="fr-FR"/>
          </w:rPr>
          <w:tab/>
        </w:r>
        <w:r w:rsidRPr="00D53A53" w:rsidR="000833CB">
          <w:rPr>
            <w:rStyle w:val="Hyperlink"/>
            <w:noProof/>
          </w:rPr>
          <w:t>Les ordres de souscription / Rachat OPCVM :</w:t>
        </w:r>
        <w:r w:rsidR="000833CB">
          <w:rPr>
            <w:noProof/>
            <w:webHidden/>
          </w:rPr>
          <w:tab/>
        </w:r>
        <w:r w:rsidR="00522D8A">
          <w:rPr>
            <w:noProof/>
            <w:webHidden/>
          </w:rPr>
          <w:fldChar w:fldCharType="begin"/>
        </w:r>
        <w:r w:rsidR="000833CB">
          <w:rPr>
            <w:noProof/>
            <w:webHidden/>
          </w:rPr>
          <w:instrText xml:space="preserve"> PAGEREF _Toc409973642 \h </w:instrText>
        </w:r>
        <w:r w:rsidR="00522D8A">
          <w:rPr>
            <w:noProof/>
            <w:webHidden/>
          </w:rPr>
        </w:r>
        <w:r w:rsidR="00522D8A">
          <w:rPr>
            <w:noProof/>
            <w:webHidden/>
          </w:rPr>
          <w:fldChar w:fldCharType="separate"/>
        </w:r>
        <w:r w:rsidR="00CC4092">
          <w:rPr>
            <w:noProof/>
            <w:webHidden/>
          </w:rPr>
          <w:t>34</w:t>
        </w:r>
        <w:r w:rsidR="00522D8A">
          <w:rPr>
            <w:noProof/>
            <w:webHidden/>
          </w:rPr>
          <w:fldChar w:fldCharType="end"/>
        </w:r>
      </w:hyperlink>
    </w:p>
    <w:p w:rsidR="000833CB" w:rsidRDefault="006A31BA" w14:paraId="2D9CD9F9" w14:textId="77777777">
      <w:pPr>
        <w:pStyle w:val="TOC2"/>
        <w:tabs>
          <w:tab w:val="left" w:pos="849"/>
        </w:tabs>
        <w:rPr>
          <w:rFonts w:asciiTheme="minorHAnsi" w:hAnsiTheme="minorHAnsi" w:eastAsiaTheme="minorEastAsia" w:cstheme="minorBidi"/>
          <w:noProof/>
          <w:lang w:eastAsia="fr-FR"/>
        </w:rPr>
      </w:pPr>
      <w:hyperlink w:history="1" w:anchor="_Toc409973643">
        <w:r w:rsidRPr="00D53A53" w:rsidR="000833CB">
          <w:rPr>
            <w:rStyle w:val="Hyperlink"/>
            <w:noProof/>
          </w:rPr>
          <w:t>4.3</w:t>
        </w:r>
        <w:r w:rsidR="000833CB">
          <w:rPr>
            <w:rFonts w:asciiTheme="minorHAnsi" w:hAnsiTheme="minorHAnsi" w:eastAsiaTheme="minorEastAsia" w:cstheme="minorBidi"/>
            <w:noProof/>
            <w:lang w:eastAsia="fr-FR"/>
          </w:rPr>
          <w:tab/>
        </w:r>
        <w:r w:rsidRPr="00D53A53" w:rsidR="000833CB">
          <w:rPr>
            <w:rStyle w:val="Hyperlink"/>
            <w:noProof/>
          </w:rPr>
          <w:t>Calcul des commissions :</w:t>
        </w:r>
        <w:r w:rsidR="000833CB">
          <w:rPr>
            <w:noProof/>
            <w:webHidden/>
          </w:rPr>
          <w:tab/>
        </w:r>
        <w:r w:rsidR="00522D8A">
          <w:rPr>
            <w:noProof/>
            <w:webHidden/>
          </w:rPr>
          <w:fldChar w:fldCharType="begin"/>
        </w:r>
        <w:r w:rsidR="000833CB">
          <w:rPr>
            <w:noProof/>
            <w:webHidden/>
          </w:rPr>
          <w:instrText xml:space="preserve"> PAGEREF _Toc409973643 \h </w:instrText>
        </w:r>
        <w:r w:rsidR="00522D8A">
          <w:rPr>
            <w:noProof/>
            <w:webHidden/>
          </w:rPr>
        </w:r>
        <w:r w:rsidR="00522D8A">
          <w:rPr>
            <w:noProof/>
            <w:webHidden/>
          </w:rPr>
          <w:fldChar w:fldCharType="separate"/>
        </w:r>
        <w:r w:rsidR="00CC4092">
          <w:rPr>
            <w:noProof/>
            <w:webHidden/>
          </w:rPr>
          <w:t>34</w:t>
        </w:r>
        <w:r w:rsidR="00522D8A">
          <w:rPr>
            <w:noProof/>
            <w:webHidden/>
          </w:rPr>
          <w:fldChar w:fldCharType="end"/>
        </w:r>
      </w:hyperlink>
    </w:p>
    <w:p w:rsidR="000833CB" w:rsidRDefault="006A31BA" w14:paraId="7562E538" w14:textId="77777777">
      <w:pPr>
        <w:pStyle w:val="TOC3"/>
        <w:rPr>
          <w:rFonts w:asciiTheme="minorHAnsi" w:hAnsiTheme="minorHAnsi" w:eastAsiaTheme="minorEastAsia" w:cstheme="minorBidi"/>
          <w:noProof/>
          <w:lang w:eastAsia="fr-FR"/>
        </w:rPr>
      </w:pPr>
      <w:hyperlink w:history="1" w:anchor="_Toc409973644">
        <w:r w:rsidRPr="00D53A53" w:rsidR="000833CB">
          <w:rPr>
            <w:rStyle w:val="Hyperlink"/>
            <w:noProof/>
          </w:rPr>
          <w:t>4.3.1</w:t>
        </w:r>
        <w:r w:rsidR="000833CB">
          <w:rPr>
            <w:rFonts w:asciiTheme="minorHAnsi" w:hAnsiTheme="minorHAnsi" w:eastAsiaTheme="minorEastAsia" w:cstheme="minorBidi"/>
            <w:noProof/>
            <w:lang w:eastAsia="fr-FR"/>
          </w:rPr>
          <w:tab/>
        </w:r>
        <w:r w:rsidRPr="00D53A53" w:rsidR="000833CB">
          <w:rPr>
            <w:rStyle w:val="Hyperlink"/>
            <w:noProof/>
          </w:rPr>
          <w:t>L’ordre de bourse</w:t>
        </w:r>
        <w:r w:rsidR="000833CB">
          <w:rPr>
            <w:noProof/>
            <w:webHidden/>
          </w:rPr>
          <w:tab/>
        </w:r>
        <w:r w:rsidR="00522D8A">
          <w:rPr>
            <w:noProof/>
            <w:webHidden/>
          </w:rPr>
          <w:fldChar w:fldCharType="begin"/>
        </w:r>
        <w:r w:rsidR="000833CB">
          <w:rPr>
            <w:noProof/>
            <w:webHidden/>
          </w:rPr>
          <w:instrText xml:space="preserve"> PAGEREF _Toc409973644 \h </w:instrText>
        </w:r>
        <w:r w:rsidR="00522D8A">
          <w:rPr>
            <w:noProof/>
            <w:webHidden/>
          </w:rPr>
        </w:r>
        <w:r w:rsidR="00522D8A">
          <w:rPr>
            <w:noProof/>
            <w:webHidden/>
          </w:rPr>
          <w:fldChar w:fldCharType="separate"/>
        </w:r>
        <w:r w:rsidR="00CC4092">
          <w:rPr>
            <w:noProof/>
            <w:webHidden/>
          </w:rPr>
          <w:t>34</w:t>
        </w:r>
        <w:r w:rsidR="00522D8A">
          <w:rPr>
            <w:noProof/>
            <w:webHidden/>
          </w:rPr>
          <w:fldChar w:fldCharType="end"/>
        </w:r>
      </w:hyperlink>
    </w:p>
    <w:p w:rsidR="000833CB" w:rsidRDefault="006A31BA" w14:paraId="6E008549" w14:textId="77777777">
      <w:pPr>
        <w:pStyle w:val="TOC3"/>
        <w:rPr>
          <w:rFonts w:asciiTheme="minorHAnsi" w:hAnsiTheme="minorHAnsi" w:eastAsiaTheme="minorEastAsia" w:cstheme="minorBidi"/>
          <w:noProof/>
          <w:lang w:eastAsia="fr-FR"/>
        </w:rPr>
      </w:pPr>
      <w:hyperlink w:history="1" w:anchor="_Toc409973645">
        <w:r w:rsidRPr="00D53A53" w:rsidR="000833CB">
          <w:rPr>
            <w:rStyle w:val="Hyperlink"/>
            <w:noProof/>
          </w:rPr>
          <w:t>4.3.2</w:t>
        </w:r>
        <w:r w:rsidR="000833CB">
          <w:rPr>
            <w:rFonts w:asciiTheme="minorHAnsi" w:hAnsiTheme="minorHAnsi" w:eastAsiaTheme="minorEastAsia" w:cstheme="minorBidi"/>
            <w:noProof/>
            <w:lang w:eastAsia="fr-FR"/>
          </w:rPr>
          <w:tab/>
        </w:r>
        <w:r w:rsidRPr="00D53A53" w:rsidR="000833CB">
          <w:rPr>
            <w:rStyle w:val="Hyperlink"/>
            <w:noProof/>
          </w:rPr>
          <w:t>L’ordre de souscription rachat OPCVM</w:t>
        </w:r>
        <w:r w:rsidR="000833CB">
          <w:rPr>
            <w:noProof/>
            <w:webHidden/>
          </w:rPr>
          <w:tab/>
        </w:r>
        <w:r w:rsidR="00522D8A">
          <w:rPr>
            <w:noProof/>
            <w:webHidden/>
          </w:rPr>
          <w:fldChar w:fldCharType="begin"/>
        </w:r>
        <w:r w:rsidR="000833CB">
          <w:rPr>
            <w:noProof/>
            <w:webHidden/>
          </w:rPr>
          <w:instrText xml:space="preserve"> PAGEREF _Toc409973645 \h </w:instrText>
        </w:r>
        <w:r w:rsidR="00522D8A">
          <w:rPr>
            <w:noProof/>
            <w:webHidden/>
          </w:rPr>
        </w:r>
        <w:r w:rsidR="00522D8A">
          <w:rPr>
            <w:noProof/>
            <w:webHidden/>
          </w:rPr>
          <w:fldChar w:fldCharType="separate"/>
        </w:r>
        <w:r w:rsidR="00CC4092">
          <w:rPr>
            <w:noProof/>
            <w:webHidden/>
          </w:rPr>
          <w:t>34</w:t>
        </w:r>
        <w:r w:rsidR="00522D8A">
          <w:rPr>
            <w:noProof/>
            <w:webHidden/>
          </w:rPr>
          <w:fldChar w:fldCharType="end"/>
        </w:r>
      </w:hyperlink>
    </w:p>
    <w:p w:rsidR="000833CB" w:rsidRDefault="006A31BA" w14:paraId="250629BF" w14:textId="77777777">
      <w:pPr>
        <w:pStyle w:val="TOC2"/>
        <w:tabs>
          <w:tab w:val="left" w:pos="849"/>
        </w:tabs>
        <w:rPr>
          <w:rFonts w:asciiTheme="minorHAnsi" w:hAnsiTheme="minorHAnsi" w:eastAsiaTheme="minorEastAsia" w:cstheme="minorBidi"/>
          <w:noProof/>
          <w:lang w:eastAsia="fr-FR"/>
        </w:rPr>
      </w:pPr>
      <w:hyperlink w:history="1" w:anchor="_Toc409973646">
        <w:r w:rsidRPr="00D53A53" w:rsidR="000833CB">
          <w:rPr>
            <w:rStyle w:val="Hyperlink"/>
            <w:noProof/>
          </w:rPr>
          <w:t>4.4</w:t>
        </w:r>
        <w:r w:rsidR="000833CB">
          <w:rPr>
            <w:rFonts w:asciiTheme="minorHAnsi" w:hAnsiTheme="minorHAnsi" w:eastAsiaTheme="minorEastAsia" w:cstheme="minorBidi"/>
            <w:noProof/>
            <w:lang w:eastAsia="fr-FR"/>
          </w:rPr>
          <w:tab/>
        </w:r>
        <w:r w:rsidRPr="00D53A53" w:rsidR="000833CB">
          <w:rPr>
            <w:rStyle w:val="Hyperlink"/>
            <w:noProof/>
          </w:rPr>
          <w:t>Rapprochement Exécution-Ordre de bourse :</w:t>
        </w:r>
        <w:r w:rsidR="000833CB">
          <w:rPr>
            <w:noProof/>
            <w:webHidden/>
          </w:rPr>
          <w:tab/>
        </w:r>
        <w:r w:rsidR="00522D8A">
          <w:rPr>
            <w:noProof/>
            <w:webHidden/>
          </w:rPr>
          <w:fldChar w:fldCharType="begin"/>
        </w:r>
        <w:r w:rsidR="000833CB">
          <w:rPr>
            <w:noProof/>
            <w:webHidden/>
          </w:rPr>
          <w:instrText xml:space="preserve"> PAGEREF _Toc409973646 \h </w:instrText>
        </w:r>
        <w:r w:rsidR="00522D8A">
          <w:rPr>
            <w:noProof/>
            <w:webHidden/>
          </w:rPr>
        </w:r>
        <w:r w:rsidR="00522D8A">
          <w:rPr>
            <w:noProof/>
            <w:webHidden/>
          </w:rPr>
          <w:fldChar w:fldCharType="separate"/>
        </w:r>
        <w:r w:rsidR="00CC4092">
          <w:rPr>
            <w:noProof/>
            <w:webHidden/>
          </w:rPr>
          <w:t>35</w:t>
        </w:r>
        <w:r w:rsidR="00522D8A">
          <w:rPr>
            <w:noProof/>
            <w:webHidden/>
          </w:rPr>
          <w:fldChar w:fldCharType="end"/>
        </w:r>
      </w:hyperlink>
    </w:p>
    <w:p w:rsidR="000833CB" w:rsidRDefault="006A31BA" w14:paraId="787C5156" w14:textId="77777777">
      <w:pPr>
        <w:pStyle w:val="TOC1"/>
        <w:rPr>
          <w:rFonts w:asciiTheme="minorHAnsi" w:hAnsiTheme="minorHAnsi" w:eastAsiaTheme="minorEastAsia" w:cstheme="minorBidi"/>
          <w:noProof/>
          <w:lang w:eastAsia="fr-FR"/>
        </w:rPr>
      </w:pPr>
      <w:hyperlink w:history="1" w:anchor="_Toc409973647">
        <w:r w:rsidRPr="00D53A53" w:rsidR="000833CB">
          <w:rPr>
            <w:rStyle w:val="Hyperlink"/>
            <w:noProof/>
          </w:rPr>
          <w:t>5</w:t>
        </w:r>
        <w:r w:rsidR="000833CB">
          <w:rPr>
            <w:rFonts w:asciiTheme="minorHAnsi" w:hAnsiTheme="minorHAnsi" w:eastAsiaTheme="minorEastAsia" w:cstheme="minorBidi"/>
            <w:noProof/>
            <w:lang w:eastAsia="fr-FR"/>
          </w:rPr>
          <w:tab/>
        </w:r>
        <w:r w:rsidRPr="00D53A53" w:rsidR="000833CB">
          <w:rPr>
            <w:rStyle w:val="Hyperlink"/>
            <w:noProof/>
          </w:rPr>
          <w:t>Menu</w:t>
        </w:r>
        <w:r w:rsidR="000833CB">
          <w:rPr>
            <w:noProof/>
            <w:webHidden/>
          </w:rPr>
          <w:tab/>
        </w:r>
        <w:r w:rsidR="00522D8A">
          <w:rPr>
            <w:noProof/>
            <w:webHidden/>
          </w:rPr>
          <w:fldChar w:fldCharType="begin"/>
        </w:r>
        <w:r w:rsidR="000833CB">
          <w:rPr>
            <w:noProof/>
            <w:webHidden/>
          </w:rPr>
          <w:instrText xml:space="preserve"> PAGEREF _Toc409973647 \h </w:instrText>
        </w:r>
        <w:r w:rsidR="00522D8A">
          <w:rPr>
            <w:noProof/>
            <w:webHidden/>
          </w:rPr>
        </w:r>
        <w:r w:rsidR="00522D8A">
          <w:rPr>
            <w:noProof/>
            <w:webHidden/>
          </w:rPr>
          <w:fldChar w:fldCharType="separate"/>
        </w:r>
        <w:r w:rsidR="00CC4092">
          <w:rPr>
            <w:noProof/>
            <w:webHidden/>
          </w:rPr>
          <w:t>35</w:t>
        </w:r>
        <w:r w:rsidR="00522D8A">
          <w:rPr>
            <w:noProof/>
            <w:webHidden/>
          </w:rPr>
          <w:fldChar w:fldCharType="end"/>
        </w:r>
      </w:hyperlink>
    </w:p>
    <w:p w:rsidR="000833CB" w:rsidRDefault="006A31BA" w14:paraId="54493EFC" w14:textId="77777777">
      <w:pPr>
        <w:pStyle w:val="TOC1"/>
        <w:rPr>
          <w:rFonts w:asciiTheme="minorHAnsi" w:hAnsiTheme="minorHAnsi" w:eastAsiaTheme="minorEastAsia" w:cstheme="minorBidi"/>
          <w:noProof/>
          <w:lang w:eastAsia="fr-FR"/>
        </w:rPr>
      </w:pPr>
      <w:hyperlink w:history="1" w:anchor="_Toc409973648">
        <w:r w:rsidRPr="00D53A53" w:rsidR="000833CB">
          <w:rPr>
            <w:rStyle w:val="Hyperlink"/>
            <w:noProof/>
          </w:rPr>
          <w:t>6</w:t>
        </w:r>
        <w:r w:rsidR="000833CB">
          <w:rPr>
            <w:rFonts w:asciiTheme="minorHAnsi" w:hAnsiTheme="minorHAnsi" w:eastAsiaTheme="minorEastAsia" w:cstheme="minorBidi"/>
            <w:noProof/>
            <w:lang w:eastAsia="fr-FR"/>
          </w:rPr>
          <w:tab/>
        </w:r>
        <w:r w:rsidRPr="00D53A53" w:rsidR="000833CB">
          <w:rPr>
            <w:rStyle w:val="Hyperlink"/>
            <w:noProof/>
          </w:rPr>
          <w:t>Description des cas d’utilisation</w:t>
        </w:r>
        <w:r w:rsidR="000833CB">
          <w:rPr>
            <w:noProof/>
            <w:webHidden/>
          </w:rPr>
          <w:tab/>
        </w:r>
        <w:r w:rsidR="00522D8A">
          <w:rPr>
            <w:noProof/>
            <w:webHidden/>
          </w:rPr>
          <w:fldChar w:fldCharType="begin"/>
        </w:r>
        <w:r w:rsidR="000833CB">
          <w:rPr>
            <w:noProof/>
            <w:webHidden/>
          </w:rPr>
          <w:instrText xml:space="preserve"> PAGEREF _Toc409973648 \h </w:instrText>
        </w:r>
        <w:r w:rsidR="00522D8A">
          <w:rPr>
            <w:noProof/>
            <w:webHidden/>
          </w:rPr>
        </w:r>
        <w:r w:rsidR="00522D8A">
          <w:rPr>
            <w:noProof/>
            <w:webHidden/>
          </w:rPr>
          <w:fldChar w:fldCharType="separate"/>
        </w:r>
        <w:r w:rsidR="00CC4092">
          <w:rPr>
            <w:noProof/>
            <w:webHidden/>
          </w:rPr>
          <w:t>36</w:t>
        </w:r>
        <w:r w:rsidR="00522D8A">
          <w:rPr>
            <w:noProof/>
            <w:webHidden/>
          </w:rPr>
          <w:fldChar w:fldCharType="end"/>
        </w:r>
      </w:hyperlink>
    </w:p>
    <w:p w:rsidR="000833CB" w:rsidRDefault="006A31BA" w14:paraId="1902355F" w14:textId="77777777">
      <w:pPr>
        <w:pStyle w:val="TOC2"/>
        <w:tabs>
          <w:tab w:val="left" w:pos="849"/>
        </w:tabs>
        <w:rPr>
          <w:rFonts w:asciiTheme="minorHAnsi" w:hAnsiTheme="minorHAnsi" w:eastAsiaTheme="minorEastAsia" w:cstheme="minorBidi"/>
          <w:noProof/>
          <w:lang w:eastAsia="fr-FR"/>
        </w:rPr>
      </w:pPr>
      <w:hyperlink w:history="1" w:anchor="_Toc409973649">
        <w:r w:rsidRPr="00D53A53" w:rsidR="000833CB">
          <w:rPr>
            <w:rStyle w:val="Hyperlink"/>
            <w:noProof/>
          </w:rPr>
          <w:t>6.1</w:t>
        </w:r>
        <w:r w:rsidR="000833CB">
          <w:rPr>
            <w:rFonts w:asciiTheme="minorHAnsi" w:hAnsiTheme="minorHAnsi" w:eastAsiaTheme="minorEastAsia" w:cstheme="minorBidi"/>
            <w:noProof/>
            <w:lang w:eastAsia="fr-FR"/>
          </w:rPr>
          <w:tab/>
        </w:r>
        <w:r w:rsidRPr="00D53A53" w:rsidR="000833CB">
          <w:rPr>
            <w:rStyle w:val="Hyperlink"/>
            <w:noProof/>
          </w:rPr>
          <w:t>Cas d’utilisation&lt;Saisie manuelle d’un ordre de bourse local&gt;</w:t>
        </w:r>
        <w:r w:rsidR="000833CB">
          <w:rPr>
            <w:noProof/>
            <w:webHidden/>
          </w:rPr>
          <w:tab/>
        </w:r>
        <w:r w:rsidR="00522D8A">
          <w:rPr>
            <w:noProof/>
            <w:webHidden/>
          </w:rPr>
          <w:fldChar w:fldCharType="begin"/>
        </w:r>
        <w:r w:rsidR="000833CB">
          <w:rPr>
            <w:noProof/>
            <w:webHidden/>
          </w:rPr>
          <w:instrText xml:space="preserve"> PAGEREF _Toc409973649 \h </w:instrText>
        </w:r>
        <w:r w:rsidR="00522D8A">
          <w:rPr>
            <w:noProof/>
            <w:webHidden/>
          </w:rPr>
        </w:r>
        <w:r w:rsidR="00522D8A">
          <w:rPr>
            <w:noProof/>
            <w:webHidden/>
          </w:rPr>
          <w:fldChar w:fldCharType="separate"/>
        </w:r>
        <w:r w:rsidR="00CC4092">
          <w:rPr>
            <w:noProof/>
            <w:webHidden/>
          </w:rPr>
          <w:t>36</w:t>
        </w:r>
        <w:r w:rsidR="00522D8A">
          <w:rPr>
            <w:noProof/>
            <w:webHidden/>
          </w:rPr>
          <w:fldChar w:fldCharType="end"/>
        </w:r>
      </w:hyperlink>
    </w:p>
    <w:p w:rsidR="000833CB" w:rsidRDefault="006A31BA" w14:paraId="04C63F9A" w14:textId="77777777">
      <w:pPr>
        <w:pStyle w:val="TOC3"/>
        <w:rPr>
          <w:rFonts w:asciiTheme="minorHAnsi" w:hAnsiTheme="minorHAnsi" w:eastAsiaTheme="minorEastAsia" w:cstheme="minorBidi"/>
          <w:noProof/>
          <w:lang w:eastAsia="fr-FR"/>
        </w:rPr>
      </w:pPr>
      <w:hyperlink w:history="1" w:anchor="_Toc409973650">
        <w:r w:rsidRPr="00D53A53" w:rsidR="000833CB">
          <w:rPr>
            <w:rStyle w:val="Hyperlink"/>
            <w:noProof/>
          </w:rPr>
          <w:t>6.1.1</w:t>
        </w:r>
        <w:r w:rsidR="000833CB">
          <w:rPr>
            <w:rFonts w:asciiTheme="minorHAnsi" w:hAnsiTheme="minorHAnsi" w:eastAsiaTheme="minorEastAsia" w:cstheme="minorBidi"/>
            <w:noProof/>
            <w:lang w:eastAsia="fr-FR"/>
          </w:rPr>
          <w:tab/>
        </w:r>
        <w:r w:rsidRPr="00D53A53" w:rsidR="000833CB">
          <w:rPr>
            <w:rStyle w:val="Hyperlink"/>
            <w:noProof/>
          </w:rPr>
          <w:t>Définition et objectif</w:t>
        </w:r>
        <w:r w:rsidR="000833CB">
          <w:rPr>
            <w:noProof/>
            <w:webHidden/>
          </w:rPr>
          <w:tab/>
        </w:r>
        <w:r w:rsidR="00522D8A">
          <w:rPr>
            <w:noProof/>
            <w:webHidden/>
          </w:rPr>
          <w:fldChar w:fldCharType="begin"/>
        </w:r>
        <w:r w:rsidR="000833CB">
          <w:rPr>
            <w:noProof/>
            <w:webHidden/>
          </w:rPr>
          <w:instrText xml:space="preserve"> PAGEREF _Toc409973650 \h </w:instrText>
        </w:r>
        <w:r w:rsidR="00522D8A">
          <w:rPr>
            <w:noProof/>
            <w:webHidden/>
          </w:rPr>
        </w:r>
        <w:r w:rsidR="00522D8A">
          <w:rPr>
            <w:noProof/>
            <w:webHidden/>
          </w:rPr>
          <w:fldChar w:fldCharType="separate"/>
        </w:r>
        <w:r w:rsidR="00CC4092">
          <w:rPr>
            <w:noProof/>
            <w:webHidden/>
          </w:rPr>
          <w:t>36</w:t>
        </w:r>
        <w:r w:rsidR="00522D8A">
          <w:rPr>
            <w:noProof/>
            <w:webHidden/>
          </w:rPr>
          <w:fldChar w:fldCharType="end"/>
        </w:r>
      </w:hyperlink>
    </w:p>
    <w:p w:rsidR="000833CB" w:rsidRDefault="006A31BA" w14:paraId="4482B25D" w14:textId="77777777">
      <w:pPr>
        <w:pStyle w:val="TOC3"/>
        <w:rPr>
          <w:rFonts w:asciiTheme="minorHAnsi" w:hAnsiTheme="minorHAnsi" w:eastAsiaTheme="minorEastAsia" w:cstheme="minorBidi"/>
          <w:noProof/>
          <w:lang w:eastAsia="fr-FR"/>
        </w:rPr>
      </w:pPr>
      <w:hyperlink w:history="1" w:anchor="_Toc409973651">
        <w:r w:rsidRPr="00D53A53" w:rsidR="000833CB">
          <w:rPr>
            <w:rStyle w:val="Hyperlink"/>
            <w:noProof/>
          </w:rPr>
          <w:t>6.1.2</w:t>
        </w:r>
        <w:r w:rsidR="000833CB">
          <w:rPr>
            <w:rFonts w:asciiTheme="minorHAnsi" w:hAnsiTheme="minorHAnsi" w:eastAsiaTheme="minorEastAsia" w:cstheme="minorBidi"/>
            <w:noProof/>
            <w:lang w:eastAsia="fr-FR"/>
          </w:rPr>
          <w:tab/>
        </w:r>
        <w:r w:rsidRPr="00D53A53" w:rsidR="000833CB">
          <w:rPr>
            <w:rStyle w:val="Hyperlink"/>
            <w:noProof/>
          </w:rPr>
          <w:t>Pré-conditions</w:t>
        </w:r>
        <w:r w:rsidR="000833CB">
          <w:rPr>
            <w:noProof/>
            <w:webHidden/>
          </w:rPr>
          <w:tab/>
        </w:r>
        <w:r w:rsidR="00522D8A">
          <w:rPr>
            <w:noProof/>
            <w:webHidden/>
          </w:rPr>
          <w:fldChar w:fldCharType="begin"/>
        </w:r>
        <w:r w:rsidR="000833CB">
          <w:rPr>
            <w:noProof/>
            <w:webHidden/>
          </w:rPr>
          <w:instrText xml:space="preserve"> PAGEREF _Toc409973651 \h </w:instrText>
        </w:r>
        <w:r w:rsidR="00522D8A">
          <w:rPr>
            <w:noProof/>
            <w:webHidden/>
          </w:rPr>
        </w:r>
        <w:r w:rsidR="00522D8A">
          <w:rPr>
            <w:noProof/>
            <w:webHidden/>
          </w:rPr>
          <w:fldChar w:fldCharType="separate"/>
        </w:r>
        <w:r w:rsidR="00CC4092">
          <w:rPr>
            <w:noProof/>
            <w:webHidden/>
          </w:rPr>
          <w:t>37</w:t>
        </w:r>
        <w:r w:rsidR="00522D8A">
          <w:rPr>
            <w:noProof/>
            <w:webHidden/>
          </w:rPr>
          <w:fldChar w:fldCharType="end"/>
        </w:r>
      </w:hyperlink>
    </w:p>
    <w:p w:rsidR="000833CB" w:rsidRDefault="006A31BA" w14:paraId="65017532" w14:textId="77777777">
      <w:pPr>
        <w:pStyle w:val="TOC3"/>
        <w:rPr>
          <w:rFonts w:asciiTheme="minorHAnsi" w:hAnsiTheme="minorHAnsi" w:eastAsiaTheme="minorEastAsia" w:cstheme="minorBidi"/>
          <w:noProof/>
          <w:lang w:eastAsia="fr-FR"/>
        </w:rPr>
      </w:pPr>
      <w:hyperlink w:history="1" w:anchor="_Toc409973652">
        <w:r w:rsidRPr="00D53A53" w:rsidR="000833CB">
          <w:rPr>
            <w:rStyle w:val="Hyperlink"/>
            <w:noProof/>
          </w:rPr>
          <w:t>6.1.3</w:t>
        </w:r>
        <w:r w:rsidR="000833CB">
          <w:rPr>
            <w:rFonts w:asciiTheme="minorHAnsi" w:hAnsiTheme="minorHAnsi" w:eastAsiaTheme="minorEastAsia" w:cstheme="minorBidi"/>
            <w:noProof/>
            <w:lang w:eastAsia="fr-FR"/>
          </w:rPr>
          <w:tab/>
        </w:r>
        <w:r w:rsidRPr="00D53A53" w:rsidR="000833CB">
          <w:rPr>
            <w:rStyle w:val="Hyperlink"/>
            <w:noProof/>
          </w:rPr>
          <w:t>Post-conditions</w:t>
        </w:r>
        <w:r w:rsidR="000833CB">
          <w:rPr>
            <w:noProof/>
            <w:webHidden/>
          </w:rPr>
          <w:tab/>
        </w:r>
        <w:r w:rsidR="00522D8A">
          <w:rPr>
            <w:noProof/>
            <w:webHidden/>
          </w:rPr>
          <w:fldChar w:fldCharType="begin"/>
        </w:r>
        <w:r w:rsidR="000833CB">
          <w:rPr>
            <w:noProof/>
            <w:webHidden/>
          </w:rPr>
          <w:instrText xml:space="preserve"> PAGEREF _Toc409973652 \h </w:instrText>
        </w:r>
        <w:r w:rsidR="00522D8A">
          <w:rPr>
            <w:noProof/>
            <w:webHidden/>
          </w:rPr>
        </w:r>
        <w:r w:rsidR="00522D8A">
          <w:rPr>
            <w:noProof/>
            <w:webHidden/>
          </w:rPr>
          <w:fldChar w:fldCharType="separate"/>
        </w:r>
        <w:r w:rsidR="00CC4092">
          <w:rPr>
            <w:noProof/>
            <w:webHidden/>
          </w:rPr>
          <w:t>37</w:t>
        </w:r>
        <w:r w:rsidR="00522D8A">
          <w:rPr>
            <w:noProof/>
            <w:webHidden/>
          </w:rPr>
          <w:fldChar w:fldCharType="end"/>
        </w:r>
      </w:hyperlink>
    </w:p>
    <w:p w:rsidR="000833CB" w:rsidRDefault="006A31BA" w14:paraId="03F9F016" w14:textId="77777777">
      <w:pPr>
        <w:pStyle w:val="TOC3"/>
        <w:rPr>
          <w:rFonts w:asciiTheme="minorHAnsi" w:hAnsiTheme="minorHAnsi" w:eastAsiaTheme="minorEastAsia" w:cstheme="minorBidi"/>
          <w:noProof/>
          <w:lang w:eastAsia="fr-FR"/>
        </w:rPr>
      </w:pPr>
      <w:hyperlink w:history="1" w:anchor="_Toc409973653">
        <w:r w:rsidRPr="00D53A53" w:rsidR="000833CB">
          <w:rPr>
            <w:rStyle w:val="Hyperlink"/>
            <w:noProof/>
          </w:rPr>
          <w:t>6.1.4</w:t>
        </w:r>
        <w:r w:rsidR="000833CB">
          <w:rPr>
            <w:rFonts w:asciiTheme="minorHAnsi" w:hAnsiTheme="minorHAnsi" w:eastAsiaTheme="minorEastAsia" w:cstheme="minorBidi"/>
            <w:noProof/>
            <w:lang w:eastAsia="fr-FR"/>
          </w:rPr>
          <w:tab/>
        </w:r>
        <w:r w:rsidRPr="00D53A53" w:rsidR="000833CB">
          <w:rPr>
            <w:rStyle w:val="Hyperlink"/>
            <w:noProof/>
          </w:rPr>
          <w:t>Diagramme d’activité</w:t>
        </w:r>
        <w:r w:rsidR="000833CB">
          <w:rPr>
            <w:noProof/>
            <w:webHidden/>
          </w:rPr>
          <w:tab/>
        </w:r>
        <w:r w:rsidR="00522D8A">
          <w:rPr>
            <w:noProof/>
            <w:webHidden/>
          </w:rPr>
          <w:fldChar w:fldCharType="begin"/>
        </w:r>
        <w:r w:rsidR="000833CB">
          <w:rPr>
            <w:noProof/>
            <w:webHidden/>
          </w:rPr>
          <w:instrText xml:space="preserve"> PAGEREF _Toc409973653 \h </w:instrText>
        </w:r>
        <w:r w:rsidR="00522D8A">
          <w:rPr>
            <w:noProof/>
            <w:webHidden/>
          </w:rPr>
        </w:r>
        <w:r w:rsidR="00522D8A">
          <w:rPr>
            <w:noProof/>
            <w:webHidden/>
          </w:rPr>
          <w:fldChar w:fldCharType="separate"/>
        </w:r>
        <w:r w:rsidR="00CC4092">
          <w:rPr>
            <w:noProof/>
            <w:webHidden/>
          </w:rPr>
          <w:t>38</w:t>
        </w:r>
        <w:r w:rsidR="00522D8A">
          <w:rPr>
            <w:noProof/>
            <w:webHidden/>
          </w:rPr>
          <w:fldChar w:fldCharType="end"/>
        </w:r>
      </w:hyperlink>
    </w:p>
    <w:p w:rsidR="000833CB" w:rsidRDefault="006A31BA" w14:paraId="267C2534" w14:textId="77777777">
      <w:pPr>
        <w:pStyle w:val="TOC3"/>
        <w:rPr>
          <w:rFonts w:asciiTheme="minorHAnsi" w:hAnsiTheme="minorHAnsi" w:eastAsiaTheme="minorEastAsia" w:cstheme="minorBidi"/>
          <w:noProof/>
          <w:lang w:eastAsia="fr-FR"/>
        </w:rPr>
      </w:pPr>
      <w:hyperlink w:history="1" w:anchor="_Toc409973654">
        <w:r w:rsidRPr="00D53A53" w:rsidR="000833CB">
          <w:rPr>
            <w:rStyle w:val="Hyperlink"/>
            <w:noProof/>
          </w:rPr>
          <w:t>6.1.5</w:t>
        </w:r>
        <w:r w:rsidR="000833CB">
          <w:rPr>
            <w:rFonts w:asciiTheme="minorHAnsi" w:hAnsiTheme="minorHAnsi" w:eastAsiaTheme="minorEastAsia" w:cstheme="minorBidi"/>
            <w:noProof/>
            <w:lang w:eastAsia="fr-FR"/>
          </w:rPr>
          <w:tab/>
        </w:r>
        <w:r w:rsidRPr="00D53A53" w:rsidR="000833CB">
          <w:rPr>
            <w:rStyle w:val="Hyperlink"/>
            <w:noProof/>
          </w:rPr>
          <w:t>Règles de gestion</w:t>
        </w:r>
        <w:r w:rsidR="000833CB">
          <w:rPr>
            <w:noProof/>
            <w:webHidden/>
          </w:rPr>
          <w:tab/>
        </w:r>
        <w:r w:rsidR="00522D8A">
          <w:rPr>
            <w:noProof/>
            <w:webHidden/>
          </w:rPr>
          <w:fldChar w:fldCharType="begin"/>
        </w:r>
        <w:r w:rsidR="000833CB">
          <w:rPr>
            <w:noProof/>
            <w:webHidden/>
          </w:rPr>
          <w:instrText xml:space="preserve"> PAGEREF _Toc409973654 \h </w:instrText>
        </w:r>
        <w:r w:rsidR="00522D8A">
          <w:rPr>
            <w:noProof/>
            <w:webHidden/>
          </w:rPr>
        </w:r>
        <w:r w:rsidR="00522D8A">
          <w:rPr>
            <w:noProof/>
            <w:webHidden/>
          </w:rPr>
          <w:fldChar w:fldCharType="separate"/>
        </w:r>
        <w:r w:rsidR="00CC4092">
          <w:rPr>
            <w:noProof/>
            <w:webHidden/>
          </w:rPr>
          <w:t>38</w:t>
        </w:r>
        <w:r w:rsidR="00522D8A">
          <w:rPr>
            <w:noProof/>
            <w:webHidden/>
          </w:rPr>
          <w:fldChar w:fldCharType="end"/>
        </w:r>
      </w:hyperlink>
    </w:p>
    <w:p w:rsidR="000833CB" w:rsidRDefault="006A31BA" w14:paraId="03AC11FD" w14:textId="77777777">
      <w:pPr>
        <w:pStyle w:val="TOC3"/>
        <w:rPr>
          <w:rFonts w:asciiTheme="minorHAnsi" w:hAnsiTheme="minorHAnsi" w:eastAsiaTheme="minorEastAsia" w:cstheme="minorBidi"/>
          <w:noProof/>
          <w:lang w:eastAsia="fr-FR"/>
        </w:rPr>
      </w:pPr>
      <w:hyperlink w:history="1" w:anchor="_Toc409973655">
        <w:r w:rsidRPr="00D53A53" w:rsidR="000833CB">
          <w:rPr>
            <w:rStyle w:val="Hyperlink"/>
            <w:noProof/>
          </w:rPr>
          <w:t>6.1.6</w:t>
        </w:r>
        <w:r w:rsidR="000833CB">
          <w:rPr>
            <w:rFonts w:asciiTheme="minorHAnsi" w:hAnsiTheme="minorHAnsi" w:eastAsiaTheme="minorEastAsia" w:cstheme="minorBidi"/>
            <w:noProof/>
            <w:lang w:eastAsia="fr-FR"/>
          </w:rPr>
          <w:tab/>
        </w:r>
        <w:r w:rsidRPr="00D53A53" w:rsidR="000833CB">
          <w:rPr>
            <w:rStyle w:val="Hyperlink"/>
            <w:noProof/>
          </w:rPr>
          <w:t>Traitements</w:t>
        </w:r>
        <w:r w:rsidR="000833CB">
          <w:rPr>
            <w:noProof/>
            <w:webHidden/>
          </w:rPr>
          <w:tab/>
        </w:r>
        <w:r w:rsidR="00522D8A">
          <w:rPr>
            <w:noProof/>
            <w:webHidden/>
          </w:rPr>
          <w:fldChar w:fldCharType="begin"/>
        </w:r>
        <w:r w:rsidR="000833CB">
          <w:rPr>
            <w:noProof/>
            <w:webHidden/>
          </w:rPr>
          <w:instrText xml:space="preserve"> PAGEREF _Toc409973655 \h </w:instrText>
        </w:r>
        <w:r w:rsidR="00522D8A">
          <w:rPr>
            <w:noProof/>
            <w:webHidden/>
          </w:rPr>
        </w:r>
        <w:r w:rsidR="00522D8A">
          <w:rPr>
            <w:noProof/>
            <w:webHidden/>
          </w:rPr>
          <w:fldChar w:fldCharType="separate"/>
        </w:r>
        <w:r w:rsidR="00CC4092">
          <w:rPr>
            <w:noProof/>
            <w:webHidden/>
          </w:rPr>
          <w:t>39</w:t>
        </w:r>
        <w:r w:rsidR="00522D8A">
          <w:rPr>
            <w:noProof/>
            <w:webHidden/>
          </w:rPr>
          <w:fldChar w:fldCharType="end"/>
        </w:r>
      </w:hyperlink>
    </w:p>
    <w:p w:rsidR="000833CB" w:rsidRDefault="006A31BA" w14:paraId="7B3ABF12" w14:textId="77777777">
      <w:pPr>
        <w:pStyle w:val="TOC3"/>
        <w:rPr>
          <w:rFonts w:asciiTheme="minorHAnsi" w:hAnsiTheme="minorHAnsi" w:eastAsiaTheme="minorEastAsia" w:cstheme="minorBidi"/>
          <w:noProof/>
          <w:lang w:eastAsia="fr-FR"/>
        </w:rPr>
      </w:pPr>
      <w:hyperlink w:history="1" w:anchor="_Toc409973656">
        <w:r w:rsidRPr="00D53A53" w:rsidR="000833CB">
          <w:rPr>
            <w:rStyle w:val="Hyperlink"/>
            <w:noProof/>
          </w:rPr>
          <w:t>6.1.7</w:t>
        </w:r>
        <w:r w:rsidR="000833CB">
          <w:rPr>
            <w:rFonts w:asciiTheme="minorHAnsi" w:hAnsiTheme="minorHAnsi" w:eastAsiaTheme="minorEastAsia" w:cstheme="minorBidi"/>
            <w:noProof/>
            <w:lang w:eastAsia="fr-FR"/>
          </w:rPr>
          <w:tab/>
        </w:r>
        <w:r w:rsidRPr="00D53A53" w:rsidR="000833CB">
          <w:rPr>
            <w:rStyle w:val="Hyperlink"/>
            <w:noProof/>
          </w:rPr>
          <w:t>Messages d’erreur</w:t>
        </w:r>
        <w:r w:rsidR="000833CB">
          <w:rPr>
            <w:noProof/>
            <w:webHidden/>
          </w:rPr>
          <w:tab/>
        </w:r>
        <w:r w:rsidR="00522D8A">
          <w:rPr>
            <w:noProof/>
            <w:webHidden/>
          </w:rPr>
          <w:fldChar w:fldCharType="begin"/>
        </w:r>
        <w:r w:rsidR="000833CB">
          <w:rPr>
            <w:noProof/>
            <w:webHidden/>
          </w:rPr>
          <w:instrText xml:space="preserve"> PAGEREF _Toc409973656 \h </w:instrText>
        </w:r>
        <w:r w:rsidR="00522D8A">
          <w:rPr>
            <w:noProof/>
            <w:webHidden/>
          </w:rPr>
        </w:r>
        <w:r w:rsidR="00522D8A">
          <w:rPr>
            <w:noProof/>
            <w:webHidden/>
          </w:rPr>
          <w:fldChar w:fldCharType="separate"/>
        </w:r>
        <w:r w:rsidR="00CC4092">
          <w:rPr>
            <w:noProof/>
            <w:webHidden/>
          </w:rPr>
          <w:t>41</w:t>
        </w:r>
        <w:r w:rsidR="00522D8A">
          <w:rPr>
            <w:noProof/>
            <w:webHidden/>
          </w:rPr>
          <w:fldChar w:fldCharType="end"/>
        </w:r>
      </w:hyperlink>
    </w:p>
    <w:p w:rsidR="000833CB" w:rsidRDefault="006A31BA" w14:paraId="17C0FD2B" w14:textId="77777777">
      <w:pPr>
        <w:pStyle w:val="TOC2"/>
        <w:tabs>
          <w:tab w:val="left" w:pos="849"/>
        </w:tabs>
        <w:rPr>
          <w:rFonts w:asciiTheme="minorHAnsi" w:hAnsiTheme="minorHAnsi" w:eastAsiaTheme="minorEastAsia" w:cstheme="minorBidi"/>
          <w:noProof/>
          <w:lang w:eastAsia="fr-FR"/>
        </w:rPr>
      </w:pPr>
      <w:hyperlink w:history="1" w:anchor="_Toc409973657">
        <w:r w:rsidRPr="00D53A53" w:rsidR="000833CB">
          <w:rPr>
            <w:rStyle w:val="Hyperlink"/>
            <w:noProof/>
          </w:rPr>
          <w:t>6.2</w:t>
        </w:r>
        <w:r w:rsidR="000833CB">
          <w:rPr>
            <w:rFonts w:asciiTheme="minorHAnsi" w:hAnsiTheme="minorHAnsi" w:eastAsiaTheme="minorEastAsia" w:cstheme="minorBidi"/>
            <w:noProof/>
            <w:lang w:eastAsia="fr-FR"/>
          </w:rPr>
          <w:tab/>
        </w:r>
        <w:r w:rsidRPr="00D53A53" w:rsidR="000833CB">
          <w:rPr>
            <w:rStyle w:val="Hyperlink"/>
            <w:noProof/>
          </w:rPr>
          <w:t>Cas d’utilisation &lt;Saisie manuelle d'une exécution pour un OB&gt;</w:t>
        </w:r>
        <w:r w:rsidR="000833CB">
          <w:rPr>
            <w:noProof/>
            <w:webHidden/>
          </w:rPr>
          <w:tab/>
        </w:r>
        <w:r w:rsidR="00522D8A">
          <w:rPr>
            <w:noProof/>
            <w:webHidden/>
          </w:rPr>
          <w:fldChar w:fldCharType="begin"/>
        </w:r>
        <w:r w:rsidR="000833CB">
          <w:rPr>
            <w:noProof/>
            <w:webHidden/>
          </w:rPr>
          <w:instrText xml:space="preserve"> PAGEREF _Toc409973657 \h </w:instrText>
        </w:r>
        <w:r w:rsidR="00522D8A">
          <w:rPr>
            <w:noProof/>
            <w:webHidden/>
          </w:rPr>
        </w:r>
        <w:r w:rsidR="00522D8A">
          <w:rPr>
            <w:noProof/>
            <w:webHidden/>
          </w:rPr>
          <w:fldChar w:fldCharType="separate"/>
        </w:r>
        <w:r w:rsidR="00CC4092">
          <w:rPr>
            <w:noProof/>
            <w:webHidden/>
          </w:rPr>
          <w:t>41</w:t>
        </w:r>
        <w:r w:rsidR="00522D8A">
          <w:rPr>
            <w:noProof/>
            <w:webHidden/>
          </w:rPr>
          <w:fldChar w:fldCharType="end"/>
        </w:r>
      </w:hyperlink>
    </w:p>
    <w:p w:rsidR="000833CB" w:rsidRDefault="006A31BA" w14:paraId="61BD1630" w14:textId="77777777">
      <w:pPr>
        <w:pStyle w:val="TOC3"/>
        <w:rPr>
          <w:rFonts w:asciiTheme="minorHAnsi" w:hAnsiTheme="minorHAnsi" w:eastAsiaTheme="minorEastAsia" w:cstheme="minorBidi"/>
          <w:noProof/>
          <w:lang w:eastAsia="fr-FR"/>
        </w:rPr>
      </w:pPr>
      <w:hyperlink w:history="1" w:anchor="_Toc409973658">
        <w:r w:rsidRPr="00D53A53" w:rsidR="000833CB">
          <w:rPr>
            <w:rStyle w:val="Hyperlink"/>
            <w:noProof/>
          </w:rPr>
          <w:t>6.2.1</w:t>
        </w:r>
        <w:r w:rsidR="000833CB">
          <w:rPr>
            <w:rFonts w:asciiTheme="minorHAnsi" w:hAnsiTheme="minorHAnsi" w:eastAsiaTheme="minorEastAsia" w:cstheme="minorBidi"/>
            <w:noProof/>
            <w:lang w:eastAsia="fr-FR"/>
          </w:rPr>
          <w:tab/>
        </w:r>
        <w:r w:rsidRPr="00D53A53" w:rsidR="000833CB">
          <w:rPr>
            <w:rStyle w:val="Hyperlink"/>
            <w:noProof/>
          </w:rPr>
          <w:t>Définition et objectif</w:t>
        </w:r>
        <w:r w:rsidR="000833CB">
          <w:rPr>
            <w:noProof/>
            <w:webHidden/>
          </w:rPr>
          <w:tab/>
        </w:r>
        <w:r w:rsidR="00522D8A">
          <w:rPr>
            <w:noProof/>
            <w:webHidden/>
          </w:rPr>
          <w:fldChar w:fldCharType="begin"/>
        </w:r>
        <w:r w:rsidR="000833CB">
          <w:rPr>
            <w:noProof/>
            <w:webHidden/>
          </w:rPr>
          <w:instrText xml:space="preserve"> PAGEREF _Toc409973658 \h </w:instrText>
        </w:r>
        <w:r w:rsidR="00522D8A">
          <w:rPr>
            <w:noProof/>
            <w:webHidden/>
          </w:rPr>
        </w:r>
        <w:r w:rsidR="00522D8A">
          <w:rPr>
            <w:noProof/>
            <w:webHidden/>
          </w:rPr>
          <w:fldChar w:fldCharType="separate"/>
        </w:r>
        <w:r w:rsidR="00CC4092">
          <w:rPr>
            <w:noProof/>
            <w:webHidden/>
          </w:rPr>
          <w:t>41</w:t>
        </w:r>
        <w:r w:rsidR="00522D8A">
          <w:rPr>
            <w:noProof/>
            <w:webHidden/>
          </w:rPr>
          <w:fldChar w:fldCharType="end"/>
        </w:r>
      </w:hyperlink>
    </w:p>
    <w:p w:rsidR="000833CB" w:rsidRDefault="006A31BA" w14:paraId="2E0918CA" w14:textId="77777777">
      <w:pPr>
        <w:pStyle w:val="TOC3"/>
        <w:rPr>
          <w:rFonts w:asciiTheme="minorHAnsi" w:hAnsiTheme="minorHAnsi" w:eastAsiaTheme="minorEastAsia" w:cstheme="minorBidi"/>
          <w:noProof/>
          <w:lang w:eastAsia="fr-FR"/>
        </w:rPr>
      </w:pPr>
      <w:hyperlink w:history="1" w:anchor="_Toc409973659">
        <w:r w:rsidRPr="00D53A53" w:rsidR="000833CB">
          <w:rPr>
            <w:rStyle w:val="Hyperlink"/>
            <w:noProof/>
          </w:rPr>
          <w:t>6.2.2</w:t>
        </w:r>
        <w:r w:rsidR="000833CB">
          <w:rPr>
            <w:rFonts w:asciiTheme="minorHAnsi" w:hAnsiTheme="minorHAnsi" w:eastAsiaTheme="minorEastAsia" w:cstheme="minorBidi"/>
            <w:noProof/>
            <w:lang w:eastAsia="fr-FR"/>
          </w:rPr>
          <w:tab/>
        </w:r>
        <w:r w:rsidRPr="00D53A53" w:rsidR="000833CB">
          <w:rPr>
            <w:rStyle w:val="Hyperlink"/>
            <w:noProof/>
          </w:rPr>
          <w:t>Pré-conditions</w:t>
        </w:r>
        <w:r w:rsidR="000833CB">
          <w:rPr>
            <w:noProof/>
            <w:webHidden/>
          </w:rPr>
          <w:tab/>
        </w:r>
        <w:r w:rsidR="00522D8A">
          <w:rPr>
            <w:noProof/>
            <w:webHidden/>
          </w:rPr>
          <w:fldChar w:fldCharType="begin"/>
        </w:r>
        <w:r w:rsidR="000833CB">
          <w:rPr>
            <w:noProof/>
            <w:webHidden/>
          </w:rPr>
          <w:instrText xml:space="preserve"> PAGEREF _Toc409973659 \h </w:instrText>
        </w:r>
        <w:r w:rsidR="00522D8A">
          <w:rPr>
            <w:noProof/>
            <w:webHidden/>
          </w:rPr>
        </w:r>
        <w:r w:rsidR="00522D8A">
          <w:rPr>
            <w:noProof/>
            <w:webHidden/>
          </w:rPr>
          <w:fldChar w:fldCharType="separate"/>
        </w:r>
        <w:r w:rsidR="00CC4092">
          <w:rPr>
            <w:noProof/>
            <w:webHidden/>
          </w:rPr>
          <w:t>41</w:t>
        </w:r>
        <w:r w:rsidR="00522D8A">
          <w:rPr>
            <w:noProof/>
            <w:webHidden/>
          </w:rPr>
          <w:fldChar w:fldCharType="end"/>
        </w:r>
      </w:hyperlink>
    </w:p>
    <w:p w:rsidR="000833CB" w:rsidRDefault="006A31BA" w14:paraId="2E08BFB2" w14:textId="77777777">
      <w:pPr>
        <w:pStyle w:val="TOC3"/>
        <w:rPr>
          <w:rFonts w:asciiTheme="minorHAnsi" w:hAnsiTheme="minorHAnsi" w:eastAsiaTheme="minorEastAsia" w:cstheme="minorBidi"/>
          <w:noProof/>
          <w:lang w:eastAsia="fr-FR"/>
        </w:rPr>
      </w:pPr>
      <w:hyperlink w:history="1" w:anchor="_Toc409973660">
        <w:r w:rsidRPr="00D53A53" w:rsidR="000833CB">
          <w:rPr>
            <w:rStyle w:val="Hyperlink"/>
            <w:noProof/>
          </w:rPr>
          <w:t>6.2.3</w:t>
        </w:r>
        <w:r w:rsidR="000833CB">
          <w:rPr>
            <w:rFonts w:asciiTheme="minorHAnsi" w:hAnsiTheme="minorHAnsi" w:eastAsiaTheme="minorEastAsia" w:cstheme="minorBidi"/>
            <w:noProof/>
            <w:lang w:eastAsia="fr-FR"/>
          </w:rPr>
          <w:tab/>
        </w:r>
        <w:r w:rsidRPr="00D53A53" w:rsidR="000833CB">
          <w:rPr>
            <w:rStyle w:val="Hyperlink"/>
            <w:noProof/>
          </w:rPr>
          <w:t>Post-conditions</w:t>
        </w:r>
        <w:r w:rsidR="000833CB">
          <w:rPr>
            <w:noProof/>
            <w:webHidden/>
          </w:rPr>
          <w:tab/>
        </w:r>
        <w:r w:rsidR="00522D8A">
          <w:rPr>
            <w:noProof/>
            <w:webHidden/>
          </w:rPr>
          <w:fldChar w:fldCharType="begin"/>
        </w:r>
        <w:r w:rsidR="000833CB">
          <w:rPr>
            <w:noProof/>
            <w:webHidden/>
          </w:rPr>
          <w:instrText xml:space="preserve"> PAGEREF _Toc409973660 \h </w:instrText>
        </w:r>
        <w:r w:rsidR="00522D8A">
          <w:rPr>
            <w:noProof/>
            <w:webHidden/>
          </w:rPr>
        </w:r>
        <w:r w:rsidR="00522D8A">
          <w:rPr>
            <w:noProof/>
            <w:webHidden/>
          </w:rPr>
          <w:fldChar w:fldCharType="separate"/>
        </w:r>
        <w:r w:rsidR="00CC4092">
          <w:rPr>
            <w:noProof/>
            <w:webHidden/>
          </w:rPr>
          <w:t>41</w:t>
        </w:r>
        <w:r w:rsidR="00522D8A">
          <w:rPr>
            <w:noProof/>
            <w:webHidden/>
          </w:rPr>
          <w:fldChar w:fldCharType="end"/>
        </w:r>
      </w:hyperlink>
    </w:p>
    <w:p w:rsidR="000833CB" w:rsidRDefault="006A31BA" w14:paraId="20AEDFFD" w14:textId="77777777">
      <w:pPr>
        <w:pStyle w:val="TOC3"/>
        <w:rPr>
          <w:rFonts w:asciiTheme="minorHAnsi" w:hAnsiTheme="minorHAnsi" w:eastAsiaTheme="minorEastAsia" w:cstheme="minorBidi"/>
          <w:noProof/>
          <w:lang w:eastAsia="fr-FR"/>
        </w:rPr>
      </w:pPr>
      <w:hyperlink w:history="1" w:anchor="_Toc409973661">
        <w:r w:rsidRPr="00D53A53" w:rsidR="000833CB">
          <w:rPr>
            <w:rStyle w:val="Hyperlink"/>
            <w:noProof/>
          </w:rPr>
          <w:t>6.2.4</w:t>
        </w:r>
        <w:r w:rsidR="000833CB">
          <w:rPr>
            <w:rFonts w:asciiTheme="minorHAnsi" w:hAnsiTheme="minorHAnsi" w:eastAsiaTheme="minorEastAsia" w:cstheme="minorBidi"/>
            <w:noProof/>
            <w:lang w:eastAsia="fr-FR"/>
          </w:rPr>
          <w:tab/>
        </w:r>
        <w:r w:rsidRPr="00D53A53" w:rsidR="000833CB">
          <w:rPr>
            <w:rStyle w:val="Hyperlink"/>
            <w:noProof/>
          </w:rPr>
          <w:t>Diagramme d’activité</w:t>
        </w:r>
        <w:r w:rsidR="000833CB">
          <w:rPr>
            <w:noProof/>
            <w:webHidden/>
          </w:rPr>
          <w:tab/>
        </w:r>
        <w:r w:rsidR="00522D8A">
          <w:rPr>
            <w:noProof/>
            <w:webHidden/>
          </w:rPr>
          <w:fldChar w:fldCharType="begin"/>
        </w:r>
        <w:r w:rsidR="000833CB">
          <w:rPr>
            <w:noProof/>
            <w:webHidden/>
          </w:rPr>
          <w:instrText xml:space="preserve"> PAGEREF _Toc409973661 \h </w:instrText>
        </w:r>
        <w:r w:rsidR="00522D8A">
          <w:rPr>
            <w:noProof/>
            <w:webHidden/>
          </w:rPr>
        </w:r>
        <w:r w:rsidR="00522D8A">
          <w:rPr>
            <w:noProof/>
            <w:webHidden/>
          </w:rPr>
          <w:fldChar w:fldCharType="separate"/>
        </w:r>
        <w:r w:rsidR="00CC4092">
          <w:rPr>
            <w:noProof/>
            <w:webHidden/>
          </w:rPr>
          <w:t>42</w:t>
        </w:r>
        <w:r w:rsidR="00522D8A">
          <w:rPr>
            <w:noProof/>
            <w:webHidden/>
          </w:rPr>
          <w:fldChar w:fldCharType="end"/>
        </w:r>
      </w:hyperlink>
    </w:p>
    <w:p w:rsidR="000833CB" w:rsidRDefault="006A31BA" w14:paraId="6FD3BBF5" w14:textId="77777777">
      <w:pPr>
        <w:pStyle w:val="TOC3"/>
        <w:rPr>
          <w:rFonts w:asciiTheme="minorHAnsi" w:hAnsiTheme="minorHAnsi" w:eastAsiaTheme="minorEastAsia" w:cstheme="minorBidi"/>
          <w:noProof/>
          <w:lang w:eastAsia="fr-FR"/>
        </w:rPr>
      </w:pPr>
      <w:hyperlink w:history="1" w:anchor="_Toc409973662">
        <w:r w:rsidRPr="00D53A53" w:rsidR="000833CB">
          <w:rPr>
            <w:rStyle w:val="Hyperlink"/>
            <w:noProof/>
          </w:rPr>
          <w:t>6.2.5</w:t>
        </w:r>
        <w:r w:rsidR="000833CB">
          <w:rPr>
            <w:rFonts w:asciiTheme="minorHAnsi" w:hAnsiTheme="minorHAnsi" w:eastAsiaTheme="minorEastAsia" w:cstheme="minorBidi"/>
            <w:noProof/>
            <w:lang w:eastAsia="fr-FR"/>
          </w:rPr>
          <w:tab/>
        </w:r>
        <w:r w:rsidRPr="00D53A53" w:rsidR="000833CB">
          <w:rPr>
            <w:rStyle w:val="Hyperlink"/>
            <w:noProof/>
          </w:rPr>
          <w:t>Règles de gestion</w:t>
        </w:r>
        <w:r w:rsidR="000833CB">
          <w:rPr>
            <w:noProof/>
            <w:webHidden/>
          </w:rPr>
          <w:tab/>
        </w:r>
        <w:r w:rsidR="00522D8A">
          <w:rPr>
            <w:noProof/>
            <w:webHidden/>
          </w:rPr>
          <w:fldChar w:fldCharType="begin"/>
        </w:r>
        <w:r w:rsidR="000833CB">
          <w:rPr>
            <w:noProof/>
            <w:webHidden/>
          </w:rPr>
          <w:instrText xml:space="preserve"> PAGEREF _Toc409973662 \h </w:instrText>
        </w:r>
        <w:r w:rsidR="00522D8A">
          <w:rPr>
            <w:noProof/>
            <w:webHidden/>
          </w:rPr>
        </w:r>
        <w:r w:rsidR="00522D8A">
          <w:rPr>
            <w:noProof/>
            <w:webHidden/>
          </w:rPr>
          <w:fldChar w:fldCharType="separate"/>
        </w:r>
        <w:r w:rsidR="00CC4092">
          <w:rPr>
            <w:noProof/>
            <w:webHidden/>
          </w:rPr>
          <w:t>42</w:t>
        </w:r>
        <w:r w:rsidR="00522D8A">
          <w:rPr>
            <w:noProof/>
            <w:webHidden/>
          </w:rPr>
          <w:fldChar w:fldCharType="end"/>
        </w:r>
      </w:hyperlink>
    </w:p>
    <w:p w:rsidR="000833CB" w:rsidRDefault="006A31BA" w14:paraId="28DE980C" w14:textId="77777777">
      <w:pPr>
        <w:pStyle w:val="TOC3"/>
        <w:rPr>
          <w:rFonts w:asciiTheme="minorHAnsi" w:hAnsiTheme="minorHAnsi" w:eastAsiaTheme="minorEastAsia" w:cstheme="minorBidi"/>
          <w:noProof/>
          <w:lang w:eastAsia="fr-FR"/>
        </w:rPr>
      </w:pPr>
      <w:hyperlink w:history="1" w:anchor="_Toc409973663">
        <w:r w:rsidRPr="00D53A53" w:rsidR="000833CB">
          <w:rPr>
            <w:rStyle w:val="Hyperlink"/>
            <w:noProof/>
          </w:rPr>
          <w:t>6.2.6</w:t>
        </w:r>
        <w:r w:rsidR="000833CB">
          <w:rPr>
            <w:rFonts w:asciiTheme="minorHAnsi" w:hAnsiTheme="minorHAnsi" w:eastAsiaTheme="minorEastAsia" w:cstheme="minorBidi"/>
            <w:noProof/>
            <w:lang w:eastAsia="fr-FR"/>
          </w:rPr>
          <w:tab/>
        </w:r>
        <w:r w:rsidRPr="00D53A53" w:rsidR="000833CB">
          <w:rPr>
            <w:rStyle w:val="Hyperlink"/>
            <w:noProof/>
          </w:rPr>
          <w:t>Traitements</w:t>
        </w:r>
        <w:r w:rsidR="000833CB">
          <w:rPr>
            <w:noProof/>
            <w:webHidden/>
          </w:rPr>
          <w:tab/>
        </w:r>
        <w:r w:rsidR="00522D8A">
          <w:rPr>
            <w:noProof/>
            <w:webHidden/>
          </w:rPr>
          <w:fldChar w:fldCharType="begin"/>
        </w:r>
        <w:r w:rsidR="000833CB">
          <w:rPr>
            <w:noProof/>
            <w:webHidden/>
          </w:rPr>
          <w:instrText xml:space="preserve"> PAGEREF _Toc409973663 \h </w:instrText>
        </w:r>
        <w:r w:rsidR="00522D8A">
          <w:rPr>
            <w:noProof/>
            <w:webHidden/>
          </w:rPr>
        </w:r>
        <w:r w:rsidR="00522D8A">
          <w:rPr>
            <w:noProof/>
            <w:webHidden/>
          </w:rPr>
          <w:fldChar w:fldCharType="separate"/>
        </w:r>
        <w:r w:rsidR="00CC4092">
          <w:rPr>
            <w:noProof/>
            <w:webHidden/>
          </w:rPr>
          <w:t>43</w:t>
        </w:r>
        <w:r w:rsidR="00522D8A">
          <w:rPr>
            <w:noProof/>
            <w:webHidden/>
          </w:rPr>
          <w:fldChar w:fldCharType="end"/>
        </w:r>
      </w:hyperlink>
    </w:p>
    <w:p w:rsidR="000833CB" w:rsidRDefault="006A31BA" w14:paraId="7E7BC984" w14:textId="77777777">
      <w:pPr>
        <w:pStyle w:val="TOC3"/>
        <w:rPr>
          <w:rFonts w:asciiTheme="minorHAnsi" w:hAnsiTheme="minorHAnsi" w:eastAsiaTheme="minorEastAsia" w:cstheme="minorBidi"/>
          <w:noProof/>
          <w:lang w:eastAsia="fr-FR"/>
        </w:rPr>
      </w:pPr>
      <w:hyperlink w:history="1" w:anchor="_Toc409973664">
        <w:r w:rsidRPr="00D53A53" w:rsidR="000833CB">
          <w:rPr>
            <w:rStyle w:val="Hyperlink"/>
            <w:noProof/>
          </w:rPr>
          <w:t>6.2.7</w:t>
        </w:r>
        <w:r w:rsidR="000833CB">
          <w:rPr>
            <w:rFonts w:asciiTheme="minorHAnsi" w:hAnsiTheme="minorHAnsi" w:eastAsiaTheme="minorEastAsia" w:cstheme="minorBidi"/>
            <w:noProof/>
            <w:lang w:eastAsia="fr-FR"/>
          </w:rPr>
          <w:tab/>
        </w:r>
        <w:r w:rsidRPr="00D53A53" w:rsidR="000833CB">
          <w:rPr>
            <w:rStyle w:val="Hyperlink"/>
            <w:noProof/>
          </w:rPr>
          <w:t>Messages d’erreur</w:t>
        </w:r>
        <w:r w:rsidR="000833CB">
          <w:rPr>
            <w:noProof/>
            <w:webHidden/>
          </w:rPr>
          <w:tab/>
        </w:r>
        <w:r w:rsidR="00522D8A">
          <w:rPr>
            <w:noProof/>
            <w:webHidden/>
          </w:rPr>
          <w:fldChar w:fldCharType="begin"/>
        </w:r>
        <w:r w:rsidR="000833CB">
          <w:rPr>
            <w:noProof/>
            <w:webHidden/>
          </w:rPr>
          <w:instrText xml:space="preserve"> PAGEREF _Toc409973664 \h </w:instrText>
        </w:r>
        <w:r w:rsidR="00522D8A">
          <w:rPr>
            <w:noProof/>
            <w:webHidden/>
          </w:rPr>
        </w:r>
        <w:r w:rsidR="00522D8A">
          <w:rPr>
            <w:noProof/>
            <w:webHidden/>
          </w:rPr>
          <w:fldChar w:fldCharType="separate"/>
        </w:r>
        <w:r w:rsidR="00CC4092">
          <w:rPr>
            <w:noProof/>
            <w:webHidden/>
          </w:rPr>
          <w:t>44</w:t>
        </w:r>
        <w:r w:rsidR="00522D8A">
          <w:rPr>
            <w:noProof/>
            <w:webHidden/>
          </w:rPr>
          <w:fldChar w:fldCharType="end"/>
        </w:r>
      </w:hyperlink>
    </w:p>
    <w:p w:rsidR="000833CB" w:rsidRDefault="006A31BA" w14:paraId="6DEEBFE4" w14:textId="77777777">
      <w:pPr>
        <w:pStyle w:val="TOC2"/>
        <w:tabs>
          <w:tab w:val="left" w:pos="849"/>
        </w:tabs>
        <w:rPr>
          <w:rFonts w:asciiTheme="minorHAnsi" w:hAnsiTheme="minorHAnsi" w:eastAsiaTheme="minorEastAsia" w:cstheme="minorBidi"/>
          <w:noProof/>
          <w:lang w:eastAsia="fr-FR"/>
        </w:rPr>
      </w:pPr>
      <w:hyperlink w:history="1" w:anchor="_Toc409973665">
        <w:r w:rsidRPr="00D53A53" w:rsidR="000833CB">
          <w:rPr>
            <w:rStyle w:val="Hyperlink"/>
            <w:noProof/>
          </w:rPr>
          <w:t>6.3</w:t>
        </w:r>
        <w:r w:rsidR="000833CB">
          <w:rPr>
            <w:rFonts w:asciiTheme="minorHAnsi" w:hAnsiTheme="minorHAnsi" w:eastAsiaTheme="minorEastAsia" w:cstheme="minorBidi"/>
            <w:noProof/>
            <w:lang w:eastAsia="fr-FR"/>
          </w:rPr>
          <w:tab/>
        </w:r>
        <w:r w:rsidRPr="00D53A53" w:rsidR="000833CB">
          <w:rPr>
            <w:rStyle w:val="Hyperlink"/>
            <w:noProof/>
          </w:rPr>
          <w:t>Cas d’utilisation &lt;Saisie manuelle d’un ordre de souscription rachat OPCVM&gt;</w:t>
        </w:r>
        <w:r w:rsidR="000833CB">
          <w:rPr>
            <w:noProof/>
            <w:webHidden/>
          </w:rPr>
          <w:tab/>
        </w:r>
        <w:r w:rsidR="00522D8A">
          <w:rPr>
            <w:noProof/>
            <w:webHidden/>
          </w:rPr>
          <w:fldChar w:fldCharType="begin"/>
        </w:r>
        <w:r w:rsidR="000833CB">
          <w:rPr>
            <w:noProof/>
            <w:webHidden/>
          </w:rPr>
          <w:instrText xml:space="preserve"> PAGEREF _Toc409973665 \h </w:instrText>
        </w:r>
        <w:r w:rsidR="00522D8A">
          <w:rPr>
            <w:noProof/>
            <w:webHidden/>
          </w:rPr>
        </w:r>
        <w:r w:rsidR="00522D8A">
          <w:rPr>
            <w:noProof/>
            <w:webHidden/>
          </w:rPr>
          <w:fldChar w:fldCharType="separate"/>
        </w:r>
        <w:r w:rsidR="00CC4092">
          <w:rPr>
            <w:noProof/>
            <w:webHidden/>
          </w:rPr>
          <w:t>44</w:t>
        </w:r>
        <w:r w:rsidR="00522D8A">
          <w:rPr>
            <w:noProof/>
            <w:webHidden/>
          </w:rPr>
          <w:fldChar w:fldCharType="end"/>
        </w:r>
      </w:hyperlink>
    </w:p>
    <w:p w:rsidR="000833CB" w:rsidRDefault="006A31BA" w14:paraId="7B44803E" w14:textId="77777777">
      <w:pPr>
        <w:pStyle w:val="TOC3"/>
        <w:rPr>
          <w:rFonts w:asciiTheme="minorHAnsi" w:hAnsiTheme="minorHAnsi" w:eastAsiaTheme="minorEastAsia" w:cstheme="minorBidi"/>
          <w:noProof/>
          <w:lang w:eastAsia="fr-FR"/>
        </w:rPr>
      </w:pPr>
      <w:hyperlink w:history="1" w:anchor="_Toc409973666">
        <w:r w:rsidRPr="00D53A53" w:rsidR="000833CB">
          <w:rPr>
            <w:rStyle w:val="Hyperlink"/>
            <w:noProof/>
          </w:rPr>
          <w:t>6.3.1</w:t>
        </w:r>
        <w:r w:rsidR="000833CB">
          <w:rPr>
            <w:rFonts w:asciiTheme="minorHAnsi" w:hAnsiTheme="minorHAnsi" w:eastAsiaTheme="minorEastAsia" w:cstheme="minorBidi"/>
            <w:noProof/>
            <w:lang w:eastAsia="fr-FR"/>
          </w:rPr>
          <w:tab/>
        </w:r>
        <w:r w:rsidRPr="00D53A53" w:rsidR="000833CB">
          <w:rPr>
            <w:rStyle w:val="Hyperlink"/>
            <w:noProof/>
          </w:rPr>
          <w:t>Définition et objectif</w:t>
        </w:r>
        <w:r w:rsidR="000833CB">
          <w:rPr>
            <w:noProof/>
            <w:webHidden/>
          </w:rPr>
          <w:tab/>
        </w:r>
        <w:r w:rsidR="00522D8A">
          <w:rPr>
            <w:noProof/>
            <w:webHidden/>
          </w:rPr>
          <w:fldChar w:fldCharType="begin"/>
        </w:r>
        <w:r w:rsidR="000833CB">
          <w:rPr>
            <w:noProof/>
            <w:webHidden/>
          </w:rPr>
          <w:instrText xml:space="preserve"> PAGEREF _Toc409973666 \h </w:instrText>
        </w:r>
        <w:r w:rsidR="00522D8A">
          <w:rPr>
            <w:noProof/>
            <w:webHidden/>
          </w:rPr>
        </w:r>
        <w:r w:rsidR="00522D8A">
          <w:rPr>
            <w:noProof/>
            <w:webHidden/>
          </w:rPr>
          <w:fldChar w:fldCharType="separate"/>
        </w:r>
        <w:r w:rsidR="00CC4092">
          <w:rPr>
            <w:noProof/>
            <w:webHidden/>
          </w:rPr>
          <w:t>44</w:t>
        </w:r>
        <w:r w:rsidR="00522D8A">
          <w:rPr>
            <w:noProof/>
            <w:webHidden/>
          </w:rPr>
          <w:fldChar w:fldCharType="end"/>
        </w:r>
      </w:hyperlink>
    </w:p>
    <w:p w:rsidR="000833CB" w:rsidRDefault="006A31BA" w14:paraId="0DF8B274" w14:textId="77777777">
      <w:pPr>
        <w:pStyle w:val="TOC3"/>
        <w:rPr>
          <w:rFonts w:asciiTheme="minorHAnsi" w:hAnsiTheme="minorHAnsi" w:eastAsiaTheme="minorEastAsia" w:cstheme="minorBidi"/>
          <w:noProof/>
          <w:lang w:eastAsia="fr-FR"/>
        </w:rPr>
      </w:pPr>
      <w:hyperlink w:history="1" w:anchor="_Toc409973667">
        <w:r w:rsidRPr="00D53A53" w:rsidR="000833CB">
          <w:rPr>
            <w:rStyle w:val="Hyperlink"/>
            <w:noProof/>
          </w:rPr>
          <w:t>6.3.2</w:t>
        </w:r>
        <w:r w:rsidR="000833CB">
          <w:rPr>
            <w:rFonts w:asciiTheme="minorHAnsi" w:hAnsiTheme="minorHAnsi" w:eastAsiaTheme="minorEastAsia" w:cstheme="minorBidi"/>
            <w:noProof/>
            <w:lang w:eastAsia="fr-FR"/>
          </w:rPr>
          <w:tab/>
        </w:r>
        <w:r w:rsidRPr="00D53A53" w:rsidR="000833CB">
          <w:rPr>
            <w:rStyle w:val="Hyperlink"/>
            <w:noProof/>
          </w:rPr>
          <w:t>Pré-conditions</w:t>
        </w:r>
        <w:r w:rsidR="000833CB">
          <w:rPr>
            <w:noProof/>
            <w:webHidden/>
          </w:rPr>
          <w:tab/>
        </w:r>
        <w:r w:rsidR="00522D8A">
          <w:rPr>
            <w:noProof/>
            <w:webHidden/>
          </w:rPr>
          <w:fldChar w:fldCharType="begin"/>
        </w:r>
        <w:r w:rsidR="000833CB">
          <w:rPr>
            <w:noProof/>
            <w:webHidden/>
          </w:rPr>
          <w:instrText xml:space="preserve"> PAGEREF _Toc409973667 \h </w:instrText>
        </w:r>
        <w:r w:rsidR="00522D8A">
          <w:rPr>
            <w:noProof/>
            <w:webHidden/>
          </w:rPr>
        </w:r>
        <w:r w:rsidR="00522D8A">
          <w:rPr>
            <w:noProof/>
            <w:webHidden/>
          </w:rPr>
          <w:fldChar w:fldCharType="separate"/>
        </w:r>
        <w:r w:rsidR="00CC4092">
          <w:rPr>
            <w:noProof/>
            <w:webHidden/>
          </w:rPr>
          <w:t>44</w:t>
        </w:r>
        <w:r w:rsidR="00522D8A">
          <w:rPr>
            <w:noProof/>
            <w:webHidden/>
          </w:rPr>
          <w:fldChar w:fldCharType="end"/>
        </w:r>
      </w:hyperlink>
    </w:p>
    <w:p w:rsidR="000833CB" w:rsidRDefault="006A31BA" w14:paraId="18E2BD39" w14:textId="77777777">
      <w:pPr>
        <w:pStyle w:val="TOC3"/>
        <w:rPr>
          <w:rFonts w:asciiTheme="minorHAnsi" w:hAnsiTheme="minorHAnsi" w:eastAsiaTheme="minorEastAsia" w:cstheme="minorBidi"/>
          <w:noProof/>
          <w:lang w:eastAsia="fr-FR"/>
        </w:rPr>
      </w:pPr>
      <w:hyperlink w:history="1" w:anchor="_Toc409973668">
        <w:r w:rsidRPr="00D53A53" w:rsidR="000833CB">
          <w:rPr>
            <w:rStyle w:val="Hyperlink"/>
            <w:noProof/>
          </w:rPr>
          <w:t>6.3.3</w:t>
        </w:r>
        <w:r w:rsidR="000833CB">
          <w:rPr>
            <w:rFonts w:asciiTheme="minorHAnsi" w:hAnsiTheme="minorHAnsi" w:eastAsiaTheme="minorEastAsia" w:cstheme="minorBidi"/>
            <w:noProof/>
            <w:lang w:eastAsia="fr-FR"/>
          </w:rPr>
          <w:tab/>
        </w:r>
        <w:r w:rsidRPr="00D53A53" w:rsidR="000833CB">
          <w:rPr>
            <w:rStyle w:val="Hyperlink"/>
            <w:noProof/>
          </w:rPr>
          <w:t>Post-conditions</w:t>
        </w:r>
        <w:r w:rsidR="000833CB">
          <w:rPr>
            <w:noProof/>
            <w:webHidden/>
          </w:rPr>
          <w:tab/>
        </w:r>
        <w:r w:rsidR="00522D8A">
          <w:rPr>
            <w:noProof/>
            <w:webHidden/>
          </w:rPr>
          <w:fldChar w:fldCharType="begin"/>
        </w:r>
        <w:r w:rsidR="000833CB">
          <w:rPr>
            <w:noProof/>
            <w:webHidden/>
          </w:rPr>
          <w:instrText xml:space="preserve"> PAGEREF _Toc409973668 \h </w:instrText>
        </w:r>
        <w:r w:rsidR="00522D8A">
          <w:rPr>
            <w:noProof/>
            <w:webHidden/>
          </w:rPr>
        </w:r>
        <w:r w:rsidR="00522D8A">
          <w:rPr>
            <w:noProof/>
            <w:webHidden/>
          </w:rPr>
          <w:fldChar w:fldCharType="separate"/>
        </w:r>
        <w:r w:rsidR="00CC4092">
          <w:rPr>
            <w:noProof/>
            <w:webHidden/>
          </w:rPr>
          <w:t>45</w:t>
        </w:r>
        <w:r w:rsidR="00522D8A">
          <w:rPr>
            <w:noProof/>
            <w:webHidden/>
          </w:rPr>
          <w:fldChar w:fldCharType="end"/>
        </w:r>
      </w:hyperlink>
    </w:p>
    <w:p w:rsidR="000833CB" w:rsidRDefault="006A31BA" w14:paraId="4D81E635" w14:textId="77777777">
      <w:pPr>
        <w:pStyle w:val="TOC3"/>
        <w:rPr>
          <w:rFonts w:asciiTheme="minorHAnsi" w:hAnsiTheme="minorHAnsi" w:eastAsiaTheme="minorEastAsia" w:cstheme="minorBidi"/>
          <w:noProof/>
          <w:lang w:eastAsia="fr-FR"/>
        </w:rPr>
      </w:pPr>
      <w:hyperlink w:history="1" w:anchor="_Toc409973669">
        <w:r w:rsidRPr="00D53A53" w:rsidR="000833CB">
          <w:rPr>
            <w:rStyle w:val="Hyperlink"/>
            <w:noProof/>
          </w:rPr>
          <w:t>6.3.4</w:t>
        </w:r>
        <w:r w:rsidR="000833CB">
          <w:rPr>
            <w:rFonts w:asciiTheme="minorHAnsi" w:hAnsiTheme="minorHAnsi" w:eastAsiaTheme="minorEastAsia" w:cstheme="minorBidi"/>
            <w:noProof/>
            <w:lang w:eastAsia="fr-FR"/>
          </w:rPr>
          <w:tab/>
        </w:r>
        <w:r w:rsidRPr="00D53A53" w:rsidR="000833CB">
          <w:rPr>
            <w:rStyle w:val="Hyperlink"/>
            <w:noProof/>
          </w:rPr>
          <w:t>Diagramme d’activité</w:t>
        </w:r>
        <w:r w:rsidR="000833CB">
          <w:rPr>
            <w:noProof/>
            <w:webHidden/>
          </w:rPr>
          <w:tab/>
        </w:r>
        <w:r w:rsidR="00522D8A">
          <w:rPr>
            <w:noProof/>
            <w:webHidden/>
          </w:rPr>
          <w:fldChar w:fldCharType="begin"/>
        </w:r>
        <w:r w:rsidR="000833CB">
          <w:rPr>
            <w:noProof/>
            <w:webHidden/>
          </w:rPr>
          <w:instrText xml:space="preserve"> PAGEREF _Toc409973669 \h </w:instrText>
        </w:r>
        <w:r w:rsidR="00522D8A">
          <w:rPr>
            <w:noProof/>
            <w:webHidden/>
          </w:rPr>
        </w:r>
        <w:r w:rsidR="00522D8A">
          <w:rPr>
            <w:noProof/>
            <w:webHidden/>
          </w:rPr>
          <w:fldChar w:fldCharType="separate"/>
        </w:r>
        <w:r w:rsidR="00CC4092">
          <w:rPr>
            <w:noProof/>
            <w:webHidden/>
          </w:rPr>
          <w:t>45</w:t>
        </w:r>
        <w:r w:rsidR="00522D8A">
          <w:rPr>
            <w:noProof/>
            <w:webHidden/>
          </w:rPr>
          <w:fldChar w:fldCharType="end"/>
        </w:r>
      </w:hyperlink>
    </w:p>
    <w:p w:rsidR="000833CB" w:rsidRDefault="006A31BA" w14:paraId="0B69696E" w14:textId="77777777">
      <w:pPr>
        <w:pStyle w:val="TOC3"/>
        <w:rPr>
          <w:rFonts w:asciiTheme="minorHAnsi" w:hAnsiTheme="minorHAnsi" w:eastAsiaTheme="minorEastAsia" w:cstheme="minorBidi"/>
          <w:noProof/>
          <w:lang w:eastAsia="fr-FR"/>
        </w:rPr>
      </w:pPr>
      <w:hyperlink w:history="1" w:anchor="_Toc409973670">
        <w:r w:rsidRPr="00D53A53" w:rsidR="000833CB">
          <w:rPr>
            <w:rStyle w:val="Hyperlink"/>
            <w:noProof/>
          </w:rPr>
          <w:t>6.3.5</w:t>
        </w:r>
        <w:r w:rsidR="000833CB">
          <w:rPr>
            <w:rFonts w:asciiTheme="minorHAnsi" w:hAnsiTheme="minorHAnsi" w:eastAsiaTheme="minorEastAsia" w:cstheme="minorBidi"/>
            <w:noProof/>
            <w:lang w:eastAsia="fr-FR"/>
          </w:rPr>
          <w:tab/>
        </w:r>
        <w:r w:rsidRPr="00D53A53" w:rsidR="000833CB">
          <w:rPr>
            <w:rStyle w:val="Hyperlink"/>
            <w:noProof/>
          </w:rPr>
          <w:t>Règles de gestion</w:t>
        </w:r>
        <w:r w:rsidR="000833CB">
          <w:rPr>
            <w:noProof/>
            <w:webHidden/>
          </w:rPr>
          <w:tab/>
        </w:r>
        <w:r w:rsidR="00522D8A">
          <w:rPr>
            <w:noProof/>
            <w:webHidden/>
          </w:rPr>
          <w:fldChar w:fldCharType="begin"/>
        </w:r>
        <w:r w:rsidR="000833CB">
          <w:rPr>
            <w:noProof/>
            <w:webHidden/>
          </w:rPr>
          <w:instrText xml:space="preserve"> PAGEREF _Toc409973670 \h </w:instrText>
        </w:r>
        <w:r w:rsidR="00522D8A">
          <w:rPr>
            <w:noProof/>
            <w:webHidden/>
          </w:rPr>
        </w:r>
        <w:r w:rsidR="00522D8A">
          <w:rPr>
            <w:noProof/>
            <w:webHidden/>
          </w:rPr>
          <w:fldChar w:fldCharType="separate"/>
        </w:r>
        <w:r w:rsidR="00CC4092">
          <w:rPr>
            <w:noProof/>
            <w:webHidden/>
          </w:rPr>
          <w:t>46</w:t>
        </w:r>
        <w:r w:rsidR="00522D8A">
          <w:rPr>
            <w:noProof/>
            <w:webHidden/>
          </w:rPr>
          <w:fldChar w:fldCharType="end"/>
        </w:r>
      </w:hyperlink>
    </w:p>
    <w:p w:rsidR="000833CB" w:rsidRDefault="006A31BA" w14:paraId="65FE6332" w14:textId="77777777">
      <w:pPr>
        <w:pStyle w:val="TOC3"/>
        <w:rPr>
          <w:rFonts w:asciiTheme="minorHAnsi" w:hAnsiTheme="minorHAnsi" w:eastAsiaTheme="minorEastAsia" w:cstheme="minorBidi"/>
          <w:noProof/>
          <w:lang w:eastAsia="fr-FR"/>
        </w:rPr>
      </w:pPr>
      <w:hyperlink w:history="1" w:anchor="_Toc409973671">
        <w:r w:rsidRPr="00D53A53" w:rsidR="000833CB">
          <w:rPr>
            <w:rStyle w:val="Hyperlink"/>
            <w:noProof/>
          </w:rPr>
          <w:t>6.3.6</w:t>
        </w:r>
        <w:r w:rsidR="000833CB">
          <w:rPr>
            <w:rFonts w:asciiTheme="minorHAnsi" w:hAnsiTheme="minorHAnsi" w:eastAsiaTheme="minorEastAsia" w:cstheme="minorBidi"/>
            <w:noProof/>
            <w:lang w:eastAsia="fr-FR"/>
          </w:rPr>
          <w:tab/>
        </w:r>
        <w:r w:rsidRPr="00D53A53" w:rsidR="000833CB">
          <w:rPr>
            <w:rStyle w:val="Hyperlink"/>
            <w:noProof/>
          </w:rPr>
          <w:t>Traitements</w:t>
        </w:r>
        <w:r w:rsidR="000833CB">
          <w:rPr>
            <w:noProof/>
            <w:webHidden/>
          </w:rPr>
          <w:tab/>
        </w:r>
        <w:r w:rsidR="00522D8A">
          <w:rPr>
            <w:noProof/>
            <w:webHidden/>
          </w:rPr>
          <w:fldChar w:fldCharType="begin"/>
        </w:r>
        <w:r w:rsidR="000833CB">
          <w:rPr>
            <w:noProof/>
            <w:webHidden/>
          </w:rPr>
          <w:instrText xml:space="preserve"> PAGEREF _Toc409973671 \h </w:instrText>
        </w:r>
        <w:r w:rsidR="00522D8A">
          <w:rPr>
            <w:noProof/>
            <w:webHidden/>
          </w:rPr>
        </w:r>
        <w:r w:rsidR="00522D8A">
          <w:rPr>
            <w:noProof/>
            <w:webHidden/>
          </w:rPr>
          <w:fldChar w:fldCharType="separate"/>
        </w:r>
        <w:r w:rsidR="00CC4092">
          <w:rPr>
            <w:noProof/>
            <w:webHidden/>
          </w:rPr>
          <w:t>47</w:t>
        </w:r>
        <w:r w:rsidR="00522D8A">
          <w:rPr>
            <w:noProof/>
            <w:webHidden/>
          </w:rPr>
          <w:fldChar w:fldCharType="end"/>
        </w:r>
      </w:hyperlink>
    </w:p>
    <w:p w:rsidR="000833CB" w:rsidRDefault="006A31BA" w14:paraId="6B3064E1" w14:textId="77777777">
      <w:pPr>
        <w:pStyle w:val="TOC3"/>
        <w:rPr>
          <w:rFonts w:asciiTheme="minorHAnsi" w:hAnsiTheme="minorHAnsi" w:eastAsiaTheme="minorEastAsia" w:cstheme="minorBidi"/>
          <w:noProof/>
          <w:lang w:eastAsia="fr-FR"/>
        </w:rPr>
      </w:pPr>
      <w:hyperlink w:history="1" w:anchor="_Toc409973672">
        <w:r w:rsidRPr="00D53A53" w:rsidR="000833CB">
          <w:rPr>
            <w:rStyle w:val="Hyperlink"/>
            <w:noProof/>
          </w:rPr>
          <w:t>6.3.7</w:t>
        </w:r>
        <w:r w:rsidR="000833CB">
          <w:rPr>
            <w:rFonts w:asciiTheme="minorHAnsi" w:hAnsiTheme="minorHAnsi" w:eastAsiaTheme="minorEastAsia" w:cstheme="minorBidi"/>
            <w:noProof/>
            <w:lang w:eastAsia="fr-FR"/>
          </w:rPr>
          <w:tab/>
        </w:r>
        <w:r w:rsidRPr="00D53A53" w:rsidR="000833CB">
          <w:rPr>
            <w:rStyle w:val="Hyperlink"/>
            <w:noProof/>
          </w:rPr>
          <w:t>Messages d’erreur</w:t>
        </w:r>
        <w:r w:rsidR="000833CB">
          <w:rPr>
            <w:noProof/>
            <w:webHidden/>
          </w:rPr>
          <w:tab/>
        </w:r>
        <w:r w:rsidR="00522D8A">
          <w:rPr>
            <w:noProof/>
            <w:webHidden/>
          </w:rPr>
          <w:fldChar w:fldCharType="begin"/>
        </w:r>
        <w:r w:rsidR="000833CB">
          <w:rPr>
            <w:noProof/>
            <w:webHidden/>
          </w:rPr>
          <w:instrText xml:space="preserve"> PAGEREF _Toc409973672 \h </w:instrText>
        </w:r>
        <w:r w:rsidR="00522D8A">
          <w:rPr>
            <w:noProof/>
            <w:webHidden/>
          </w:rPr>
        </w:r>
        <w:r w:rsidR="00522D8A">
          <w:rPr>
            <w:noProof/>
            <w:webHidden/>
          </w:rPr>
          <w:fldChar w:fldCharType="separate"/>
        </w:r>
        <w:r w:rsidR="00CC4092">
          <w:rPr>
            <w:noProof/>
            <w:webHidden/>
          </w:rPr>
          <w:t>48</w:t>
        </w:r>
        <w:r w:rsidR="00522D8A">
          <w:rPr>
            <w:noProof/>
            <w:webHidden/>
          </w:rPr>
          <w:fldChar w:fldCharType="end"/>
        </w:r>
      </w:hyperlink>
    </w:p>
    <w:p w:rsidR="000833CB" w:rsidRDefault="006A31BA" w14:paraId="3A9B0546" w14:textId="77777777">
      <w:pPr>
        <w:pStyle w:val="TOC2"/>
        <w:tabs>
          <w:tab w:val="left" w:pos="849"/>
        </w:tabs>
        <w:rPr>
          <w:rFonts w:asciiTheme="minorHAnsi" w:hAnsiTheme="minorHAnsi" w:eastAsiaTheme="minorEastAsia" w:cstheme="minorBidi"/>
          <w:noProof/>
          <w:lang w:eastAsia="fr-FR"/>
        </w:rPr>
      </w:pPr>
      <w:hyperlink w:history="1" w:anchor="_Toc409973673">
        <w:r w:rsidRPr="00D53A53" w:rsidR="000833CB">
          <w:rPr>
            <w:rStyle w:val="Hyperlink"/>
            <w:noProof/>
          </w:rPr>
          <w:t>6.4</w:t>
        </w:r>
        <w:r w:rsidR="000833CB">
          <w:rPr>
            <w:rFonts w:asciiTheme="minorHAnsi" w:hAnsiTheme="minorHAnsi" w:eastAsiaTheme="minorEastAsia" w:cstheme="minorBidi"/>
            <w:noProof/>
            <w:lang w:eastAsia="fr-FR"/>
          </w:rPr>
          <w:tab/>
        </w:r>
        <w:r w:rsidRPr="00D53A53" w:rsidR="000833CB">
          <w:rPr>
            <w:rStyle w:val="Hyperlink"/>
            <w:noProof/>
          </w:rPr>
          <w:t>Cas d’utilisation &lt;Saisie manuelle de la valeur liquidative&gt;</w:t>
        </w:r>
        <w:r w:rsidR="000833CB">
          <w:rPr>
            <w:noProof/>
            <w:webHidden/>
          </w:rPr>
          <w:tab/>
        </w:r>
        <w:r w:rsidR="00522D8A">
          <w:rPr>
            <w:noProof/>
            <w:webHidden/>
          </w:rPr>
          <w:fldChar w:fldCharType="begin"/>
        </w:r>
        <w:r w:rsidR="000833CB">
          <w:rPr>
            <w:noProof/>
            <w:webHidden/>
          </w:rPr>
          <w:instrText xml:space="preserve"> PAGEREF _Toc409973673 \h </w:instrText>
        </w:r>
        <w:r w:rsidR="00522D8A">
          <w:rPr>
            <w:noProof/>
            <w:webHidden/>
          </w:rPr>
        </w:r>
        <w:r w:rsidR="00522D8A">
          <w:rPr>
            <w:noProof/>
            <w:webHidden/>
          </w:rPr>
          <w:fldChar w:fldCharType="separate"/>
        </w:r>
        <w:r w:rsidR="00CC4092">
          <w:rPr>
            <w:noProof/>
            <w:webHidden/>
          </w:rPr>
          <w:t>48</w:t>
        </w:r>
        <w:r w:rsidR="00522D8A">
          <w:rPr>
            <w:noProof/>
            <w:webHidden/>
          </w:rPr>
          <w:fldChar w:fldCharType="end"/>
        </w:r>
      </w:hyperlink>
    </w:p>
    <w:p w:rsidR="000833CB" w:rsidRDefault="006A31BA" w14:paraId="682619E1" w14:textId="77777777">
      <w:pPr>
        <w:pStyle w:val="TOC3"/>
        <w:rPr>
          <w:rFonts w:asciiTheme="minorHAnsi" w:hAnsiTheme="minorHAnsi" w:eastAsiaTheme="minorEastAsia" w:cstheme="minorBidi"/>
          <w:noProof/>
          <w:lang w:eastAsia="fr-FR"/>
        </w:rPr>
      </w:pPr>
      <w:hyperlink w:history="1" w:anchor="_Toc409973674">
        <w:r w:rsidRPr="00D53A53" w:rsidR="000833CB">
          <w:rPr>
            <w:rStyle w:val="Hyperlink"/>
            <w:noProof/>
          </w:rPr>
          <w:t>6.4.1</w:t>
        </w:r>
        <w:r w:rsidR="000833CB">
          <w:rPr>
            <w:rFonts w:asciiTheme="minorHAnsi" w:hAnsiTheme="minorHAnsi" w:eastAsiaTheme="minorEastAsia" w:cstheme="minorBidi"/>
            <w:noProof/>
            <w:lang w:eastAsia="fr-FR"/>
          </w:rPr>
          <w:tab/>
        </w:r>
        <w:r w:rsidRPr="00D53A53" w:rsidR="000833CB">
          <w:rPr>
            <w:rStyle w:val="Hyperlink"/>
            <w:noProof/>
          </w:rPr>
          <w:t>Définition et objectif</w:t>
        </w:r>
        <w:r w:rsidR="000833CB">
          <w:rPr>
            <w:noProof/>
            <w:webHidden/>
          </w:rPr>
          <w:tab/>
        </w:r>
        <w:r w:rsidR="00522D8A">
          <w:rPr>
            <w:noProof/>
            <w:webHidden/>
          </w:rPr>
          <w:fldChar w:fldCharType="begin"/>
        </w:r>
        <w:r w:rsidR="000833CB">
          <w:rPr>
            <w:noProof/>
            <w:webHidden/>
          </w:rPr>
          <w:instrText xml:space="preserve"> PAGEREF _Toc409973674 \h </w:instrText>
        </w:r>
        <w:r w:rsidR="00522D8A">
          <w:rPr>
            <w:noProof/>
            <w:webHidden/>
          </w:rPr>
        </w:r>
        <w:r w:rsidR="00522D8A">
          <w:rPr>
            <w:noProof/>
            <w:webHidden/>
          </w:rPr>
          <w:fldChar w:fldCharType="separate"/>
        </w:r>
        <w:r w:rsidR="00CC4092">
          <w:rPr>
            <w:noProof/>
            <w:webHidden/>
          </w:rPr>
          <w:t>48</w:t>
        </w:r>
        <w:r w:rsidR="00522D8A">
          <w:rPr>
            <w:noProof/>
            <w:webHidden/>
          </w:rPr>
          <w:fldChar w:fldCharType="end"/>
        </w:r>
      </w:hyperlink>
    </w:p>
    <w:p w:rsidR="000833CB" w:rsidRDefault="006A31BA" w14:paraId="18BBC992" w14:textId="77777777">
      <w:pPr>
        <w:pStyle w:val="TOC3"/>
        <w:rPr>
          <w:rFonts w:asciiTheme="minorHAnsi" w:hAnsiTheme="minorHAnsi" w:eastAsiaTheme="minorEastAsia" w:cstheme="minorBidi"/>
          <w:noProof/>
          <w:lang w:eastAsia="fr-FR"/>
        </w:rPr>
      </w:pPr>
      <w:hyperlink w:history="1" w:anchor="_Toc409973675">
        <w:r w:rsidRPr="00D53A53" w:rsidR="000833CB">
          <w:rPr>
            <w:rStyle w:val="Hyperlink"/>
            <w:noProof/>
          </w:rPr>
          <w:t>6.4.2</w:t>
        </w:r>
        <w:r w:rsidR="000833CB">
          <w:rPr>
            <w:rFonts w:asciiTheme="minorHAnsi" w:hAnsiTheme="minorHAnsi" w:eastAsiaTheme="minorEastAsia" w:cstheme="minorBidi"/>
            <w:noProof/>
            <w:lang w:eastAsia="fr-FR"/>
          </w:rPr>
          <w:tab/>
        </w:r>
        <w:r w:rsidRPr="00D53A53" w:rsidR="000833CB">
          <w:rPr>
            <w:rStyle w:val="Hyperlink"/>
            <w:noProof/>
          </w:rPr>
          <w:t>Pré-conditions</w:t>
        </w:r>
        <w:r w:rsidR="000833CB">
          <w:rPr>
            <w:noProof/>
            <w:webHidden/>
          </w:rPr>
          <w:tab/>
        </w:r>
        <w:r w:rsidR="00522D8A">
          <w:rPr>
            <w:noProof/>
            <w:webHidden/>
          </w:rPr>
          <w:fldChar w:fldCharType="begin"/>
        </w:r>
        <w:r w:rsidR="000833CB">
          <w:rPr>
            <w:noProof/>
            <w:webHidden/>
          </w:rPr>
          <w:instrText xml:space="preserve"> PAGEREF _Toc409973675 \h </w:instrText>
        </w:r>
        <w:r w:rsidR="00522D8A">
          <w:rPr>
            <w:noProof/>
            <w:webHidden/>
          </w:rPr>
        </w:r>
        <w:r w:rsidR="00522D8A">
          <w:rPr>
            <w:noProof/>
            <w:webHidden/>
          </w:rPr>
          <w:fldChar w:fldCharType="separate"/>
        </w:r>
        <w:r w:rsidR="00CC4092">
          <w:rPr>
            <w:noProof/>
            <w:webHidden/>
          </w:rPr>
          <w:t>49</w:t>
        </w:r>
        <w:r w:rsidR="00522D8A">
          <w:rPr>
            <w:noProof/>
            <w:webHidden/>
          </w:rPr>
          <w:fldChar w:fldCharType="end"/>
        </w:r>
      </w:hyperlink>
    </w:p>
    <w:p w:rsidR="000833CB" w:rsidRDefault="006A31BA" w14:paraId="7730B10A" w14:textId="77777777">
      <w:pPr>
        <w:pStyle w:val="TOC3"/>
        <w:rPr>
          <w:rFonts w:asciiTheme="minorHAnsi" w:hAnsiTheme="minorHAnsi" w:eastAsiaTheme="minorEastAsia" w:cstheme="minorBidi"/>
          <w:noProof/>
          <w:lang w:eastAsia="fr-FR"/>
        </w:rPr>
      </w:pPr>
      <w:hyperlink w:history="1" w:anchor="_Toc409973676">
        <w:r w:rsidRPr="00D53A53" w:rsidR="000833CB">
          <w:rPr>
            <w:rStyle w:val="Hyperlink"/>
            <w:noProof/>
          </w:rPr>
          <w:t>6.4.3</w:t>
        </w:r>
        <w:r w:rsidR="000833CB">
          <w:rPr>
            <w:rFonts w:asciiTheme="minorHAnsi" w:hAnsiTheme="minorHAnsi" w:eastAsiaTheme="minorEastAsia" w:cstheme="minorBidi"/>
            <w:noProof/>
            <w:lang w:eastAsia="fr-FR"/>
          </w:rPr>
          <w:tab/>
        </w:r>
        <w:r w:rsidRPr="00D53A53" w:rsidR="000833CB">
          <w:rPr>
            <w:rStyle w:val="Hyperlink"/>
            <w:noProof/>
          </w:rPr>
          <w:t>Post-conditions</w:t>
        </w:r>
        <w:r w:rsidR="000833CB">
          <w:rPr>
            <w:noProof/>
            <w:webHidden/>
          </w:rPr>
          <w:tab/>
        </w:r>
        <w:r w:rsidR="00522D8A">
          <w:rPr>
            <w:noProof/>
            <w:webHidden/>
          </w:rPr>
          <w:fldChar w:fldCharType="begin"/>
        </w:r>
        <w:r w:rsidR="000833CB">
          <w:rPr>
            <w:noProof/>
            <w:webHidden/>
          </w:rPr>
          <w:instrText xml:space="preserve"> PAGEREF _Toc409973676 \h </w:instrText>
        </w:r>
        <w:r w:rsidR="00522D8A">
          <w:rPr>
            <w:noProof/>
            <w:webHidden/>
          </w:rPr>
        </w:r>
        <w:r w:rsidR="00522D8A">
          <w:rPr>
            <w:noProof/>
            <w:webHidden/>
          </w:rPr>
          <w:fldChar w:fldCharType="separate"/>
        </w:r>
        <w:r w:rsidR="00CC4092">
          <w:rPr>
            <w:noProof/>
            <w:webHidden/>
          </w:rPr>
          <w:t>49</w:t>
        </w:r>
        <w:r w:rsidR="00522D8A">
          <w:rPr>
            <w:noProof/>
            <w:webHidden/>
          </w:rPr>
          <w:fldChar w:fldCharType="end"/>
        </w:r>
      </w:hyperlink>
    </w:p>
    <w:p w:rsidR="000833CB" w:rsidRDefault="006A31BA" w14:paraId="2204C605" w14:textId="77777777">
      <w:pPr>
        <w:pStyle w:val="TOC3"/>
        <w:rPr>
          <w:rFonts w:asciiTheme="minorHAnsi" w:hAnsiTheme="minorHAnsi" w:eastAsiaTheme="minorEastAsia" w:cstheme="minorBidi"/>
          <w:noProof/>
          <w:lang w:eastAsia="fr-FR"/>
        </w:rPr>
      </w:pPr>
      <w:hyperlink w:history="1" w:anchor="_Toc409973677">
        <w:r w:rsidRPr="00D53A53" w:rsidR="000833CB">
          <w:rPr>
            <w:rStyle w:val="Hyperlink"/>
            <w:noProof/>
          </w:rPr>
          <w:t>6.4.4</w:t>
        </w:r>
        <w:r w:rsidR="000833CB">
          <w:rPr>
            <w:rFonts w:asciiTheme="minorHAnsi" w:hAnsiTheme="minorHAnsi" w:eastAsiaTheme="minorEastAsia" w:cstheme="minorBidi"/>
            <w:noProof/>
            <w:lang w:eastAsia="fr-FR"/>
          </w:rPr>
          <w:tab/>
        </w:r>
        <w:r w:rsidRPr="00D53A53" w:rsidR="000833CB">
          <w:rPr>
            <w:rStyle w:val="Hyperlink"/>
            <w:noProof/>
          </w:rPr>
          <w:t>Diagramme d’activité</w:t>
        </w:r>
        <w:r w:rsidR="000833CB">
          <w:rPr>
            <w:noProof/>
            <w:webHidden/>
          </w:rPr>
          <w:tab/>
        </w:r>
        <w:r w:rsidR="00522D8A">
          <w:rPr>
            <w:noProof/>
            <w:webHidden/>
          </w:rPr>
          <w:fldChar w:fldCharType="begin"/>
        </w:r>
        <w:r w:rsidR="000833CB">
          <w:rPr>
            <w:noProof/>
            <w:webHidden/>
          </w:rPr>
          <w:instrText xml:space="preserve"> PAGEREF _Toc409973677 \h </w:instrText>
        </w:r>
        <w:r w:rsidR="00522D8A">
          <w:rPr>
            <w:noProof/>
            <w:webHidden/>
          </w:rPr>
        </w:r>
        <w:r w:rsidR="00522D8A">
          <w:rPr>
            <w:noProof/>
            <w:webHidden/>
          </w:rPr>
          <w:fldChar w:fldCharType="separate"/>
        </w:r>
        <w:r w:rsidR="00CC4092">
          <w:rPr>
            <w:noProof/>
            <w:webHidden/>
          </w:rPr>
          <w:t>49</w:t>
        </w:r>
        <w:r w:rsidR="00522D8A">
          <w:rPr>
            <w:noProof/>
            <w:webHidden/>
          </w:rPr>
          <w:fldChar w:fldCharType="end"/>
        </w:r>
      </w:hyperlink>
    </w:p>
    <w:p w:rsidR="000833CB" w:rsidRDefault="006A31BA" w14:paraId="2C2D6B2F" w14:textId="77777777">
      <w:pPr>
        <w:pStyle w:val="TOC3"/>
        <w:rPr>
          <w:rFonts w:asciiTheme="minorHAnsi" w:hAnsiTheme="minorHAnsi" w:eastAsiaTheme="minorEastAsia" w:cstheme="minorBidi"/>
          <w:noProof/>
          <w:lang w:eastAsia="fr-FR"/>
        </w:rPr>
      </w:pPr>
      <w:hyperlink w:history="1" w:anchor="_Toc409973678">
        <w:r w:rsidRPr="00D53A53" w:rsidR="000833CB">
          <w:rPr>
            <w:rStyle w:val="Hyperlink"/>
            <w:noProof/>
          </w:rPr>
          <w:t>6.4.5</w:t>
        </w:r>
        <w:r w:rsidR="000833CB">
          <w:rPr>
            <w:rFonts w:asciiTheme="minorHAnsi" w:hAnsiTheme="minorHAnsi" w:eastAsiaTheme="minorEastAsia" w:cstheme="minorBidi"/>
            <w:noProof/>
            <w:lang w:eastAsia="fr-FR"/>
          </w:rPr>
          <w:tab/>
        </w:r>
        <w:r w:rsidRPr="00D53A53" w:rsidR="000833CB">
          <w:rPr>
            <w:rStyle w:val="Hyperlink"/>
            <w:noProof/>
          </w:rPr>
          <w:t>Règles de gestion</w:t>
        </w:r>
        <w:r w:rsidR="000833CB">
          <w:rPr>
            <w:noProof/>
            <w:webHidden/>
          </w:rPr>
          <w:tab/>
        </w:r>
        <w:r w:rsidR="00522D8A">
          <w:rPr>
            <w:noProof/>
            <w:webHidden/>
          </w:rPr>
          <w:fldChar w:fldCharType="begin"/>
        </w:r>
        <w:r w:rsidR="000833CB">
          <w:rPr>
            <w:noProof/>
            <w:webHidden/>
          </w:rPr>
          <w:instrText xml:space="preserve"> PAGEREF _Toc409973678 \h </w:instrText>
        </w:r>
        <w:r w:rsidR="00522D8A">
          <w:rPr>
            <w:noProof/>
            <w:webHidden/>
          </w:rPr>
        </w:r>
        <w:r w:rsidR="00522D8A">
          <w:rPr>
            <w:noProof/>
            <w:webHidden/>
          </w:rPr>
          <w:fldChar w:fldCharType="separate"/>
        </w:r>
        <w:r w:rsidR="00CC4092">
          <w:rPr>
            <w:noProof/>
            <w:webHidden/>
          </w:rPr>
          <w:t>49</w:t>
        </w:r>
        <w:r w:rsidR="00522D8A">
          <w:rPr>
            <w:noProof/>
            <w:webHidden/>
          </w:rPr>
          <w:fldChar w:fldCharType="end"/>
        </w:r>
      </w:hyperlink>
    </w:p>
    <w:p w:rsidR="000833CB" w:rsidRDefault="006A31BA" w14:paraId="6575BAD8" w14:textId="77777777">
      <w:pPr>
        <w:pStyle w:val="TOC3"/>
        <w:rPr>
          <w:rFonts w:asciiTheme="minorHAnsi" w:hAnsiTheme="minorHAnsi" w:eastAsiaTheme="minorEastAsia" w:cstheme="minorBidi"/>
          <w:noProof/>
          <w:lang w:eastAsia="fr-FR"/>
        </w:rPr>
      </w:pPr>
      <w:hyperlink w:history="1" w:anchor="_Toc409973679">
        <w:r w:rsidRPr="00D53A53" w:rsidR="000833CB">
          <w:rPr>
            <w:rStyle w:val="Hyperlink"/>
            <w:noProof/>
          </w:rPr>
          <w:t>6.4.6</w:t>
        </w:r>
        <w:r w:rsidR="000833CB">
          <w:rPr>
            <w:rFonts w:asciiTheme="minorHAnsi" w:hAnsiTheme="minorHAnsi" w:eastAsiaTheme="minorEastAsia" w:cstheme="minorBidi"/>
            <w:noProof/>
            <w:lang w:eastAsia="fr-FR"/>
          </w:rPr>
          <w:tab/>
        </w:r>
        <w:r w:rsidRPr="00D53A53" w:rsidR="000833CB">
          <w:rPr>
            <w:rStyle w:val="Hyperlink"/>
            <w:noProof/>
          </w:rPr>
          <w:t>Traitements</w:t>
        </w:r>
        <w:r w:rsidR="000833CB">
          <w:rPr>
            <w:noProof/>
            <w:webHidden/>
          </w:rPr>
          <w:tab/>
        </w:r>
        <w:r w:rsidR="00522D8A">
          <w:rPr>
            <w:noProof/>
            <w:webHidden/>
          </w:rPr>
          <w:fldChar w:fldCharType="begin"/>
        </w:r>
        <w:r w:rsidR="000833CB">
          <w:rPr>
            <w:noProof/>
            <w:webHidden/>
          </w:rPr>
          <w:instrText xml:space="preserve"> PAGEREF _Toc409973679 \h </w:instrText>
        </w:r>
        <w:r w:rsidR="00522D8A">
          <w:rPr>
            <w:noProof/>
            <w:webHidden/>
          </w:rPr>
        </w:r>
        <w:r w:rsidR="00522D8A">
          <w:rPr>
            <w:noProof/>
            <w:webHidden/>
          </w:rPr>
          <w:fldChar w:fldCharType="separate"/>
        </w:r>
        <w:r w:rsidR="00CC4092">
          <w:rPr>
            <w:noProof/>
            <w:webHidden/>
          </w:rPr>
          <w:t>50</w:t>
        </w:r>
        <w:r w:rsidR="00522D8A">
          <w:rPr>
            <w:noProof/>
            <w:webHidden/>
          </w:rPr>
          <w:fldChar w:fldCharType="end"/>
        </w:r>
      </w:hyperlink>
    </w:p>
    <w:p w:rsidR="000833CB" w:rsidRDefault="006A31BA" w14:paraId="708DE953" w14:textId="77777777">
      <w:pPr>
        <w:pStyle w:val="TOC3"/>
        <w:rPr>
          <w:rFonts w:asciiTheme="minorHAnsi" w:hAnsiTheme="minorHAnsi" w:eastAsiaTheme="minorEastAsia" w:cstheme="minorBidi"/>
          <w:noProof/>
          <w:lang w:eastAsia="fr-FR"/>
        </w:rPr>
      </w:pPr>
      <w:hyperlink w:history="1" w:anchor="_Toc409973680">
        <w:r w:rsidRPr="00D53A53" w:rsidR="000833CB">
          <w:rPr>
            <w:rStyle w:val="Hyperlink"/>
            <w:noProof/>
          </w:rPr>
          <w:t>6.4.7</w:t>
        </w:r>
        <w:r w:rsidR="000833CB">
          <w:rPr>
            <w:rFonts w:asciiTheme="minorHAnsi" w:hAnsiTheme="minorHAnsi" w:eastAsiaTheme="minorEastAsia" w:cstheme="minorBidi"/>
            <w:noProof/>
            <w:lang w:eastAsia="fr-FR"/>
          </w:rPr>
          <w:tab/>
        </w:r>
        <w:r w:rsidRPr="00D53A53" w:rsidR="000833CB">
          <w:rPr>
            <w:rStyle w:val="Hyperlink"/>
            <w:noProof/>
          </w:rPr>
          <w:t>Messages d’erreur</w:t>
        </w:r>
        <w:r w:rsidR="000833CB">
          <w:rPr>
            <w:noProof/>
            <w:webHidden/>
          </w:rPr>
          <w:tab/>
        </w:r>
        <w:r w:rsidR="00522D8A">
          <w:rPr>
            <w:noProof/>
            <w:webHidden/>
          </w:rPr>
          <w:fldChar w:fldCharType="begin"/>
        </w:r>
        <w:r w:rsidR="000833CB">
          <w:rPr>
            <w:noProof/>
            <w:webHidden/>
          </w:rPr>
          <w:instrText xml:space="preserve"> PAGEREF _Toc409973680 \h </w:instrText>
        </w:r>
        <w:r w:rsidR="00522D8A">
          <w:rPr>
            <w:noProof/>
            <w:webHidden/>
          </w:rPr>
        </w:r>
        <w:r w:rsidR="00522D8A">
          <w:rPr>
            <w:noProof/>
            <w:webHidden/>
          </w:rPr>
          <w:fldChar w:fldCharType="separate"/>
        </w:r>
        <w:r w:rsidR="00CC4092">
          <w:rPr>
            <w:noProof/>
            <w:webHidden/>
          </w:rPr>
          <w:t>50</w:t>
        </w:r>
        <w:r w:rsidR="00522D8A">
          <w:rPr>
            <w:noProof/>
            <w:webHidden/>
          </w:rPr>
          <w:fldChar w:fldCharType="end"/>
        </w:r>
      </w:hyperlink>
    </w:p>
    <w:p w:rsidR="000833CB" w:rsidRDefault="006A31BA" w14:paraId="0F3D14D5" w14:textId="77777777">
      <w:pPr>
        <w:pStyle w:val="TOC1"/>
        <w:rPr>
          <w:rFonts w:asciiTheme="minorHAnsi" w:hAnsiTheme="minorHAnsi" w:eastAsiaTheme="minorEastAsia" w:cstheme="minorBidi"/>
          <w:noProof/>
          <w:lang w:eastAsia="fr-FR"/>
        </w:rPr>
      </w:pPr>
      <w:hyperlink w:history="1" w:anchor="_Toc409973681">
        <w:r w:rsidRPr="00D53A53" w:rsidR="000833CB">
          <w:rPr>
            <w:rStyle w:val="Hyperlink"/>
            <w:noProof/>
          </w:rPr>
          <w:t>7</w:t>
        </w:r>
        <w:r w:rsidR="000833CB">
          <w:rPr>
            <w:rFonts w:asciiTheme="minorHAnsi" w:hAnsiTheme="minorHAnsi" w:eastAsiaTheme="minorEastAsia" w:cstheme="minorBidi"/>
            <w:noProof/>
            <w:lang w:eastAsia="fr-FR"/>
          </w:rPr>
          <w:tab/>
        </w:r>
        <w:r w:rsidRPr="00D53A53" w:rsidR="000833CB">
          <w:rPr>
            <w:rStyle w:val="Hyperlink"/>
            <w:noProof/>
          </w:rPr>
          <w:t>Description des écrans</w:t>
        </w:r>
        <w:r w:rsidR="000833CB">
          <w:rPr>
            <w:noProof/>
            <w:webHidden/>
          </w:rPr>
          <w:tab/>
        </w:r>
        <w:r w:rsidR="00522D8A">
          <w:rPr>
            <w:noProof/>
            <w:webHidden/>
          </w:rPr>
          <w:fldChar w:fldCharType="begin"/>
        </w:r>
        <w:r w:rsidR="000833CB">
          <w:rPr>
            <w:noProof/>
            <w:webHidden/>
          </w:rPr>
          <w:instrText xml:space="preserve"> PAGEREF _Toc409973681 \h </w:instrText>
        </w:r>
        <w:r w:rsidR="00522D8A">
          <w:rPr>
            <w:noProof/>
            <w:webHidden/>
          </w:rPr>
        </w:r>
        <w:r w:rsidR="00522D8A">
          <w:rPr>
            <w:noProof/>
            <w:webHidden/>
          </w:rPr>
          <w:fldChar w:fldCharType="separate"/>
        </w:r>
        <w:r w:rsidR="00CC4092">
          <w:rPr>
            <w:noProof/>
            <w:webHidden/>
          </w:rPr>
          <w:t>50</w:t>
        </w:r>
        <w:r w:rsidR="00522D8A">
          <w:rPr>
            <w:noProof/>
            <w:webHidden/>
          </w:rPr>
          <w:fldChar w:fldCharType="end"/>
        </w:r>
      </w:hyperlink>
    </w:p>
    <w:p w:rsidR="000833CB" w:rsidRDefault="006A31BA" w14:paraId="3554F6A3" w14:textId="77777777">
      <w:pPr>
        <w:pStyle w:val="TOC2"/>
        <w:tabs>
          <w:tab w:val="left" w:pos="849"/>
        </w:tabs>
        <w:rPr>
          <w:rFonts w:asciiTheme="minorHAnsi" w:hAnsiTheme="minorHAnsi" w:eastAsiaTheme="minorEastAsia" w:cstheme="minorBidi"/>
          <w:noProof/>
          <w:lang w:eastAsia="fr-FR"/>
        </w:rPr>
      </w:pPr>
      <w:hyperlink w:history="1" w:anchor="_Toc409973682">
        <w:r w:rsidRPr="00D53A53" w:rsidR="000833CB">
          <w:rPr>
            <w:rStyle w:val="Hyperlink"/>
            <w:noProof/>
          </w:rPr>
          <w:t>7.1</w:t>
        </w:r>
        <w:r w:rsidR="000833CB">
          <w:rPr>
            <w:rFonts w:asciiTheme="minorHAnsi" w:hAnsiTheme="minorHAnsi" w:eastAsiaTheme="minorEastAsia" w:cstheme="minorBidi"/>
            <w:noProof/>
            <w:lang w:eastAsia="fr-FR"/>
          </w:rPr>
          <w:tab/>
        </w:r>
        <w:r w:rsidRPr="00D53A53" w:rsidR="000833CB">
          <w:rPr>
            <w:rStyle w:val="Hyperlink"/>
            <w:noProof/>
          </w:rPr>
          <w:t>Diagramme de navigation</w:t>
        </w:r>
        <w:r w:rsidR="000833CB">
          <w:rPr>
            <w:noProof/>
            <w:webHidden/>
          </w:rPr>
          <w:tab/>
        </w:r>
        <w:r w:rsidR="00522D8A">
          <w:rPr>
            <w:noProof/>
            <w:webHidden/>
          </w:rPr>
          <w:fldChar w:fldCharType="begin"/>
        </w:r>
        <w:r w:rsidR="000833CB">
          <w:rPr>
            <w:noProof/>
            <w:webHidden/>
          </w:rPr>
          <w:instrText xml:space="preserve"> PAGEREF _Toc409973682 \h </w:instrText>
        </w:r>
        <w:r w:rsidR="00522D8A">
          <w:rPr>
            <w:noProof/>
            <w:webHidden/>
          </w:rPr>
        </w:r>
        <w:r w:rsidR="00522D8A">
          <w:rPr>
            <w:noProof/>
            <w:webHidden/>
          </w:rPr>
          <w:fldChar w:fldCharType="separate"/>
        </w:r>
        <w:r w:rsidR="00CC4092">
          <w:rPr>
            <w:noProof/>
            <w:webHidden/>
          </w:rPr>
          <w:t>50</w:t>
        </w:r>
        <w:r w:rsidR="00522D8A">
          <w:rPr>
            <w:noProof/>
            <w:webHidden/>
          </w:rPr>
          <w:fldChar w:fldCharType="end"/>
        </w:r>
      </w:hyperlink>
    </w:p>
    <w:p w:rsidR="000833CB" w:rsidRDefault="006A31BA" w14:paraId="17869B17" w14:textId="77777777">
      <w:pPr>
        <w:pStyle w:val="TOC3"/>
        <w:rPr>
          <w:rFonts w:asciiTheme="minorHAnsi" w:hAnsiTheme="minorHAnsi" w:eastAsiaTheme="minorEastAsia" w:cstheme="minorBidi"/>
          <w:noProof/>
          <w:lang w:eastAsia="fr-FR"/>
        </w:rPr>
      </w:pPr>
      <w:hyperlink w:history="1" w:anchor="_Toc409973683">
        <w:r w:rsidRPr="00D53A53" w:rsidR="000833CB">
          <w:rPr>
            <w:rStyle w:val="Hyperlink"/>
            <w:noProof/>
          </w:rPr>
          <w:t>7.1.1</w:t>
        </w:r>
        <w:r w:rsidR="000833CB">
          <w:rPr>
            <w:rFonts w:asciiTheme="minorHAnsi" w:hAnsiTheme="minorHAnsi" w:eastAsiaTheme="minorEastAsia" w:cstheme="minorBidi"/>
            <w:noProof/>
            <w:lang w:eastAsia="fr-FR"/>
          </w:rPr>
          <w:tab/>
        </w:r>
        <w:r w:rsidRPr="00D53A53" w:rsidR="000833CB">
          <w:rPr>
            <w:rStyle w:val="Hyperlink"/>
            <w:noProof/>
          </w:rPr>
          <w:t>Description de l’écran &lt;Saisie d'un ordre de bourse&gt;</w:t>
        </w:r>
        <w:r w:rsidR="000833CB">
          <w:rPr>
            <w:noProof/>
            <w:webHidden/>
          </w:rPr>
          <w:tab/>
        </w:r>
        <w:r w:rsidR="00522D8A">
          <w:rPr>
            <w:noProof/>
            <w:webHidden/>
          </w:rPr>
          <w:fldChar w:fldCharType="begin"/>
        </w:r>
        <w:r w:rsidR="000833CB">
          <w:rPr>
            <w:noProof/>
            <w:webHidden/>
          </w:rPr>
          <w:instrText xml:space="preserve"> PAGEREF _Toc409973683 \h </w:instrText>
        </w:r>
        <w:r w:rsidR="00522D8A">
          <w:rPr>
            <w:noProof/>
            <w:webHidden/>
          </w:rPr>
        </w:r>
        <w:r w:rsidR="00522D8A">
          <w:rPr>
            <w:noProof/>
            <w:webHidden/>
          </w:rPr>
          <w:fldChar w:fldCharType="separate"/>
        </w:r>
        <w:r w:rsidR="00CC4092">
          <w:rPr>
            <w:noProof/>
            <w:webHidden/>
          </w:rPr>
          <w:t>51</w:t>
        </w:r>
        <w:r w:rsidR="00522D8A">
          <w:rPr>
            <w:noProof/>
            <w:webHidden/>
          </w:rPr>
          <w:fldChar w:fldCharType="end"/>
        </w:r>
      </w:hyperlink>
    </w:p>
    <w:p w:rsidR="000833CB" w:rsidRDefault="006A31BA" w14:paraId="21F88CF6" w14:textId="77777777">
      <w:pPr>
        <w:pStyle w:val="TOC3"/>
        <w:rPr>
          <w:rFonts w:asciiTheme="minorHAnsi" w:hAnsiTheme="minorHAnsi" w:eastAsiaTheme="minorEastAsia" w:cstheme="minorBidi"/>
          <w:noProof/>
          <w:lang w:eastAsia="fr-FR"/>
        </w:rPr>
      </w:pPr>
      <w:hyperlink w:history="1" w:anchor="_Toc409973684">
        <w:r w:rsidRPr="00D53A53" w:rsidR="000833CB">
          <w:rPr>
            <w:rStyle w:val="Hyperlink"/>
            <w:noProof/>
          </w:rPr>
          <w:t>7.1.2</w:t>
        </w:r>
        <w:r w:rsidR="000833CB">
          <w:rPr>
            <w:rFonts w:asciiTheme="minorHAnsi" w:hAnsiTheme="minorHAnsi" w:eastAsiaTheme="minorEastAsia" w:cstheme="minorBidi"/>
            <w:noProof/>
            <w:lang w:eastAsia="fr-FR"/>
          </w:rPr>
          <w:tab/>
        </w:r>
        <w:r w:rsidRPr="00D53A53" w:rsidR="000833CB">
          <w:rPr>
            <w:rStyle w:val="Hyperlink"/>
            <w:noProof/>
          </w:rPr>
          <w:t>Prototypage de l’écran &lt;Saisie d'un ordre de bourse&gt;</w:t>
        </w:r>
        <w:r w:rsidR="000833CB">
          <w:rPr>
            <w:noProof/>
            <w:webHidden/>
          </w:rPr>
          <w:tab/>
        </w:r>
        <w:r w:rsidR="00522D8A">
          <w:rPr>
            <w:noProof/>
            <w:webHidden/>
          </w:rPr>
          <w:fldChar w:fldCharType="begin"/>
        </w:r>
        <w:r w:rsidR="000833CB">
          <w:rPr>
            <w:noProof/>
            <w:webHidden/>
          </w:rPr>
          <w:instrText xml:space="preserve"> PAGEREF _Toc409973684 \h </w:instrText>
        </w:r>
        <w:r w:rsidR="00522D8A">
          <w:rPr>
            <w:noProof/>
            <w:webHidden/>
          </w:rPr>
        </w:r>
        <w:r w:rsidR="00522D8A">
          <w:rPr>
            <w:noProof/>
            <w:webHidden/>
          </w:rPr>
          <w:fldChar w:fldCharType="separate"/>
        </w:r>
        <w:r w:rsidR="00CC4092">
          <w:rPr>
            <w:noProof/>
            <w:webHidden/>
          </w:rPr>
          <w:t>51</w:t>
        </w:r>
        <w:r w:rsidR="00522D8A">
          <w:rPr>
            <w:noProof/>
            <w:webHidden/>
          </w:rPr>
          <w:fldChar w:fldCharType="end"/>
        </w:r>
      </w:hyperlink>
    </w:p>
    <w:p w:rsidR="000833CB" w:rsidRDefault="006A31BA" w14:paraId="57447768" w14:textId="77777777">
      <w:pPr>
        <w:pStyle w:val="TOC3"/>
        <w:rPr>
          <w:rFonts w:asciiTheme="minorHAnsi" w:hAnsiTheme="minorHAnsi" w:eastAsiaTheme="minorEastAsia" w:cstheme="minorBidi"/>
          <w:noProof/>
          <w:lang w:eastAsia="fr-FR"/>
        </w:rPr>
      </w:pPr>
      <w:hyperlink w:history="1" w:anchor="_Toc409973685">
        <w:r w:rsidRPr="00D53A53" w:rsidR="000833CB">
          <w:rPr>
            <w:rStyle w:val="Hyperlink"/>
            <w:noProof/>
          </w:rPr>
          <w:t>7.1.3</w:t>
        </w:r>
        <w:r w:rsidR="000833CB">
          <w:rPr>
            <w:rFonts w:asciiTheme="minorHAnsi" w:hAnsiTheme="minorHAnsi" w:eastAsiaTheme="minorEastAsia" w:cstheme="minorBidi"/>
            <w:noProof/>
            <w:lang w:eastAsia="fr-FR"/>
          </w:rPr>
          <w:tab/>
        </w:r>
        <w:r w:rsidRPr="00D53A53" w:rsidR="000833CB">
          <w:rPr>
            <w:rStyle w:val="Hyperlink"/>
            <w:noProof/>
          </w:rPr>
          <w:t>Typologie des données manipulées</w:t>
        </w:r>
        <w:r w:rsidR="000833CB">
          <w:rPr>
            <w:noProof/>
            <w:webHidden/>
          </w:rPr>
          <w:tab/>
        </w:r>
        <w:r w:rsidR="00522D8A">
          <w:rPr>
            <w:noProof/>
            <w:webHidden/>
          </w:rPr>
          <w:fldChar w:fldCharType="begin"/>
        </w:r>
        <w:r w:rsidR="000833CB">
          <w:rPr>
            <w:noProof/>
            <w:webHidden/>
          </w:rPr>
          <w:instrText xml:space="preserve"> PAGEREF _Toc409973685 \h </w:instrText>
        </w:r>
        <w:r w:rsidR="00522D8A">
          <w:rPr>
            <w:noProof/>
            <w:webHidden/>
          </w:rPr>
        </w:r>
        <w:r w:rsidR="00522D8A">
          <w:rPr>
            <w:noProof/>
            <w:webHidden/>
          </w:rPr>
          <w:fldChar w:fldCharType="separate"/>
        </w:r>
        <w:r w:rsidR="00CC4092">
          <w:rPr>
            <w:noProof/>
            <w:webHidden/>
          </w:rPr>
          <w:t>51</w:t>
        </w:r>
        <w:r w:rsidR="00522D8A">
          <w:rPr>
            <w:noProof/>
            <w:webHidden/>
          </w:rPr>
          <w:fldChar w:fldCharType="end"/>
        </w:r>
      </w:hyperlink>
    </w:p>
    <w:p w:rsidR="000833CB" w:rsidRDefault="006A31BA" w14:paraId="78A5B9E7" w14:textId="77777777">
      <w:pPr>
        <w:pStyle w:val="TOC3"/>
        <w:rPr>
          <w:rFonts w:asciiTheme="minorHAnsi" w:hAnsiTheme="minorHAnsi" w:eastAsiaTheme="minorEastAsia" w:cstheme="minorBidi"/>
          <w:noProof/>
          <w:lang w:eastAsia="fr-FR"/>
        </w:rPr>
      </w:pPr>
      <w:hyperlink w:history="1" w:anchor="_Toc409973686">
        <w:r w:rsidRPr="00D53A53" w:rsidR="000833CB">
          <w:rPr>
            <w:rStyle w:val="Hyperlink"/>
            <w:noProof/>
          </w:rPr>
          <w:t>7.1.4</w:t>
        </w:r>
        <w:r w:rsidR="000833CB">
          <w:rPr>
            <w:rFonts w:asciiTheme="minorHAnsi" w:hAnsiTheme="minorHAnsi" w:eastAsiaTheme="minorEastAsia" w:cstheme="minorBidi"/>
            <w:noProof/>
            <w:lang w:eastAsia="fr-FR"/>
          </w:rPr>
          <w:tab/>
        </w:r>
        <w:r w:rsidRPr="00D53A53" w:rsidR="000833CB">
          <w:rPr>
            <w:rStyle w:val="Hyperlink"/>
            <w:noProof/>
          </w:rPr>
          <w:t>Comportement de l’écran</w:t>
        </w:r>
        <w:r w:rsidR="000833CB">
          <w:rPr>
            <w:noProof/>
            <w:webHidden/>
          </w:rPr>
          <w:tab/>
        </w:r>
        <w:r w:rsidR="00522D8A">
          <w:rPr>
            <w:noProof/>
            <w:webHidden/>
          </w:rPr>
          <w:fldChar w:fldCharType="begin"/>
        </w:r>
        <w:r w:rsidR="000833CB">
          <w:rPr>
            <w:noProof/>
            <w:webHidden/>
          </w:rPr>
          <w:instrText xml:space="preserve"> PAGEREF _Toc409973686 \h </w:instrText>
        </w:r>
        <w:r w:rsidR="00522D8A">
          <w:rPr>
            <w:noProof/>
            <w:webHidden/>
          </w:rPr>
        </w:r>
        <w:r w:rsidR="00522D8A">
          <w:rPr>
            <w:noProof/>
            <w:webHidden/>
          </w:rPr>
          <w:fldChar w:fldCharType="separate"/>
        </w:r>
        <w:r w:rsidR="00CC4092">
          <w:rPr>
            <w:noProof/>
            <w:webHidden/>
          </w:rPr>
          <w:t>52</w:t>
        </w:r>
        <w:r w:rsidR="00522D8A">
          <w:rPr>
            <w:noProof/>
            <w:webHidden/>
          </w:rPr>
          <w:fldChar w:fldCharType="end"/>
        </w:r>
      </w:hyperlink>
    </w:p>
    <w:p w:rsidR="000833CB" w:rsidRDefault="006A31BA" w14:paraId="08D9CD0E" w14:textId="77777777">
      <w:pPr>
        <w:pStyle w:val="TOC2"/>
        <w:tabs>
          <w:tab w:val="left" w:pos="849"/>
        </w:tabs>
        <w:rPr>
          <w:rFonts w:asciiTheme="minorHAnsi" w:hAnsiTheme="minorHAnsi" w:eastAsiaTheme="minorEastAsia" w:cstheme="minorBidi"/>
          <w:noProof/>
          <w:lang w:eastAsia="fr-FR"/>
        </w:rPr>
      </w:pPr>
      <w:hyperlink w:history="1" w:anchor="_Toc409973687">
        <w:r w:rsidRPr="00D53A53" w:rsidR="000833CB">
          <w:rPr>
            <w:rStyle w:val="Hyperlink"/>
            <w:noProof/>
          </w:rPr>
          <w:t>7.2</w:t>
        </w:r>
        <w:r w:rsidR="000833CB">
          <w:rPr>
            <w:rFonts w:asciiTheme="minorHAnsi" w:hAnsiTheme="minorHAnsi" w:eastAsiaTheme="minorEastAsia" w:cstheme="minorBidi"/>
            <w:noProof/>
            <w:lang w:eastAsia="fr-FR"/>
          </w:rPr>
          <w:tab/>
        </w:r>
        <w:r w:rsidRPr="00D53A53" w:rsidR="000833CB">
          <w:rPr>
            <w:rStyle w:val="Hyperlink"/>
            <w:noProof/>
          </w:rPr>
          <w:t>Diagramme de navigation</w:t>
        </w:r>
        <w:r w:rsidR="000833CB">
          <w:rPr>
            <w:noProof/>
            <w:webHidden/>
          </w:rPr>
          <w:tab/>
        </w:r>
        <w:r w:rsidR="00522D8A">
          <w:rPr>
            <w:noProof/>
            <w:webHidden/>
          </w:rPr>
          <w:fldChar w:fldCharType="begin"/>
        </w:r>
        <w:r w:rsidR="000833CB">
          <w:rPr>
            <w:noProof/>
            <w:webHidden/>
          </w:rPr>
          <w:instrText xml:space="preserve"> PAGEREF _Toc409973687 \h </w:instrText>
        </w:r>
        <w:r w:rsidR="00522D8A">
          <w:rPr>
            <w:noProof/>
            <w:webHidden/>
          </w:rPr>
        </w:r>
        <w:r w:rsidR="00522D8A">
          <w:rPr>
            <w:noProof/>
            <w:webHidden/>
          </w:rPr>
          <w:fldChar w:fldCharType="separate"/>
        </w:r>
        <w:r w:rsidR="00CC4092">
          <w:rPr>
            <w:noProof/>
            <w:webHidden/>
          </w:rPr>
          <w:t>52</w:t>
        </w:r>
        <w:r w:rsidR="00522D8A">
          <w:rPr>
            <w:noProof/>
            <w:webHidden/>
          </w:rPr>
          <w:fldChar w:fldCharType="end"/>
        </w:r>
      </w:hyperlink>
    </w:p>
    <w:p w:rsidR="000833CB" w:rsidRDefault="006A31BA" w14:paraId="269C4890" w14:textId="77777777">
      <w:pPr>
        <w:pStyle w:val="TOC3"/>
        <w:rPr>
          <w:rFonts w:asciiTheme="minorHAnsi" w:hAnsiTheme="minorHAnsi" w:eastAsiaTheme="minorEastAsia" w:cstheme="minorBidi"/>
          <w:noProof/>
          <w:lang w:eastAsia="fr-FR"/>
        </w:rPr>
      </w:pPr>
      <w:hyperlink w:history="1" w:anchor="_Toc409973688">
        <w:r w:rsidRPr="00D53A53" w:rsidR="000833CB">
          <w:rPr>
            <w:rStyle w:val="Hyperlink"/>
            <w:noProof/>
          </w:rPr>
          <w:t>7.2.1</w:t>
        </w:r>
        <w:r w:rsidR="000833CB">
          <w:rPr>
            <w:rFonts w:asciiTheme="minorHAnsi" w:hAnsiTheme="minorHAnsi" w:eastAsiaTheme="minorEastAsia" w:cstheme="minorBidi"/>
            <w:noProof/>
            <w:lang w:eastAsia="fr-FR"/>
          </w:rPr>
          <w:tab/>
        </w:r>
        <w:r w:rsidRPr="00D53A53" w:rsidR="000833CB">
          <w:rPr>
            <w:rStyle w:val="Hyperlink"/>
            <w:noProof/>
          </w:rPr>
          <w:t>Description de l’écran &lt;Saisie exécution marché&gt;</w:t>
        </w:r>
        <w:r w:rsidR="000833CB">
          <w:rPr>
            <w:noProof/>
            <w:webHidden/>
          </w:rPr>
          <w:tab/>
        </w:r>
        <w:r w:rsidR="00522D8A">
          <w:rPr>
            <w:noProof/>
            <w:webHidden/>
          </w:rPr>
          <w:fldChar w:fldCharType="begin"/>
        </w:r>
        <w:r w:rsidR="000833CB">
          <w:rPr>
            <w:noProof/>
            <w:webHidden/>
          </w:rPr>
          <w:instrText xml:space="preserve"> PAGEREF _Toc409973688 \h </w:instrText>
        </w:r>
        <w:r w:rsidR="00522D8A">
          <w:rPr>
            <w:noProof/>
            <w:webHidden/>
          </w:rPr>
        </w:r>
        <w:r w:rsidR="00522D8A">
          <w:rPr>
            <w:noProof/>
            <w:webHidden/>
          </w:rPr>
          <w:fldChar w:fldCharType="separate"/>
        </w:r>
        <w:r w:rsidR="00CC4092">
          <w:rPr>
            <w:noProof/>
            <w:webHidden/>
          </w:rPr>
          <w:t>52</w:t>
        </w:r>
        <w:r w:rsidR="00522D8A">
          <w:rPr>
            <w:noProof/>
            <w:webHidden/>
          </w:rPr>
          <w:fldChar w:fldCharType="end"/>
        </w:r>
      </w:hyperlink>
    </w:p>
    <w:p w:rsidR="000833CB" w:rsidRDefault="006A31BA" w14:paraId="549871CF" w14:textId="77777777">
      <w:pPr>
        <w:pStyle w:val="TOC3"/>
        <w:rPr>
          <w:rFonts w:asciiTheme="minorHAnsi" w:hAnsiTheme="minorHAnsi" w:eastAsiaTheme="minorEastAsia" w:cstheme="minorBidi"/>
          <w:noProof/>
          <w:lang w:eastAsia="fr-FR"/>
        </w:rPr>
      </w:pPr>
      <w:hyperlink w:history="1" w:anchor="_Toc409973689">
        <w:r w:rsidRPr="00D53A53" w:rsidR="000833CB">
          <w:rPr>
            <w:rStyle w:val="Hyperlink"/>
            <w:noProof/>
          </w:rPr>
          <w:t>7.2.2</w:t>
        </w:r>
        <w:r w:rsidR="000833CB">
          <w:rPr>
            <w:rFonts w:asciiTheme="minorHAnsi" w:hAnsiTheme="minorHAnsi" w:eastAsiaTheme="minorEastAsia" w:cstheme="minorBidi"/>
            <w:noProof/>
            <w:lang w:eastAsia="fr-FR"/>
          </w:rPr>
          <w:tab/>
        </w:r>
        <w:r w:rsidRPr="00D53A53" w:rsidR="000833CB">
          <w:rPr>
            <w:rStyle w:val="Hyperlink"/>
            <w:noProof/>
          </w:rPr>
          <w:t>Prototypage de l’écran &lt;Saisie exécution marché&gt;</w:t>
        </w:r>
        <w:r w:rsidR="000833CB">
          <w:rPr>
            <w:noProof/>
            <w:webHidden/>
          </w:rPr>
          <w:tab/>
        </w:r>
        <w:r w:rsidR="00522D8A">
          <w:rPr>
            <w:noProof/>
            <w:webHidden/>
          </w:rPr>
          <w:fldChar w:fldCharType="begin"/>
        </w:r>
        <w:r w:rsidR="000833CB">
          <w:rPr>
            <w:noProof/>
            <w:webHidden/>
          </w:rPr>
          <w:instrText xml:space="preserve"> PAGEREF _Toc409973689 \h </w:instrText>
        </w:r>
        <w:r w:rsidR="00522D8A">
          <w:rPr>
            <w:noProof/>
            <w:webHidden/>
          </w:rPr>
        </w:r>
        <w:r w:rsidR="00522D8A">
          <w:rPr>
            <w:noProof/>
            <w:webHidden/>
          </w:rPr>
          <w:fldChar w:fldCharType="separate"/>
        </w:r>
        <w:r w:rsidR="00CC4092">
          <w:rPr>
            <w:noProof/>
            <w:webHidden/>
          </w:rPr>
          <w:t>52</w:t>
        </w:r>
        <w:r w:rsidR="00522D8A">
          <w:rPr>
            <w:noProof/>
            <w:webHidden/>
          </w:rPr>
          <w:fldChar w:fldCharType="end"/>
        </w:r>
      </w:hyperlink>
    </w:p>
    <w:p w:rsidR="000833CB" w:rsidRDefault="006A31BA" w14:paraId="7753068F" w14:textId="77777777">
      <w:pPr>
        <w:pStyle w:val="TOC3"/>
        <w:rPr>
          <w:rFonts w:asciiTheme="minorHAnsi" w:hAnsiTheme="minorHAnsi" w:eastAsiaTheme="minorEastAsia" w:cstheme="minorBidi"/>
          <w:noProof/>
          <w:lang w:eastAsia="fr-FR"/>
        </w:rPr>
      </w:pPr>
      <w:hyperlink w:history="1" w:anchor="_Toc409973690">
        <w:r w:rsidRPr="00D53A53" w:rsidR="000833CB">
          <w:rPr>
            <w:rStyle w:val="Hyperlink"/>
            <w:noProof/>
          </w:rPr>
          <w:t>7.2.3</w:t>
        </w:r>
        <w:r w:rsidR="000833CB">
          <w:rPr>
            <w:rFonts w:asciiTheme="minorHAnsi" w:hAnsiTheme="minorHAnsi" w:eastAsiaTheme="minorEastAsia" w:cstheme="minorBidi"/>
            <w:noProof/>
            <w:lang w:eastAsia="fr-FR"/>
          </w:rPr>
          <w:tab/>
        </w:r>
        <w:r w:rsidRPr="00D53A53" w:rsidR="000833CB">
          <w:rPr>
            <w:rStyle w:val="Hyperlink"/>
            <w:noProof/>
          </w:rPr>
          <w:t>Typologie des données manipulées</w:t>
        </w:r>
        <w:r w:rsidR="000833CB">
          <w:rPr>
            <w:noProof/>
            <w:webHidden/>
          </w:rPr>
          <w:tab/>
        </w:r>
        <w:r w:rsidR="00522D8A">
          <w:rPr>
            <w:noProof/>
            <w:webHidden/>
          </w:rPr>
          <w:fldChar w:fldCharType="begin"/>
        </w:r>
        <w:r w:rsidR="000833CB">
          <w:rPr>
            <w:noProof/>
            <w:webHidden/>
          </w:rPr>
          <w:instrText xml:space="preserve"> PAGEREF _Toc409973690 \h </w:instrText>
        </w:r>
        <w:r w:rsidR="00522D8A">
          <w:rPr>
            <w:noProof/>
            <w:webHidden/>
          </w:rPr>
        </w:r>
        <w:r w:rsidR="00522D8A">
          <w:rPr>
            <w:noProof/>
            <w:webHidden/>
          </w:rPr>
          <w:fldChar w:fldCharType="separate"/>
        </w:r>
        <w:r w:rsidR="00CC4092">
          <w:rPr>
            <w:noProof/>
            <w:webHidden/>
          </w:rPr>
          <w:t>52</w:t>
        </w:r>
        <w:r w:rsidR="00522D8A">
          <w:rPr>
            <w:noProof/>
            <w:webHidden/>
          </w:rPr>
          <w:fldChar w:fldCharType="end"/>
        </w:r>
      </w:hyperlink>
    </w:p>
    <w:p w:rsidR="000833CB" w:rsidRDefault="006A31BA" w14:paraId="472F9F86" w14:textId="77777777">
      <w:pPr>
        <w:pStyle w:val="TOC3"/>
        <w:rPr>
          <w:rFonts w:asciiTheme="minorHAnsi" w:hAnsiTheme="minorHAnsi" w:eastAsiaTheme="minorEastAsia" w:cstheme="minorBidi"/>
          <w:noProof/>
          <w:lang w:eastAsia="fr-FR"/>
        </w:rPr>
      </w:pPr>
      <w:hyperlink w:history="1" w:anchor="_Toc409973691">
        <w:r w:rsidRPr="00D53A53" w:rsidR="000833CB">
          <w:rPr>
            <w:rStyle w:val="Hyperlink"/>
            <w:noProof/>
          </w:rPr>
          <w:t>7.2.4</w:t>
        </w:r>
        <w:r w:rsidR="000833CB">
          <w:rPr>
            <w:rFonts w:asciiTheme="minorHAnsi" w:hAnsiTheme="minorHAnsi" w:eastAsiaTheme="minorEastAsia" w:cstheme="minorBidi"/>
            <w:noProof/>
            <w:lang w:eastAsia="fr-FR"/>
          </w:rPr>
          <w:tab/>
        </w:r>
        <w:r w:rsidRPr="00D53A53" w:rsidR="000833CB">
          <w:rPr>
            <w:rStyle w:val="Hyperlink"/>
            <w:noProof/>
          </w:rPr>
          <w:t>Comportement de l’écran</w:t>
        </w:r>
        <w:r w:rsidR="000833CB">
          <w:rPr>
            <w:noProof/>
            <w:webHidden/>
          </w:rPr>
          <w:tab/>
        </w:r>
        <w:r w:rsidR="00522D8A">
          <w:rPr>
            <w:noProof/>
            <w:webHidden/>
          </w:rPr>
          <w:fldChar w:fldCharType="begin"/>
        </w:r>
        <w:r w:rsidR="000833CB">
          <w:rPr>
            <w:noProof/>
            <w:webHidden/>
          </w:rPr>
          <w:instrText xml:space="preserve"> PAGEREF _Toc409973691 \h </w:instrText>
        </w:r>
        <w:r w:rsidR="00522D8A">
          <w:rPr>
            <w:noProof/>
            <w:webHidden/>
          </w:rPr>
        </w:r>
        <w:r w:rsidR="00522D8A">
          <w:rPr>
            <w:noProof/>
            <w:webHidden/>
          </w:rPr>
          <w:fldChar w:fldCharType="separate"/>
        </w:r>
        <w:r w:rsidR="00CC4092">
          <w:rPr>
            <w:noProof/>
            <w:webHidden/>
          </w:rPr>
          <w:t>53</w:t>
        </w:r>
        <w:r w:rsidR="00522D8A">
          <w:rPr>
            <w:noProof/>
            <w:webHidden/>
          </w:rPr>
          <w:fldChar w:fldCharType="end"/>
        </w:r>
      </w:hyperlink>
    </w:p>
    <w:p w:rsidR="000833CB" w:rsidRDefault="006A31BA" w14:paraId="0907B006" w14:textId="77777777">
      <w:pPr>
        <w:pStyle w:val="TOC2"/>
        <w:tabs>
          <w:tab w:val="left" w:pos="849"/>
        </w:tabs>
        <w:rPr>
          <w:rFonts w:asciiTheme="minorHAnsi" w:hAnsiTheme="minorHAnsi" w:eastAsiaTheme="minorEastAsia" w:cstheme="minorBidi"/>
          <w:noProof/>
          <w:lang w:eastAsia="fr-FR"/>
        </w:rPr>
      </w:pPr>
      <w:hyperlink w:history="1" w:anchor="_Toc409973692">
        <w:r w:rsidRPr="00D53A53" w:rsidR="000833CB">
          <w:rPr>
            <w:rStyle w:val="Hyperlink"/>
            <w:noProof/>
          </w:rPr>
          <w:t>7.3</w:t>
        </w:r>
        <w:r w:rsidR="000833CB">
          <w:rPr>
            <w:rFonts w:asciiTheme="minorHAnsi" w:hAnsiTheme="minorHAnsi" w:eastAsiaTheme="minorEastAsia" w:cstheme="minorBidi"/>
            <w:noProof/>
            <w:lang w:eastAsia="fr-FR"/>
          </w:rPr>
          <w:tab/>
        </w:r>
        <w:r w:rsidRPr="00D53A53" w:rsidR="000833CB">
          <w:rPr>
            <w:rStyle w:val="Hyperlink"/>
            <w:noProof/>
          </w:rPr>
          <w:t>Diagramme de navigation</w:t>
        </w:r>
        <w:r w:rsidR="000833CB">
          <w:rPr>
            <w:noProof/>
            <w:webHidden/>
          </w:rPr>
          <w:tab/>
        </w:r>
        <w:r w:rsidR="00522D8A">
          <w:rPr>
            <w:noProof/>
            <w:webHidden/>
          </w:rPr>
          <w:fldChar w:fldCharType="begin"/>
        </w:r>
        <w:r w:rsidR="000833CB">
          <w:rPr>
            <w:noProof/>
            <w:webHidden/>
          </w:rPr>
          <w:instrText xml:space="preserve"> PAGEREF _Toc409973692 \h </w:instrText>
        </w:r>
        <w:r w:rsidR="00522D8A">
          <w:rPr>
            <w:noProof/>
            <w:webHidden/>
          </w:rPr>
        </w:r>
        <w:r w:rsidR="00522D8A">
          <w:rPr>
            <w:noProof/>
            <w:webHidden/>
          </w:rPr>
          <w:fldChar w:fldCharType="separate"/>
        </w:r>
        <w:r w:rsidR="00CC4092">
          <w:rPr>
            <w:noProof/>
            <w:webHidden/>
          </w:rPr>
          <w:t>53</w:t>
        </w:r>
        <w:r w:rsidR="00522D8A">
          <w:rPr>
            <w:noProof/>
            <w:webHidden/>
          </w:rPr>
          <w:fldChar w:fldCharType="end"/>
        </w:r>
      </w:hyperlink>
    </w:p>
    <w:p w:rsidR="000833CB" w:rsidRDefault="006A31BA" w14:paraId="06F88F94" w14:textId="77777777">
      <w:pPr>
        <w:pStyle w:val="TOC3"/>
        <w:rPr>
          <w:rFonts w:asciiTheme="minorHAnsi" w:hAnsiTheme="minorHAnsi" w:eastAsiaTheme="minorEastAsia" w:cstheme="minorBidi"/>
          <w:noProof/>
          <w:lang w:eastAsia="fr-FR"/>
        </w:rPr>
      </w:pPr>
      <w:hyperlink w:history="1" w:anchor="_Toc409973693">
        <w:r w:rsidRPr="00D53A53" w:rsidR="000833CB">
          <w:rPr>
            <w:rStyle w:val="Hyperlink"/>
            <w:noProof/>
          </w:rPr>
          <w:t>7.3.1</w:t>
        </w:r>
        <w:r w:rsidR="000833CB">
          <w:rPr>
            <w:rFonts w:asciiTheme="minorHAnsi" w:hAnsiTheme="minorHAnsi" w:eastAsiaTheme="minorEastAsia" w:cstheme="minorBidi"/>
            <w:noProof/>
            <w:lang w:eastAsia="fr-FR"/>
          </w:rPr>
          <w:tab/>
        </w:r>
        <w:r w:rsidRPr="00D53A53" w:rsidR="000833CB">
          <w:rPr>
            <w:rStyle w:val="Hyperlink"/>
            <w:noProof/>
          </w:rPr>
          <w:t>Description de l’écran &lt;Saisie d'un ordre SR&gt;</w:t>
        </w:r>
        <w:r w:rsidR="000833CB">
          <w:rPr>
            <w:noProof/>
            <w:webHidden/>
          </w:rPr>
          <w:tab/>
        </w:r>
        <w:r w:rsidR="00522D8A">
          <w:rPr>
            <w:noProof/>
            <w:webHidden/>
          </w:rPr>
          <w:fldChar w:fldCharType="begin"/>
        </w:r>
        <w:r w:rsidR="000833CB">
          <w:rPr>
            <w:noProof/>
            <w:webHidden/>
          </w:rPr>
          <w:instrText xml:space="preserve"> PAGEREF _Toc409973693 \h </w:instrText>
        </w:r>
        <w:r w:rsidR="00522D8A">
          <w:rPr>
            <w:noProof/>
            <w:webHidden/>
          </w:rPr>
        </w:r>
        <w:r w:rsidR="00522D8A">
          <w:rPr>
            <w:noProof/>
            <w:webHidden/>
          </w:rPr>
          <w:fldChar w:fldCharType="separate"/>
        </w:r>
        <w:r w:rsidR="00CC4092">
          <w:rPr>
            <w:noProof/>
            <w:webHidden/>
          </w:rPr>
          <w:t>53</w:t>
        </w:r>
        <w:r w:rsidR="00522D8A">
          <w:rPr>
            <w:noProof/>
            <w:webHidden/>
          </w:rPr>
          <w:fldChar w:fldCharType="end"/>
        </w:r>
      </w:hyperlink>
    </w:p>
    <w:p w:rsidR="000833CB" w:rsidRDefault="006A31BA" w14:paraId="08A8D97D" w14:textId="77777777">
      <w:pPr>
        <w:pStyle w:val="TOC3"/>
        <w:rPr>
          <w:rFonts w:asciiTheme="minorHAnsi" w:hAnsiTheme="minorHAnsi" w:eastAsiaTheme="minorEastAsia" w:cstheme="minorBidi"/>
          <w:noProof/>
          <w:lang w:eastAsia="fr-FR"/>
        </w:rPr>
      </w:pPr>
      <w:hyperlink w:history="1" w:anchor="_Toc409973694">
        <w:r w:rsidRPr="00D53A53" w:rsidR="000833CB">
          <w:rPr>
            <w:rStyle w:val="Hyperlink"/>
            <w:noProof/>
          </w:rPr>
          <w:t>7.3.2</w:t>
        </w:r>
        <w:r w:rsidR="000833CB">
          <w:rPr>
            <w:rFonts w:asciiTheme="minorHAnsi" w:hAnsiTheme="minorHAnsi" w:eastAsiaTheme="minorEastAsia" w:cstheme="minorBidi"/>
            <w:noProof/>
            <w:lang w:eastAsia="fr-FR"/>
          </w:rPr>
          <w:tab/>
        </w:r>
        <w:r w:rsidRPr="00D53A53" w:rsidR="000833CB">
          <w:rPr>
            <w:rStyle w:val="Hyperlink"/>
            <w:noProof/>
          </w:rPr>
          <w:t>Maquette de l’écran &lt;Saisie d'un ordre SR&gt;</w:t>
        </w:r>
        <w:r w:rsidR="000833CB">
          <w:rPr>
            <w:noProof/>
            <w:webHidden/>
          </w:rPr>
          <w:tab/>
        </w:r>
        <w:r w:rsidR="00522D8A">
          <w:rPr>
            <w:noProof/>
            <w:webHidden/>
          </w:rPr>
          <w:fldChar w:fldCharType="begin"/>
        </w:r>
        <w:r w:rsidR="000833CB">
          <w:rPr>
            <w:noProof/>
            <w:webHidden/>
          </w:rPr>
          <w:instrText xml:space="preserve"> PAGEREF _Toc409973694 \h </w:instrText>
        </w:r>
        <w:r w:rsidR="00522D8A">
          <w:rPr>
            <w:noProof/>
            <w:webHidden/>
          </w:rPr>
        </w:r>
        <w:r w:rsidR="00522D8A">
          <w:rPr>
            <w:noProof/>
            <w:webHidden/>
          </w:rPr>
          <w:fldChar w:fldCharType="separate"/>
        </w:r>
        <w:r w:rsidR="00CC4092">
          <w:rPr>
            <w:noProof/>
            <w:webHidden/>
          </w:rPr>
          <w:t>53</w:t>
        </w:r>
        <w:r w:rsidR="00522D8A">
          <w:rPr>
            <w:noProof/>
            <w:webHidden/>
          </w:rPr>
          <w:fldChar w:fldCharType="end"/>
        </w:r>
      </w:hyperlink>
    </w:p>
    <w:p w:rsidR="000833CB" w:rsidRDefault="006A31BA" w14:paraId="50AC5724" w14:textId="77777777">
      <w:pPr>
        <w:pStyle w:val="TOC3"/>
        <w:rPr>
          <w:rFonts w:asciiTheme="minorHAnsi" w:hAnsiTheme="minorHAnsi" w:eastAsiaTheme="minorEastAsia" w:cstheme="minorBidi"/>
          <w:noProof/>
          <w:lang w:eastAsia="fr-FR"/>
        </w:rPr>
      </w:pPr>
      <w:hyperlink w:history="1" w:anchor="_Toc409973695">
        <w:r w:rsidRPr="00D53A53" w:rsidR="000833CB">
          <w:rPr>
            <w:rStyle w:val="Hyperlink"/>
            <w:noProof/>
          </w:rPr>
          <w:t>7.3.3</w:t>
        </w:r>
        <w:r w:rsidR="000833CB">
          <w:rPr>
            <w:rFonts w:asciiTheme="minorHAnsi" w:hAnsiTheme="minorHAnsi" w:eastAsiaTheme="minorEastAsia" w:cstheme="minorBidi"/>
            <w:noProof/>
            <w:lang w:eastAsia="fr-FR"/>
          </w:rPr>
          <w:tab/>
        </w:r>
        <w:r w:rsidRPr="00D53A53" w:rsidR="000833CB">
          <w:rPr>
            <w:rStyle w:val="Hyperlink"/>
            <w:noProof/>
          </w:rPr>
          <w:t>Typologie des données manipulées</w:t>
        </w:r>
        <w:r w:rsidR="000833CB">
          <w:rPr>
            <w:noProof/>
            <w:webHidden/>
          </w:rPr>
          <w:tab/>
        </w:r>
        <w:r w:rsidR="00522D8A">
          <w:rPr>
            <w:noProof/>
            <w:webHidden/>
          </w:rPr>
          <w:fldChar w:fldCharType="begin"/>
        </w:r>
        <w:r w:rsidR="000833CB">
          <w:rPr>
            <w:noProof/>
            <w:webHidden/>
          </w:rPr>
          <w:instrText xml:space="preserve"> PAGEREF _Toc409973695 \h </w:instrText>
        </w:r>
        <w:r w:rsidR="00522D8A">
          <w:rPr>
            <w:noProof/>
            <w:webHidden/>
          </w:rPr>
        </w:r>
        <w:r w:rsidR="00522D8A">
          <w:rPr>
            <w:noProof/>
            <w:webHidden/>
          </w:rPr>
          <w:fldChar w:fldCharType="separate"/>
        </w:r>
        <w:r w:rsidR="00CC4092">
          <w:rPr>
            <w:noProof/>
            <w:webHidden/>
          </w:rPr>
          <w:t>53</w:t>
        </w:r>
        <w:r w:rsidR="00522D8A">
          <w:rPr>
            <w:noProof/>
            <w:webHidden/>
          </w:rPr>
          <w:fldChar w:fldCharType="end"/>
        </w:r>
      </w:hyperlink>
    </w:p>
    <w:p w:rsidR="000833CB" w:rsidRDefault="006A31BA" w14:paraId="7E97EBE5" w14:textId="77777777">
      <w:pPr>
        <w:pStyle w:val="TOC3"/>
        <w:rPr>
          <w:rFonts w:asciiTheme="minorHAnsi" w:hAnsiTheme="minorHAnsi" w:eastAsiaTheme="minorEastAsia" w:cstheme="minorBidi"/>
          <w:noProof/>
          <w:lang w:eastAsia="fr-FR"/>
        </w:rPr>
      </w:pPr>
      <w:hyperlink w:history="1" w:anchor="_Toc409973696">
        <w:r w:rsidRPr="00D53A53" w:rsidR="000833CB">
          <w:rPr>
            <w:rStyle w:val="Hyperlink"/>
            <w:noProof/>
          </w:rPr>
          <w:t>7.3.4</w:t>
        </w:r>
        <w:r w:rsidR="000833CB">
          <w:rPr>
            <w:rFonts w:asciiTheme="minorHAnsi" w:hAnsiTheme="minorHAnsi" w:eastAsiaTheme="minorEastAsia" w:cstheme="minorBidi"/>
            <w:noProof/>
            <w:lang w:eastAsia="fr-FR"/>
          </w:rPr>
          <w:tab/>
        </w:r>
        <w:r w:rsidRPr="00D53A53" w:rsidR="000833CB">
          <w:rPr>
            <w:rStyle w:val="Hyperlink"/>
            <w:noProof/>
          </w:rPr>
          <w:t>Comportement de l’écran</w:t>
        </w:r>
        <w:r w:rsidR="000833CB">
          <w:rPr>
            <w:noProof/>
            <w:webHidden/>
          </w:rPr>
          <w:tab/>
        </w:r>
        <w:r w:rsidR="00522D8A">
          <w:rPr>
            <w:noProof/>
            <w:webHidden/>
          </w:rPr>
          <w:fldChar w:fldCharType="begin"/>
        </w:r>
        <w:r w:rsidR="000833CB">
          <w:rPr>
            <w:noProof/>
            <w:webHidden/>
          </w:rPr>
          <w:instrText xml:space="preserve"> PAGEREF _Toc409973696 \h </w:instrText>
        </w:r>
        <w:r w:rsidR="00522D8A">
          <w:rPr>
            <w:noProof/>
            <w:webHidden/>
          </w:rPr>
        </w:r>
        <w:r w:rsidR="00522D8A">
          <w:rPr>
            <w:noProof/>
            <w:webHidden/>
          </w:rPr>
          <w:fldChar w:fldCharType="separate"/>
        </w:r>
        <w:r w:rsidR="00CC4092">
          <w:rPr>
            <w:noProof/>
            <w:webHidden/>
          </w:rPr>
          <w:t>54</w:t>
        </w:r>
        <w:r w:rsidR="00522D8A">
          <w:rPr>
            <w:noProof/>
            <w:webHidden/>
          </w:rPr>
          <w:fldChar w:fldCharType="end"/>
        </w:r>
      </w:hyperlink>
    </w:p>
    <w:p w:rsidR="000833CB" w:rsidRDefault="006A31BA" w14:paraId="2541BF02" w14:textId="77777777">
      <w:pPr>
        <w:pStyle w:val="TOC2"/>
        <w:tabs>
          <w:tab w:val="left" w:pos="849"/>
        </w:tabs>
        <w:rPr>
          <w:rFonts w:asciiTheme="minorHAnsi" w:hAnsiTheme="minorHAnsi" w:eastAsiaTheme="minorEastAsia" w:cstheme="minorBidi"/>
          <w:noProof/>
          <w:lang w:eastAsia="fr-FR"/>
        </w:rPr>
      </w:pPr>
      <w:hyperlink w:history="1" w:anchor="_Toc409973697">
        <w:r w:rsidRPr="00D53A53" w:rsidR="000833CB">
          <w:rPr>
            <w:rStyle w:val="Hyperlink"/>
            <w:noProof/>
          </w:rPr>
          <w:t>7.4</w:t>
        </w:r>
        <w:r w:rsidR="000833CB">
          <w:rPr>
            <w:rFonts w:asciiTheme="minorHAnsi" w:hAnsiTheme="minorHAnsi" w:eastAsiaTheme="minorEastAsia" w:cstheme="minorBidi"/>
            <w:noProof/>
            <w:lang w:eastAsia="fr-FR"/>
          </w:rPr>
          <w:tab/>
        </w:r>
        <w:r w:rsidRPr="00D53A53" w:rsidR="000833CB">
          <w:rPr>
            <w:rStyle w:val="Hyperlink"/>
            <w:noProof/>
          </w:rPr>
          <w:t>Diagramme de Navigation</w:t>
        </w:r>
        <w:r w:rsidR="000833CB">
          <w:rPr>
            <w:noProof/>
            <w:webHidden/>
          </w:rPr>
          <w:tab/>
        </w:r>
        <w:r w:rsidR="00522D8A">
          <w:rPr>
            <w:noProof/>
            <w:webHidden/>
          </w:rPr>
          <w:fldChar w:fldCharType="begin"/>
        </w:r>
        <w:r w:rsidR="000833CB">
          <w:rPr>
            <w:noProof/>
            <w:webHidden/>
          </w:rPr>
          <w:instrText xml:space="preserve"> PAGEREF _Toc409973697 \h </w:instrText>
        </w:r>
        <w:r w:rsidR="00522D8A">
          <w:rPr>
            <w:noProof/>
            <w:webHidden/>
          </w:rPr>
        </w:r>
        <w:r w:rsidR="00522D8A">
          <w:rPr>
            <w:noProof/>
            <w:webHidden/>
          </w:rPr>
          <w:fldChar w:fldCharType="separate"/>
        </w:r>
        <w:r w:rsidR="00CC4092">
          <w:rPr>
            <w:noProof/>
            <w:webHidden/>
          </w:rPr>
          <w:t>54</w:t>
        </w:r>
        <w:r w:rsidR="00522D8A">
          <w:rPr>
            <w:noProof/>
            <w:webHidden/>
          </w:rPr>
          <w:fldChar w:fldCharType="end"/>
        </w:r>
      </w:hyperlink>
    </w:p>
    <w:p w:rsidR="000833CB" w:rsidRDefault="006A31BA" w14:paraId="66496B4B" w14:textId="77777777">
      <w:pPr>
        <w:pStyle w:val="TOC3"/>
        <w:rPr>
          <w:rFonts w:asciiTheme="minorHAnsi" w:hAnsiTheme="minorHAnsi" w:eastAsiaTheme="minorEastAsia" w:cstheme="minorBidi"/>
          <w:noProof/>
          <w:lang w:eastAsia="fr-FR"/>
        </w:rPr>
      </w:pPr>
      <w:hyperlink w:history="1" w:anchor="_Toc409973698">
        <w:r w:rsidRPr="00D53A53" w:rsidR="000833CB">
          <w:rPr>
            <w:rStyle w:val="Hyperlink"/>
            <w:noProof/>
          </w:rPr>
          <w:t>7.4.1</w:t>
        </w:r>
        <w:r w:rsidR="000833CB">
          <w:rPr>
            <w:rFonts w:asciiTheme="minorHAnsi" w:hAnsiTheme="minorHAnsi" w:eastAsiaTheme="minorEastAsia" w:cstheme="minorBidi"/>
            <w:noProof/>
            <w:lang w:eastAsia="fr-FR"/>
          </w:rPr>
          <w:tab/>
        </w:r>
        <w:r w:rsidRPr="00D53A53" w:rsidR="000833CB">
          <w:rPr>
            <w:rStyle w:val="Hyperlink"/>
            <w:noProof/>
          </w:rPr>
          <w:t>Description de l’écran &lt;Saisie de la valeur liquidative&gt;</w:t>
        </w:r>
        <w:r w:rsidR="000833CB">
          <w:rPr>
            <w:noProof/>
            <w:webHidden/>
          </w:rPr>
          <w:tab/>
        </w:r>
        <w:r w:rsidR="00522D8A">
          <w:rPr>
            <w:noProof/>
            <w:webHidden/>
          </w:rPr>
          <w:fldChar w:fldCharType="begin"/>
        </w:r>
        <w:r w:rsidR="000833CB">
          <w:rPr>
            <w:noProof/>
            <w:webHidden/>
          </w:rPr>
          <w:instrText xml:space="preserve"> PAGEREF _Toc409973698 \h </w:instrText>
        </w:r>
        <w:r w:rsidR="00522D8A">
          <w:rPr>
            <w:noProof/>
            <w:webHidden/>
          </w:rPr>
        </w:r>
        <w:r w:rsidR="00522D8A">
          <w:rPr>
            <w:noProof/>
            <w:webHidden/>
          </w:rPr>
          <w:fldChar w:fldCharType="separate"/>
        </w:r>
        <w:r w:rsidR="00CC4092">
          <w:rPr>
            <w:noProof/>
            <w:webHidden/>
          </w:rPr>
          <w:t>54</w:t>
        </w:r>
        <w:r w:rsidR="00522D8A">
          <w:rPr>
            <w:noProof/>
            <w:webHidden/>
          </w:rPr>
          <w:fldChar w:fldCharType="end"/>
        </w:r>
      </w:hyperlink>
    </w:p>
    <w:p w:rsidR="000833CB" w:rsidRDefault="006A31BA" w14:paraId="29A60599" w14:textId="77777777">
      <w:pPr>
        <w:pStyle w:val="TOC3"/>
        <w:rPr>
          <w:rFonts w:asciiTheme="minorHAnsi" w:hAnsiTheme="minorHAnsi" w:eastAsiaTheme="minorEastAsia" w:cstheme="minorBidi"/>
          <w:noProof/>
          <w:lang w:eastAsia="fr-FR"/>
        </w:rPr>
      </w:pPr>
      <w:hyperlink w:history="1" w:anchor="_Toc409973699">
        <w:r w:rsidRPr="00D53A53" w:rsidR="000833CB">
          <w:rPr>
            <w:rStyle w:val="Hyperlink"/>
            <w:noProof/>
          </w:rPr>
          <w:t>7.4.2</w:t>
        </w:r>
        <w:r w:rsidR="000833CB">
          <w:rPr>
            <w:rFonts w:asciiTheme="minorHAnsi" w:hAnsiTheme="minorHAnsi" w:eastAsiaTheme="minorEastAsia" w:cstheme="minorBidi"/>
            <w:noProof/>
            <w:lang w:eastAsia="fr-FR"/>
          </w:rPr>
          <w:tab/>
        </w:r>
        <w:r w:rsidRPr="00D53A53" w:rsidR="000833CB">
          <w:rPr>
            <w:rStyle w:val="Hyperlink"/>
            <w:noProof/>
          </w:rPr>
          <w:t>Maquette de l’écran &lt;Saisie de la valeur liquidative&gt;</w:t>
        </w:r>
        <w:r w:rsidR="000833CB">
          <w:rPr>
            <w:noProof/>
            <w:webHidden/>
          </w:rPr>
          <w:tab/>
        </w:r>
        <w:r w:rsidR="00522D8A">
          <w:rPr>
            <w:noProof/>
            <w:webHidden/>
          </w:rPr>
          <w:fldChar w:fldCharType="begin"/>
        </w:r>
        <w:r w:rsidR="000833CB">
          <w:rPr>
            <w:noProof/>
            <w:webHidden/>
          </w:rPr>
          <w:instrText xml:space="preserve"> PAGEREF _Toc409973699 \h </w:instrText>
        </w:r>
        <w:r w:rsidR="00522D8A">
          <w:rPr>
            <w:noProof/>
            <w:webHidden/>
          </w:rPr>
        </w:r>
        <w:r w:rsidR="00522D8A">
          <w:rPr>
            <w:noProof/>
            <w:webHidden/>
          </w:rPr>
          <w:fldChar w:fldCharType="separate"/>
        </w:r>
        <w:r w:rsidR="00CC4092">
          <w:rPr>
            <w:noProof/>
            <w:webHidden/>
          </w:rPr>
          <w:t>54</w:t>
        </w:r>
        <w:r w:rsidR="00522D8A">
          <w:rPr>
            <w:noProof/>
            <w:webHidden/>
          </w:rPr>
          <w:fldChar w:fldCharType="end"/>
        </w:r>
      </w:hyperlink>
    </w:p>
    <w:p w:rsidR="000833CB" w:rsidRDefault="006A31BA" w14:paraId="613180E4" w14:textId="77777777">
      <w:pPr>
        <w:pStyle w:val="TOC3"/>
        <w:rPr>
          <w:rFonts w:asciiTheme="minorHAnsi" w:hAnsiTheme="minorHAnsi" w:eastAsiaTheme="minorEastAsia" w:cstheme="minorBidi"/>
          <w:noProof/>
          <w:lang w:eastAsia="fr-FR"/>
        </w:rPr>
      </w:pPr>
      <w:hyperlink w:history="1" w:anchor="_Toc409973700">
        <w:r w:rsidRPr="00D53A53" w:rsidR="000833CB">
          <w:rPr>
            <w:rStyle w:val="Hyperlink"/>
            <w:noProof/>
          </w:rPr>
          <w:t>7.4.3</w:t>
        </w:r>
        <w:r w:rsidR="000833CB">
          <w:rPr>
            <w:rFonts w:asciiTheme="minorHAnsi" w:hAnsiTheme="minorHAnsi" w:eastAsiaTheme="minorEastAsia" w:cstheme="minorBidi"/>
            <w:noProof/>
            <w:lang w:eastAsia="fr-FR"/>
          </w:rPr>
          <w:tab/>
        </w:r>
        <w:r w:rsidRPr="00D53A53" w:rsidR="000833CB">
          <w:rPr>
            <w:rStyle w:val="Hyperlink"/>
            <w:noProof/>
          </w:rPr>
          <w:t>Typologie des données manipulées</w:t>
        </w:r>
        <w:r w:rsidR="000833CB">
          <w:rPr>
            <w:noProof/>
            <w:webHidden/>
          </w:rPr>
          <w:tab/>
        </w:r>
        <w:r w:rsidR="00522D8A">
          <w:rPr>
            <w:noProof/>
            <w:webHidden/>
          </w:rPr>
          <w:fldChar w:fldCharType="begin"/>
        </w:r>
        <w:r w:rsidR="000833CB">
          <w:rPr>
            <w:noProof/>
            <w:webHidden/>
          </w:rPr>
          <w:instrText xml:space="preserve"> PAGEREF _Toc409973700 \h </w:instrText>
        </w:r>
        <w:r w:rsidR="00522D8A">
          <w:rPr>
            <w:noProof/>
            <w:webHidden/>
          </w:rPr>
        </w:r>
        <w:r w:rsidR="00522D8A">
          <w:rPr>
            <w:noProof/>
            <w:webHidden/>
          </w:rPr>
          <w:fldChar w:fldCharType="separate"/>
        </w:r>
        <w:r w:rsidR="00CC4092">
          <w:rPr>
            <w:noProof/>
            <w:webHidden/>
          </w:rPr>
          <w:t>54</w:t>
        </w:r>
        <w:r w:rsidR="00522D8A">
          <w:rPr>
            <w:noProof/>
            <w:webHidden/>
          </w:rPr>
          <w:fldChar w:fldCharType="end"/>
        </w:r>
      </w:hyperlink>
    </w:p>
    <w:p w:rsidR="000833CB" w:rsidRDefault="006A31BA" w14:paraId="432AA184" w14:textId="77777777">
      <w:pPr>
        <w:pStyle w:val="TOC3"/>
        <w:rPr>
          <w:rFonts w:asciiTheme="minorHAnsi" w:hAnsiTheme="minorHAnsi" w:eastAsiaTheme="minorEastAsia" w:cstheme="minorBidi"/>
          <w:noProof/>
          <w:lang w:eastAsia="fr-FR"/>
        </w:rPr>
      </w:pPr>
      <w:hyperlink w:history="1" w:anchor="_Toc409973701">
        <w:r w:rsidRPr="00D53A53" w:rsidR="000833CB">
          <w:rPr>
            <w:rStyle w:val="Hyperlink"/>
            <w:noProof/>
          </w:rPr>
          <w:t>7.4.4</w:t>
        </w:r>
        <w:r w:rsidR="000833CB">
          <w:rPr>
            <w:rFonts w:asciiTheme="minorHAnsi" w:hAnsiTheme="minorHAnsi" w:eastAsiaTheme="minorEastAsia" w:cstheme="minorBidi"/>
            <w:noProof/>
            <w:lang w:eastAsia="fr-FR"/>
          </w:rPr>
          <w:tab/>
        </w:r>
        <w:r w:rsidRPr="00D53A53" w:rsidR="000833CB">
          <w:rPr>
            <w:rStyle w:val="Hyperlink"/>
            <w:noProof/>
          </w:rPr>
          <w:t>Comportement de l’écran</w:t>
        </w:r>
        <w:r w:rsidR="000833CB">
          <w:rPr>
            <w:noProof/>
            <w:webHidden/>
          </w:rPr>
          <w:tab/>
        </w:r>
        <w:r w:rsidR="00522D8A">
          <w:rPr>
            <w:noProof/>
            <w:webHidden/>
          </w:rPr>
          <w:fldChar w:fldCharType="begin"/>
        </w:r>
        <w:r w:rsidR="000833CB">
          <w:rPr>
            <w:noProof/>
            <w:webHidden/>
          </w:rPr>
          <w:instrText xml:space="preserve"> PAGEREF _Toc409973701 \h </w:instrText>
        </w:r>
        <w:r w:rsidR="00522D8A">
          <w:rPr>
            <w:noProof/>
            <w:webHidden/>
          </w:rPr>
        </w:r>
        <w:r w:rsidR="00522D8A">
          <w:rPr>
            <w:noProof/>
            <w:webHidden/>
          </w:rPr>
          <w:fldChar w:fldCharType="separate"/>
        </w:r>
        <w:r w:rsidR="00CC4092">
          <w:rPr>
            <w:noProof/>
            <w:webHidden/>
          </w:rPr>
          <w:t>55</w:t>
        </w:r>
        <w:r w:rsidR="00522D8A">
          <w:rPr>
            <w:noProof/>
            <w:webHidden/>
          </w:rPr>
          <w:fldChar w:fldCharType="end"/>
        </w:r>
      </w:hyperlink>
    </w:p>
    <w:p w:rsidR="000833CB" w:rsidRDefault="006A31BA" w14:paraId="55831400" w14:textId="77777777">
      <w:pPr>
        <w:pStyle w:val="TOC1"/>
        <w:rPr>
          <w:rFonts w:asciiTheme="minorHAnsi" w:hAnsiTheme="minorHAnsi" w:eastAsiaTheme="minorEastAsia" w:cstheme="minorBidi"/>
          <w:noProof/>
          <w:lang w:eastAsia="fr-FR"/>
        </w:rPr>
      </w:pPr>
      <w:hyperlink w:history="1" w:anchor="_Toc409973702">
        <w:r w:rsidRPr="00D53A53" w:rsidR="000833CB">
          <w:rPr>
            <w:rStyle w:val="Hyperlink"/>
            <w:noProof/>
          </w:rPr>
          <w:t>8</w:t>
        </w:r>
        <w:r w:rsidR="000833CB">
          <w:rPr>
            <w:rFonts w:asciiTheme="minorHAnsi" w:hAnsiTheme="minorHAnsi" w:eastAsiaTheme="minorEastAsia" w:cstheme="minorBidi"/>
            <w:noProof/>
            <w:lang w:eastAsia="fr-FR"/>
          </w:rPr>
          <w:tab/>
        </w:r>
        <w:r w:rsidRPr="00D53A53" w:rsidR="000833CB">
          <w:rPr>
            <w:rStyle w:val="Hyperlink"/>
            <w:noProof/>
          </w:rPr>
          <w:t>Parametrage</w:t>
        </w:r>
        <w:r w:rsidR="000833CB">
          <w:rPr>
            <w:noProof/>
            <w:webHidden/>
          </w:rPr>
          <w:tab/>
        </w:r>
        <w:r w:rsidR="00522D8A">
          <w:rPr>
            <w:noProof/>
            <w:webHidden/>
          </w:rPr>
          <w:fldChar w:fldCharType="begin"/>
        </w:r>
        <w:r w:rsidR="000833CB">
          <w:rPr>
            <w:noProof/>
            <w:webHidden/>
          </w:rPr>
          <w:instrText xml:space="preserve"> PAGEREF _Toc409973702 \h </w:instrText>
        </w:r>
        <w:r w:rsidR="00522D8A">
          <w:rPr>
            <w:noProof/>
            <w:webHidden/>
          </w:rPr>
        </w:r>
        <w:r w:rsidR="00522D8A">
          <w:rPr>
            <w:noProof/>
            <w:webHidden/>
          </w:rPr>
          <w:fldChar w:fldCharType="separate"/>
        </w:r>
        <w:r w:rsidR="00CC4092">
          <w:rPr>
            <w:noProof/>
            <w:webHidden/>
          </w:rPr>
          <w:t>55</w:t>
        </w:r>
        <w:r w:rsidR="00522D8A">
          <w:rPr>
            <w:noProof/>
            <w:webHidden/>
          </w:rPr>
          <w:fldChar w:fldCharType="end"/>
        </w:r>
      </w:hyperlink>
    </w:p>
    <w:p w:rsidR="000833CB" w:rsidRDefault="006A31BA" w14:paraId="20A3360B" w14:textId="77777777">
      <w:pPr>
        <w:pStyle w:val="TOC2"/>
        <w:tabs>
          <w:tab w:val="left" w:pos="849"/>
        </w:tabs>
        <w:rPr>
          <w:rFonts w:asciiTheme="minorHAnsi" w:hAnsiTheme="minorHAnsi" w:eastAsiaTheme="minorEastAsia" w:cstheme="minorBidi"/>
          <w:noProof/>
          <w:lang w:eastAsia="fr-FR"/>
        </w:rPr>
      </w:pPr>
      <w:hyperlink w:history="1" w:anchor="_Toc409973703">
        <w:r w:rsidRPr="00D53A53" w:rsidR="000833CB">
          <w:rPr>
            <w:rStyle w:val="Hyperlink"/>
            <w:noProof/>
          </w:rPr>
          <w:t>8.1</w:t>
        </w:r>
        <w:r w:rsidR="000833CB">
          <w:rPr>
            <w:rFonts w:asciiTheme="minorHAnsi" w:hAnsiTheme="minorHAnsi" w:eastAsiaTheme="minorEastAsia" w:cstheme="minorBidi"/>
            <w:noProof/>
            <w:lang w:eastAsia="fr-FR"/>
          </w:rPr>
          <w:tab/>
        </w:r>
        <w:r w:rsidRPr="00D53A53" w:rsidR="000833CB">
          <w:rPr>
            <w:rStyle w:val="Hyperlink"/>
            <w:noProof/>
          </w:rPr>
          <w:t>Tableau de Bord</w:t>
        </w:r>
        <w:r w:rsidR="000833CB">
          <w:rPr>
            <w:noProof/>
            <w:webHidden/>
          </w:rPr>
          <w:tab/>
        </w:r>
        <w:r w:rsidR="00522D8A">
          <w:rPr>
            <w:noProof/>
            <w:webHidden/>
          </w:rPr>
          <w:fldChar w:fldCharType="begin"/>
        </w:r>
        <w:r w:rsidR="000833CB">
          <w:rPr>
            <w:noProof/>
            <w:webHidden/>
          </w:rPr>
          <w:instrText xml:space="preserve"> PAGEREF _Toc409973703 \h </w:instrText>
        </w:r>
        <w:r w:rsidR="00522D8A">
          <w:rPr>
            <w:noProof/>
            <w:webHidden/>
          </w:rPr>
        </w:r>
        <w:r w:rsidR="00522D8A">
          <w:rPr>
            <w:noProof/>
            <w:webHidden/>
          </w:rPr>
          <w:fldChar w:fldCharType="separate"/>
        </w:r>
        <w:r w:rsidR="00CC4092">
          <w:rPr>
            <w:noProof/>
            <w:webHidden/>
          </w:rPr>
          <w:t>55</w:t>
        </w:r>
        <w:r w:rsidR="00522D8A">
          <w:rPr>
            <w:noProof/>
            <w:webHidden/>
          </w:rPr>
          <w:fldChar w:fldCharType="end"/>
        </w:r>
      </w:hyperlink>
    </w:p>
    <w:p w:rsidR="000833CB" w:rsidRDefault="006A31BA" w14:paraId="305D0902" w14:textId="77777777">
      <w:pPr>
        <w:pStyle w:val="TOC2"/>
        <w:tabs>
          <w:tab w:val="left" w:pos="849"/>
        </w:tabs>
        <w:rPr>
          <w:rFonts w:asciiTheme="minorHAnsi" w:hAnsiTheme="minorHAnsi" w:eastAsiaTheme="minorEastAsia" w:cstheme="minorBidi"/>
          <w:noProof/>
          <w:lang w:eastAsia="fr-FR"/>
        </w:rPr>
      </w:pPr>
      <w:hyperlink w:history="1" w:anchor="_Toc409973704">
        <w:r w:rsidRPr="00D53A53" w:rsidR="000833CB">
          <w:rPr>
            <w:rStyle w:val="Hyperlink"/>
            <w:noProof/>
          </w:rPr>
          <w:t>8.2</w:t>
        </w:r>
        <w:r w:rsidR="000833CB">
          <w:rPr>
            <w:rFonts w:asciiTheme="minorHAnsi" w:hAnsiTheme="minorHAnsi" w:eastAsiaTheme="minorEastAsia" w:cstheme="minorBidi"/>
            <w:noProof/>
            <w:lang w:eastAsia="fr-FR"/>
          </w:rPr>
          <w:tab/>
        </w:r>
        <w:r w:rsidRPr="00D53A53" w:rsidR="000833CB">
          <w:rPr>
            <w:rStyle w:val="Hyperlink"/>
            <w:noProof/>
          </w:rPr>
          <w:t>Profils</w:t>
        </w:r>
        <w:r w:rsidR="000833CB">
          <w:rPr>
            <w:noProof/>
            <w:webHidden/>
          </w:rPr>
          <w:tab/>
        </w:r>
        <w:r w:rsidR="00522D8A">
          <w:rPr>
            <w:noProof/>
            <w:webHidden/>
          </w:rPr>
          <w:fldChar w:fldCharType="begin"/>
        </w:r>
        <w:r w:rsidR="000833CB">
          <w:rPr>
            <w:noProof/>
            <w:webHidden/>
          </w:rPr>
          <w:instrText xml:space="preserve"> PAGEREF _Toc409973704 \h </w:instrText>
        </w:r>
        <w:r w:rsidR="00522D8A">
          <w:rPr>
            <w:noProof/>
            <w:webHidden/>
          </w:rPr>
        </w:r>
        <w:r w:rsidR="00522D8A">
          <w:rPr>
            <w:noProof/>
            <w:webHidden/>
          </w:rPr>
          <w:fldChar w:fldCharType="separate"/>
        </w:r>
        <w:r w:rsidR="00CC4092">
          <w:rPr>
            <w:noProof/>
            <w:webHidden/>
          </w:rPr>
          <w:t>55</w:t>
        </w:r>
        <w:r w:rsidR="00522D8A">
          <w:rPr>
            <w:noProof/>
            <w:webHidden/>
          </w:rPr>
          <w:fldChar w:fldCharType="end"/>
        </w:r>
      </w:hyperlink>
    </w:p>
    <w:p w:rsidR="000833CB" w:rsidRDefault="006A31BA" w14:paraId="7C2F505D" w14:textId="77777777">
      <w:pPr>
        <w:pStyle w:val="TOC2"/>
        <w:tabs>
          <w:tab w:val="left" w:pos="849"/>
        </w:tabs>
        <w:rPr>
          <w:rFonts w:asciiTheme="minorHAnsi" w:hAnsiTheme="minorHAnsi" w:eastAsiaTheme="minorEastAsia" w:cstheme="minorBidi"/>
          <w:noProof/>
          <w:lang w:eastAsia="fr-FR"/>
        </w:rPr>
      </w:pPr>
      <w:hyperlink w:history="1" w:anchor="_Toc409973705">
        <w:r w:rsidRPr="00D53A53" w:rsidR="000833CB">
          <w:rPr>
            <w:rStyle w:val="Hyperlink"/>
            <w:noProof/>
          </w:rPr>
          <w:t>8.3</w:t>
        </w:r>
        <w:r w:rsidR="000833CB">
          <w:rPr>
            <w:rFonts w:asciiTheme="minorHAnsi" w:hAnsiTheme="minorHAnsi" w:eastAsiaTheme="minorEastAsia" w:cstheme="minorBidi"/>
            <w:noProof/>
            <w:lang w:eastAsia="fr-FR"/>
          </w:rPr>
          <w:tab/>
        </w:r>
        <w:r w:rsidRPr="00D53A53" w:rsidR="000833CB">
          <w:rPr>
            <w:rStyle w:val="Hyperlink"/>
            <w:noProof/>
          </w:rPr>
          <w:t>Taxes et fiscalité:</w:t>
        </w:r>
        <w:r w:rsidR="000833CB">
          <w:rPr>
            <w:noProof/>
            <w:webHidden/>
          </w:rPr>
          <w:tab/>
        </w:r>
        <w:r w:rsidR="00522D8A">
          <w:rPr>
            <w:noProof/>
            <w:webHidden/>
          </w:rPr>
          <w:fldChar w:fldCharType="begin"/>
        </w:r>
        <w:r w:rsidR="000833CB">
          <w:rPr>
            <w:noProof/>
            <w:webHidden/>
          </w:rPr>
          <w:instrText xml:space="preserve"> PAGEREF _Toc409973705 \h </w:instrText>
        </w:r>
        <w:r w:rsidR="00522D8A">
          <w:rPr>
            <w:noProof/>
            <w:webHidden/>
          </w:rPr>
        </w:r>
        <w:r w:rsidR="00522D8A">
          <w:rPr>
            <w:noProof/>
            <w:webHidden/>
          </w:rPr>
          <w:fldChar w:fldCharType="separate"/>
        </w:r>
        <w:r w:rsidR="00CC4092">
          <w:rPr>
            <w:noProof/>
            <w:webHidden/>
          </w:rPr>
          <w:t>55</w:t>
        </w:r>
        <w:r w:rsidR="00522D8A">
          <w:rPr>
            <w:noProof/>
            <w:webHidden/>
          </w:rPr>
          <w:fldChar w:fldCharType="end"/>
        </w:r>
      </w:hyperlink>
    </w:p>
    <w:p w:rsidR="000833CB" w:rsidRDefault="006A31BA" w14:paraId="3E2AFA4B" w14:textId="77777777">
      <w:pPr>
        <w:pStyle w:val="TOC2"/>
        <w:tabs>
          <w:tab w:val="left" w:pos="849"/>
        </w:tabs>
        <w:rPr>
          <w:rFonts w:asciiTheme="minorHAnsi" w:hAnsiTheme="minorHAnsi" w:eastAsiaTheme="minorEastAsia" w:cstheme="minorBidi"/>
          <w:noProof/>
          <w:lang w:eastAsia="fr-FR"/>
        </w:rPr>
      </w:pPr>
      <w:hyperlink w:history="1" w:anchor="_Toc409973706">
        <w:r w:rsidRPr="00D53A53" w:rsidR="000833CB">
          <w:rPr>
            <w:rStyle w:val="Hyperlink"/>
            <w:noProof/>
          </w:rPr>
          <w:t>8.4</w:t>
        </w:r>
        <w:r w:rsidR="000833CB">
          <w:rPr>
            <w:rFonts w:asciiTheme="minorHAnsi" w:hAnsiTheme="minorHAnsi" w:eastAsiaTheme="minorEastAsia" w:cstheme="minorBidi"/>
            <w:noProof/>
            <w:lang w:eastAsia="fr-FR"/>
          </w:rPr>
          <w:tab/>
        </w:r>
        <w:r w:rsidRPr="00D53A53" w:rsidR="000833CB">
          <w:rPr>
            <w:rStyle w:val="Hyperlink"/>
            <w:noProof/>
          </w:rPr>
          <w:t>Frais:</w:t>
        </w:r>
        <w:r w:rsidR="000833CB">
          <w:rPr>
            <w:noProof/>
            <w:webHidden/>
          </w:rPr>
          <w:tab/>
        </w:r>
        <w:r w:rsidR="00522D8A">
          <w:rPr>
            <w:noProof/>
            <w:webHidden/>
          </w:rPr>
          <w:fldChar w:fldCharType="begin"/>
        </w:r>
        <w:r w:rsidR="000833CB">
          <w:rPr>
            <w:noProof/>
            <w:webHidden/>
          </w:rPr>
          <w:instrText xml:space="preserve"> PAGEREF _Toc409973706 \h </w:instrText>
        </w:r>
        <w:r w:rsidR="00522D8A">
          <w:rPr>
            <w:noProof/>
            <w:webHidden/>
          </w:rPr>
        </w:r>
        <w:r w:rsidR="00522D8A">
          <w:rPr>
            <w:noProof/>
            <w:webHidden/>
          </w:rPr>
          <w:fldChar w:fldCharType="separate"/>
        </w:r>
        <w:r w:rsidR="00CC4092">
          <w:rPr>
            <w:noProof/>
            <w:webHidden/>
          </w:rPr>
          <w:t>55</w:t>
        </w:r>
        <w:r w:rsidR="00522D8A">
          <w:rPr>
            <w:noProof/>
            <w:webHidden/>
          </w:rPr>
          <w:fldChar w:fldCharType="end"/>
        </w:r>
      </w:hyperlink>
    </w:p>
    <w:p w:rsidR="000833CB" w:rsidRDefault="006A31BA" w14:paraId="11D0E87D" w14:textId="77777777">
      <w:pPr>
        <w:pStyle w:val="TOC2"/>
        <w:tabs>
          <w:tab w:val="left" w:pos="849"/>
        </w:tabs>
        <w:rPr>
          <w:rFonts w:asciiTheme="minorHAnsi" w:hAnsiTheme="minorHAnsi" w:eastAsiaTheme="minorEastAsia" w:cstheme="minorBidi"/>
          <w:noProof/>
          <w:lang w:eastAsia="fr-FR"/>
        </w:rPr>
      </w:pPr>
      <w:hyperlink w:history="1" w:anchor="_Toc409973707">
        <w:r w:rsidRPr="00D53A53" w:rsidR="000833CB">
          <w:rPr>
            <w:rStyle w:val="Hyperlink"/>
            <w:noProof/>
          </w:rPr>
          <w:t>8.5</w:t>
        </w:r>
        <w:r w:rsidR="000833CB">
          <w:rPr>
            <w:rFonts w:asciiTheme="minorHAnsi" w:hAnsiTheme="minorHAnsi" w:eastAsiaTheme="minorEastAsia" w:cstheme="minorBidi"/>
            <w:noProof/>
            <w:lang w:eastAsia="fr-FR"/>
          </w:rPr>
          <w:tab/>
        </w:r>
        <w:r w:rsidRPr="00D53A53" w:rsidR="000833CB">
          <w:rPr>
            <w:rStyle w:val="Hyperlink"/>
            <w:noProof/>
          </w:rPr>
          <w:t>Comptabilité :</w:t>
        </w:r>
        <w:r w:rsidR="000833CB">
          <w:rPr>
            <w:noProof/>
            <w:webHidden/>
          </w:rPr>
          <w:tab/>
        </w:r>
        <w:r w:rsidR="00522D8A">
          <w:rPr>
            <w:noProof/>
            <w:webHidden/>
          </w:rPr>
          <w:fldChar w:fldCharType="begin"/>
        </w:r>
        <w:r w:rsidR="000833CB">
          <w:rPr>
            <w:noProof/>
            <w:webHidden/>
          </w:rPr>
          <w:instrText xml:space="preserve"> PAGEREF _Toc409973707 \h </w:instrText>
        </w:r>
        <w:r w:rsidR="00522D8A">
          <w:rPr>
            <w:noProof/>
            <w:webHidden/>
          </w:rPr>
        </w:r>
        <w:r w:rsidR="00522D8A">
          <w:rPr>
            <w:noProof/>
            <w:webHidden/>
          </w:rPr>
          <w:fldChar w:fldCharType="separate"/>
        </w:r>
        <w:r w:rsidR="00CC4092">
          <w:rPr>
            <w:noProof/>
            <w:webHidden/>
          </w:rPr>
          <w:t>55</w:t>
        </w:r>
        <w:r w:rsidR="00522D8A">
          <w:rPr>
            <w:noProof/>
            <w:webHidden/>
          </w:rPr>
          <w:fldChar w:fldCharType="end"/>
        </w:r>
      </w:hyperlink>
    </w:p>
    <w:p w:rsidR="000833CB" w:rsidRDefault="006A31BA" w14:paraId="1673C3B4" w14:textId="77777777">
      <w:pPr>
        <w:pStyle w:val="TOC1"/>
        <w:rPr>
          <w:rFonts w:asciiTheme="minorHAnsi" w:hAnsiTheme="minorHAnsi" w:eastAsiaTheme="minorEastAsia" w:cstheme="minorBidi"/>
          <w:noProof/>
          <w:lang w:eastAsia="fr-FR"/>
        </w:rPr>
      </w:pPr>
      <w:hyperlink w:history="1" w:anchor="_Toc409973708">
        <w:r w:rsidRPr="00D53A53" w:rsidR="000833CB">
          <w:rPr>
            <w:rStyle w:val="Hyperlink"/>
            <w:noProof/>
          </w:rPr>
          <w:t>9</w:t>
        </w:r>
        <w:r w:rsidR="000833CB">
          <w:rPr>
            <w:rFonts w:asciiTheme="minorHAnsi" w:hAnsiTheme="minorHAnsi" w:eastAsiaTheme="minorEastAsia" w:cstheme="minorBidi"/>
            <w:noProof/>
            <w:lang w:eastAsia="fr-FR"/>
          </w:rPr>
          <w:tab/>
        </w:r>
        <w:r w:rsidRPr="00D53A53" w:rsidR="000833CB">
          <w:rPr>
            <w:rStyle w:val="Hyperlink"/>
            <w:noProof/>
          </w:rPr>
          <w:t>Processus Metier :gestion des offreS publiqueS de vente</w:t>
        </w:r>
        <w:r w:rsidR="000833CB">
          <w:rPr>
            <w:noProof/>
            <w:webHidden/>
          </w:rPr>
          <w:tab/>
        </w:r>
        <w:r w:rsidR="00522D8A">
          <w:rPr>
            <w:noProof/>
            <w:webHidden/>
          </w:rPr>
          <w:fldChar w:fldCharType="begin"/>
        </w:r>
        <w:r w:rsidR="000833CB">
          <w:rPr>
            <w:noProof/>
            <w:webHidden/>
          </w:rPr>
          <w:instrText xml:space="preserve"> PAGEREF _Toc409973708 \h </w:instrText>
        </w:r>
        <w:r w:rsidR="00522D8A">
          <w:rPr>
            <w:noProof/>
            <w:webHidden/>
          </w:rPr>
        </w:r>
        <w:r w:rsidR="00522D8A">
          <w:rPr>
            <w:noProof/>
            <w:webHidden/>
          </w:rPr>
          <w:fldChar w:fldCharType="separate"/>
        </w:r>
        <w:r w:rsidR="00CC4092">
          <w:rPr>
            <w:noProof/>
            <w:webHidden/>
          </w:rPr>
          <w:t>55</w:t>
        </w:r>
        <w:r w:rsidR="00522D8A">
          <w:rPr>
            <w:noProof/>
            <w:webHidden/>
          </w:rPr>
          <w:fldChar w:fldCharType="end"/>
        </w:r>
      </w:hyperlink>
    </w:p>
    <w:p w:rsidR="000833CB" w:rsidRDefault="006A31BA" w14:paraId="72277E05" w14:textId="77777777">
      <w:pPr>
        <w:pStyle w:val="TOC2"/>
        <w:tabs>
          <w:tab w:val="left" w:pos="849"/>
        </w:tabs>
        <w:rPr>
          <w:rFonts w:asciiTheme="minorHAnsi" w:hAnsiTheme="minorHAnsi" w:eastAsiaTheme="minorEastAsia" w:cstheme="minorBidi"/>
          <w:noProof/>
          <w:lang w:eastAsia="fr-FR"/>
        </w:rPr>
      </w:pPr>
      <w:hyperlink w:history="1" w:anchor="_Toc409973709">
        <w:r w:rsidRPr="00D53A53" w:rsidR="000833CB">
          <w:rPr>
            <w:rStyle w:val="Hyperlink"/>
            <w:noProof/>
          </w:rPr>
          <w:t>9.1</w:t>
        </w:r>
        <w:r w:rsidR="000833CB">
          <w:rPr>
            <w:rFonts w:asciiTheme="minorHAnsi" w:hAnsiTheme="minorHAnsi" w:eastAsiaTheme="minorEastAsia" w:cstheme="minorBidi"/>
            <w:noProof/>
            <w:lang w:eastAsia="fr-FR"/>
          </w:rPr>
          <w:tab/>
        </w:r>
        <w:r w:rsidRPr="00D53A53" w:rsidR="000833CB">
          <w:rPr>
            <w:rStyle w:val="Hyperlink"/>
            <w:noProof/>
          </w:rPr>
          <w:t>Souscription à une offre publique de vente (OPV)</w:t>
        </w:r>
        <w:r w:rsidR="000833CB">
          <w:rPr>
            <w:noProof/>
            <w:webHidden/>
          </w:rPr>
          <w:tab/>
        </w:r>
        <w:r w:rsidR="00522D8A">
          <w:rPr>
            <w:noProof/>
            <w:webHidden/>
          </w:rPr>
          <w:fldChar w:fldCharType="begin"/>
        </w:r>
        <w:r w:rsidR="000833CB">
          <w:rPr>
            <w:noProof/>
            <w:webHidden/>
          </w:rPr>
          <w:instrText xml:space="preserve"> PAGEREF _Toc409973709 \h </w:instrText>
        </w:r>
        <w:r w:rsidR="00522D8A">
          <w:rPr>
            <w:noProof/>
            <w:webHidden/>
          </w:rPr>
        </w:r>
        <w:r w:rsidR="00522D8A">
          <w:rPr>
            <w:noProof/>
            <w:webHidden/>
          </w:rPr>
          <w:fldChar w:fldCharType="separate"/>
        </w:r>
        <w:r w:rsidR="00CC4092">
          <w:rPr>
            <w:noProof/>
            <w:webHidden/>
          </w:rPr>
          <w:t>56</w:t>
        </w:r>
        <w:r w:rsidR="00522D8A">
          <w:rPr>
            <w:noProof/>
            <w:webHidden/>
          </w:rPr>
          <w:fldChar w:fldCharType="end"/>
        </w:r>
      </w:hyperlink>
    </w:p>
    <w:p w:rsidR="000833CB" w:rsidRDefault="006A31BA" w14:paraId="701A7768" w14:textId="77777777">
      <w:pPr>
        <w:pStyle w:val="TOC3"/>
        <w:rPr>
          <w:rFonts w:asciiTheme="minorHAnsi" w:hAnsiTheme="minorHAnsi" w:eastAsiaTheme="minorEastAsia" w:cstheme="minorBidi"/>
          <w:noProof/>
          <w:lang w:eastAsia="fr-FR"/>
        </w:rPr>
      </w:pPr>
      <w:hyperlink w:history="1" w:anchor="_Toc409973710">
        <w:r w:rsidRPr="00D53A53" w:rsidR="000833CB">
          <w:rPr>
            <w:rStyle w:val="Hyperlink"/>
            <w:noProof/>
          </w:rPr>
          <w:t>9.1.1</w:t>
        </w:r>
        <w:r w:rsidR="000833CB">
          <w:rPr>
            <w:rFonts w:asciiTheme="minorHAnsi" w:hAnsiTheme="minorHAnsi" w:eastAsiaTheme="minorEastAsia" w:cstheme="minorBidi"/>
            <w:noProof/>
            <w:lang w:eastAsia="fr-FR"/>
          </w:rPr>
          <w:tab/>
        </w:r>
        <w:r w:rsidRPr="00D53A53" w:rsidR="000833CB">
          <w:rPr>
            <w:rStyle w:val="Hyperlink"/>
            <w:noProof/>
          </w:rPr>
          <w:t>Description générale</w:t>
        </w:r>
        <w:r w:rsidR="000833CB">
          <w:rPr>
            <w:noProof/>
            <w:webHidden/>
          </w:rPr>
          <w:tab/>
        </w:r>
        <w:r w:rsidR="00522D8A">
          <w:rPr>
            <w:noProof/>
            <w:webHidden/>
          </w:rPr>
          <w:fldChar w:fldCharType="begin"/>
        </w:r>
        <w:r w:rsidR="000833CB">
          <w:rPr>
            <w:noProof/>
            <w:webHidden/>
          </w:rPr>
          <w:instrText xml:space="preserve"> PAGEREF _Toc409973710 \h </w:instrText>
        </w:r>
        <w:r w:rsidR="00522D8A">
          <w:rPr>
            <w:noProof/>
            <w:webHidden/>
          </w:rPr>
        </w:r>
        <w:r w:rsidR="00522D8A">
          <w:rPr>
            <w:noProof/>
            <w:webHidden/>
          </w:rPr>
          <w:fldChar w:fldCharType="separate"/>
        </w:r>
        <w:r w:rsidR="00CC4092">
          <w:rPr>
            <w:noProof/>
            <w:webHidden/>
          </w:rPr>
          <w:t>56</w:t>
        </w:r>
        <w:r w:rsidR="00522D8A">
          <w:rPr>
            <w:noProof/>
            <w:webHidden/>
          </w:rPr>
          <w:fldChar w:fldCharType="end"/>
        </w:r>
      </w:hyperlink>
    </w:p>
    <w:p w:rsidR="000833CB" w:rsidRDefault="006A31BA" w14:paraId="4263B8B5" w14:textId="77777777">
      <w:pPr>
        <w:pStyle w:val="TOC3"/>
        <w:rPr>
          <w:rFonts w:asciiTheme="minorHAnsi" w:hAnsiTheme="minorHAnsi" w:eastAsiaTheme="minorEastAsia" w:cstheme="minorBidi"/>
          <w:noProof/>
          <w:lang w:eastAsia="fr-FR"/>
        </w:rPr>
      </w:pPr>
      <w:hyperlink w:history="1" w:anchor="_Toc409973711">
        <w:r w:rsidRPr="00D53A53" w:rsidR="000833CB">
          <w:rPr>
            <w:rStyle w:val="Hyperlink"/>
            <w:noProof/>
          </w:rPr>
          <w:t>9.1.2</w:t>
        </w:r>
        <w:r w:rsidR="000833CB">
          <w:rPr>
            <w:rFonts w:asciiTheme="minorHAnsi" w:hAnsiTheme="minorHAnsi" w:eastAsiaTheme="minorEastAsia" w:cstheme="minorBidi"/>
            <w:noProof/>
            <w:lang w:eastAsia="fr-FR"/>
          </w:rPr>
          <w:tab/>
        </w:r>
        <w:r w:rsidRPr="00D53A53" w:rsidR="000833CB">
          <w:rPr>
            <w:rStyle w:val="Hyperlink"/>
            <w:noProof/>
          </w:rPr>
          <w:t>Description détaillée</w:t>
        </w:r>
        <w:r w:rsidR="000833CB">
          <w:rPr>
            <w:noProof/>
            <w:webHidden/>
          </w:rPr>
          <w:tab/>
        </w:r>
        <w:r w:rsidR="00522D8A">
          <w:rPr>
            <w:noProof/>
            <w:webHidden/>
          </w:rPr>
          <w:fldChar w:fldCharType="begin"/>
        </w:r>
        <w:r w:rsidR="000833CB">
          <w:rPr>
            <w:noProof/>
            <w:webHidden/>
          </w:rPr>
          <w:instrText xml:space="preserve"> PAGEREF _Toc409973711 \h </w:instrText>
        </w:r>
        <w:r w:rsidR="00522D8A">
          <w:rPr>
            <w:noProof/>
            <w:webHidden/>
          </w:rPr>
        </w:r>
        <w:r w:rsidR="00522D8A">
          <w:rPr>
            <w:noProof/>
            <w:webHidden/>
          </w:rPr>
          <w:fldChar w:fldCharType="separate"/>
        </w:r>
        <w:r w:rsidR="00CC4092">
          <w:rPr>
            <w:noProof/>
            <w:webHidden/>
          </w:rPr>
          <w:t>57</w:t>
        </w:r>
        <w:r w:rsidR="00522D8A">
          <w:rPr>
            <w:noProof/>
            <w:webHidden/>
          </w:rPr>
          <w:fldChar w:fldCharType="end"/>
        </w:r>
      </w:hyperlink>
    </w:p>
    <w:p w:rsidR="000833CB" w:rsidRDefault="006A31BA" w14:paraId="06B1CF33" w14:textId="77777777">
      <w:pPr>
        <w:pStyle w:val="TOC3"/>
        <w:rPr>
          <w:rFonts w:asciiTheme="minorHAnsi" w:hAnsiTheme="minorHAnsi" w:eastAsiaTheme="minorEastAsia" w:cstheme="minorBidi"/>
          <w:noProof/>
          <w:lang w:eastAsia="fr-FR"/>
        </w:rPr>
      </w:pPr>
      <w:hyperlink w:history="1" w:anchor="_Toc409973712">
        <w:r w:rsidRPr="00D53A53" w:rsidR="000833CB">
          <w:rPr>
            <w:rStyle w:val="Hyperlink"/>
            <w:noProof/>
          </w:rPr>
          <w:t>9.1.3</w:t>
        </w:r>
        <w:r w:rsidR="000833CB">
          <w:rPr>
            <w:rFonts w:asciiTheme="minorHAnsi" w:hAnsiTheme="minorHAnsi" w:eastAsiaTheme="minorEastAsia" w:cstheme="minorBidi"/>
            <w:noProof/>
            <w:lang w:eastAsia="fr-FR"/>
          </w:rPr>
          <w:tab/>
        </w:r>
        <w:r w:rsidRPr="00D53A53" w:rsidR="000833CB">
          <w:rPr>
            <w:rStyle w:val="Hyperlink"/>
            <w:noProof/>
          </w:rPr>
          <w:t>Alertes et notifications</w:t>
        </w:r>
        <w:r w:rsidR="000833CB">
          <w:rPr>
            <w:noProof/>
            <w:webHidden/>
          </w:rPr>
          <w:tab/>
        </w:r>
        <w:r w:rsidR="00522D8A">
          <w:rPr>
            <w:noProof/>
            <w:webHidden/>
          </w:rPr>
          <w:fldChar w:fldCharType="begin"/>
        </w:r>
        <w:r w:rsidR="000833CB">
          <w:rPr>
            <w:noProof/>
            <w:webHidden/>
          </w:rPr>
          <w:instrText xml:space="preserve"> PAGEREF _Toc409973712 \h </w:instrText>
        </w:r>
        <w:r w:rsidR="00522D8A">
          <w:rPr>
            <w:noProof/>
            <w:webHidden/>
          </w:rPr>
        </w:r>
        <w:r w:rsidR="00522D8A">
          <w:rPr>
            <w:noProof/>
            <w:webHidden/>
          </w:rPr>
          <w:fldChar w:fldCharType="separate"/>
        </w:r>
        <w:r w:rsidR="00CC4092">
          <w:rPr>
            <w:noProof/>
            <w:webHidden/>
          </w:rPr>
          <w:t>62</w:t>
        </w:r>
        <w:r w:rsidR="00522D8A">
          <w:rPr>
            <w:noProof/>
            <w:webHidden/>
          </w:rPr>
          <w:fldChar w:fldCharType="end"/>
        </w:r>
      </w:hyperlink>
    </w:p>
    <w:p w:rsidR="000833CB" w:rsidRDefault="006A31BA" w14:paraId="6E668A07" w14:textId="77777777">
      <w:pPr>
        <w:pStyle w:val="TOC1"/>
        <w:rPr>
          <w:rFonts w:asciiTheme="minorHAnsi" w:hAnsiTheme="minorHAnsi" w:eastAsiaTheme="minorEastAsia" w:cstheme="minorBidi"/>
          <w:noProof/>
          <w:lang w:eastAsia="fr-FR"/>
        </w:rPr>
      </w:pPr>
      <w:hyperlink w:history="1" w:anchor="_Toc409973713">
        <w:r w:rsidRPr="00D53A53" w:rsidR="000833CB">
          <w:rPr>
            <w:rStyle w:val="Hyperlink"/>
            <w:noProof/>
          </w:rPr>
          <w:t>10</w:t>
        </w:r>
        <w:r w:rsidR="000833CB">
          <w:rPr>
            <w:rFonts w:asciiTheme="minorHAnsi" w:hAnsiTheme="minorHAnsi" w:eastAsiaTheme="minorEastAsia" w:cstheme="minorBidi"/>
            <w:noProof/>
            <w:lang w:eastAsia="fr-FR"/>
          </w:rPr>
          <w:tab/>
        </w:r>
        <w:r w:rsidRPr="00D53A53" w:rsidR="000833CB">
          <w:rPr>
            <w:rStyle w:val="Hyperlink"/>
            <w:noProof/>
          </w:rPr>
          <w:t>Services/ Activités</w:t>
        </w:r>
        <w:r w:rsidR="000833CB">
          <w:rPr>
            <w:noProof/>
            <w:webHidden/>
          </w:rPr>
          <w:tab/>
        </w:r>
        <w:r w:rsidR="00522D8A">
          <w:rPr>
            <w:noProof/>
            <w:webHidden/>
          </w:rPr>
          <w:fldChar w:fldCharType="begin"/>
        </w:r>
        <w:r w:rsidR="000833CB">
          <w:rPr>
            <w:noProof/>
            <w:webHidden/>
          </w:rPr>
          <w:instrText xml:space="preserve"> PAGEREF _Toc409973713 \h </w:instrText>
        </w:r>
        <w:r w:rsidR="00522D8A">
          <w:rPr>
            <w:noProof/>
            <w:webHidden/>
          </w:rPr>
        </w:r>
        <w:r w:rsidR="00522D8A">
          <w:rPr>
            <w:noProof/>
            <w:webHidden/>
          </w:rPr>
          <w:fldChar w:fldCharType="separate"/>
        </w:r>
        <w:r w:rsidR="00CC4092">
          <w:rPr>
            <w:noProof/>
            <w:webHidden/>
          </w:rPr>
          <w:t>62</w:t>
        </w:r>
        <w:r w:rsidR="00522D8A">
          <w:rPr>
            <w:noProof/>
            <w:webHidden/>
          </w:rPr>
          <w:fldChar w:fldCharType="end"/>
        </w:r>
      </w:hyperlink>
    </w:p>
    <w:p w:rsidR="000833CB" w:rsidRDefault="006A31BA" w14:paraId="6ECA18B7" w14:textId="77777777">
      <w:pPr>
        <w:pStyle w:val="TOC2"/>
        <w:tabs>
          <w:tab w:val="left" w:pos="849"/>
        </w:tabs>
        <w:rPr>
          <w:rFonts w:asciiTheme="minorHAnsi" w:hAnsiTheme="minorHAnsi" w:eastAsiaTheme="minorEastAsia" w:cstheme="minorBidi"/>
          <w:noProof/>
          <w:lang w:eastAsia="fr-FR"/>
        </w:rPr>
      </w:pPr>
      <w:hyperlink w:history="1" w:anchor="_Toc409973714">
        <w:r w:rsidRPr="00D53A53" w:rsidR="000833CB">
          <w:rPr>
            <w:rStyle w:val="Hyperlink"/>
            <w:noProof/>
          </w:rPr>
          <w:t>10.1</w:t>
        </w:r>
        <w:r w:rsidR="000833CB">
          <w:rPr>
            <w:rFonts w:asciiTheme="minorHAnsi" w:hAnsiTheme="minorHAnsi" w:eastAsiaTheme="minorEastAsia" w:cstheme="minorBidi"/>
            <w:noProof/>
            <w:lang w:eastAsia="fr-FR"/>
          </w:rPr>
          <w:tab/>
        </w:r>
        <w:r w:rsidRPr="00D53A53" w:rsidR="000833CB">
          <w:rPr>
            <w:rStyle w:val="Hyperlink"/>
            <w:noProof/>
          </w:rPr>
          <w:t>Service/Activité 1</w:t>
        </w:r>
        <w:r w:rsidR="000833CB">
          <w:rPr>
            <w:noProof/>
            <w:webHidden/>
          </w:rPr>
          <w:tab/>
        </w:r>
        <w:r w:rsidR="00522D8A">
          <w:rPr>
            <w:noProof/>
            <w:webHidden/>
          </w:rPr>
          <w:fldChar w:fldCharType="begin"/>
        </w:r>
        <w:r w:rsidR="000833CB">
          <w:rPr>
            <w:noProof/>
            <w:webHidden/>
          </w:rPr>
          <w:instrText xml:space="preserve"> PAGEREF _Toc409973714 \h </w:instrText>
        </w:r>
        <w:r w:rsidR="00522D8A">
          <w:rPr>
            <w:noProof/>
            <w:webHidden/>
          </w:rPr>
        </w:r>
        <w:r w:rsidR="00522D8A">
          <w:rPr>
            <w:noProof/>
            <w:webHidden/>
          </w:rPr>
          <w:fldChar w:fldCharType="separate"/>
        </w:r>
        <w:r w:rsidR="00CC4092">
          <w:rPr>
            <w:noProof/>
            <w:webHidden/>
          </w:rPr>
          <w:t>62</w:t>
        </w:r>
        <w:r w:rsidR="00522D8A">
          <w:rPr>
            <w:noProof/>
            <w:webHidden/>
          </w:rPr>
          <w:fldChar w:fldCharType="end"/>
        </w:r>
      </w:hyperlink>
    </w:p>
    <w:p w:rsidR="000833CB" w:rsidRDefault="006A31BA" w14:paraId="5A230D27" w14:textId="77777777">
      <w:pPr>
        <w:pStyle w:val="TOC1"/>
        <w:rPr>
          <w:rFonts w:asciiTheme="minorHAnsi" w:hAnsiTheme="minorHAnsi" w:eastAsiaTheme="minorEastAsia" w:cstheme="minorBidi"/>
          <w:noProof/>
          <w:lang w:eastAsia="fr-FR"/>
        </w:rPr>
      </w:pPr>
      <w:hyperlink w:history="1" w:anchor="_Toc409973715">
        <w:r w:rsidRPr="00D53A53" w:rsidR="000833CB">
          <w:rPr>
            <w:rStyle w:val="Hyperlink"/>
            <w:noProof/>
          </w:rPr>
          <w:t>11</w:t>
        </w:r>
        <w:r w:rsidR="000833CB">
          <w:rPr>
            <w:rFonts w:asciiTheme="minorHAnsi" w:hAnsiTheme="minorHAnsi" w:eastAsiaTheme="minorEastAsia" w:cstheme="minorBidi"/>
            <w:noProof/>
            <w:lang w:eastAsia="fr-FR"/>
          </w:rPr>
          <w:tab/>
        </w:r>
        <w:r w:rsidRPr="00D53A53" w:rsidR="000833CB">
          <w:rPr>
            <w:rStyle w:val="Hyperlink"/>
            <w:noProof/>
          </w:rPr>
          <w:t>Menu</w:t>
        </w:r>
        <w:r w:rsidR="000833CB">
          <w:rPr>
            <w:noProof/>
            <w:webHidden/>
          </w:rPr>
          <w:tab/>
        </w:r>
        <w:r w:rsidR="00522D8A">
          <w:rPr>
            <w:noProof/>
            <w:webHidden/>
          </w:rPr>
          <w:fldChar w:fldCharType="begin"/>
        </w:r>
        <w:r w:rsidR="000833CB">
          <w:rPr>
            <w:noProof/>
            <w:webHidden/>
          </w:rPr>
          <w:instrText xml:space="preserve"> PAGEREF _Toc409973715 \h </w:instrText>
        </w:r>
        <w:r w:rsidR="00522D8A">
          <w:rPr>
            <w:noProof/>
            <w:webHidden/>
          </w:rPr>
        </w:r>
        <w:r w:rsidR="00522D8A">
          <w:rPr>
            <w:noProof/>
            <w:webHidden/>
          </w:rPr>
          <w:fldChar w:fldCharType="separate"/>
        </w:r>
        <w:r w:rsidR="00CC4092">
          <w:rPr>
            <w:noProof/>
            <w:webHidden/>
          </w:rPr>
          <w:t>62</w:t>
        </w:r>
        <w:r w:rsidR="00522D8A">
          <w:rPr>
            <w:noProof/>
            <w:webHidden/>
          </w:rPr>
          <w:fldChar w:fldCharType="end"/>
        </w:r>
      </w:hyperlink>
    </w:p>
    <w:p w:rsidR="000833CB" w:rsidRDefault="006A31BA" w14:paraId="0DBC87EF" w14:textId="77777777">
      <w:pPr>
        <w:pStyle w:val="TOC1"/>
        <w:rPr>
          <w:rFonts w:asciiTheme="minorHAnsi" w:hAnsiTheme="minorHAnsi" w:eastAsiaTheme="minorEastAsia" w:cstheme="minorBidi"/>
          <w:noProof/>
          <w:lang w:eastAsia="fr-FR"/>
        </w:rPr>
      </w:pPr>
      <w:hyperlink w:history="1" w:anchor="_Toc409973716">
        <w:r w:rsidRPr="00D53A53" w:rsidR="000833CB">
          <w:rPr>
            <w:rStyle w:val="Hyperlink"/>
            <w:noProof/>
          </w:rPr>
          <w:t>12</w:t>
        </w:r>
        <w:r w:rsidR="000833CB">
          <w:rPr>
            <w:rFonts w:asciiTheme="minorHAnsi" w:hAnsiTheme="minorHAnsi" w:eastAsiaTheme="minorEastAsia" w:cstheme="minorBidi"/>
            <w:noProof/>
            <w:lang w:eastAsia="fr-FR"/>
          </w:rPr>
          <w:tab/>
        </w:r>
        <w:r w:rsidRPr="00D53A53" w:rsidR="000833CB">
          <w:rPr>
            <w:rStyle w:val="Hyperlink"/>
            <w:noProof/>
          </w:rPr>
          <w:t>Description des cas d’utilisation</w:t>
        </w:r>
        <w:r w:rsidR="000833CB">
          <w:rPr>
            <w:noProof/>
            <w:webHidden/>
          </w:rPr>
          <w:tab/>
        </w:r>
        <w:r w:rsidR="00522D8A">
          <w:rPr>
            <w:noProof/>
            <w:webHidden/>
          </w:rPr>
          <w:fldChar w:fldCharType="begin"/>
        </w:r>
        <w:r w:rsidR="000833CB">
          <w:rPr>
            <w:noProof/>
            <w:webHidden/>
          </w:rPr>
          <w:instrText xml:space="preserve"> PAGEREF _Toc409973716 \h </w:instrText>
        </w:r>
        <w:r w:rsidR="00522D8A">
          <w:rPr>
            <w:noProof/>
            <w:webHidden/>
          </w:rPr>
        </w:r>
        <w:r w:rsidR="00522D8A">
          <w:rPr>
            <w:noProof/>
            <w:webHidden/>
          </w:rPr>
          <w:fldChar w:fldCharType="separate"/>
        </w:r>
        <w:r w:rsidR="00CC4092">
          <w:rPr>
            <w:noProof/>
            <w:webHidden/>
          </w:rPr>
          <w:t>63</w:t>
        </w:r>
        <w:r w:rsidR="00522D8A">
          <w:rPr>
            <w:noProof/>
            <w:webHidden/>
          </w:rPr>
          <w:fldChar w:fldCharType="end"/>
        </w:r>
      </w:hyperlink>
    </w:p>
    <w:p w:rsidR="000833CB" w:rsidRDefault="006A31BA" w14:paraId="14B78B7B" w14:textId="77777777">
      <w:pPr>
        <w:pStyle w:val="TOC2"/>
        <w:tabs>
          <w:tab w:val="left" w:pos="849"/>
        </w:tabs>
        <w:rPr>
          <w:rFonts w:asciiTheme="minorHAnsi" w:hAnsiTheme="minorHAnsi" w:eastAsiaTheme="minorEastAsia" w:cstheme="minorBidi"/>
          <w:noProof/>
          <w:lang w:eastAsia="fr-FR"/>
        </w:rPr>
      </w:pPr>
      <w:hyperlink w:history="1" w:anchor="_Toc409973717">
        <w:r w:rsidRPr="00D53A53" w:rsidR="000833CB">
          <w:rPr>
            <w:rStyle w:val="Hyperlink"/>
            <w:noProof/>
          </w:rPr>
          <w:t>12.1</w:t>
        </w:r>
        <w:r w:rsidR="000833CB">
          <w:rPr>
            <w:rFonts w:asciiTheme="minorHAnsi" w:hAnsiTheme="minorHAnsi" w:eastAsiaTheme="minorEastAsia" w:cstheme="minorBidi"/>
            <w:noProof/>
            <w:lang w:eastAsia="fr-FR"/>
          </w:rPr>
          <w:tab/>
        </w:r>
        <w:r w:rsidRPr="00D53A53" w:rsidR="000833CB">
          <w:rPr>
            <w:rStyle w:val="Hyperlink"/>
            <w:noProof/>
          </w:rPr>
          <w:t>Cas d’utilisation &lt;Création de l'annonce&gt;</w:t>
        </w:r>
        <w:r w:rsidR="000833CB">
          <w:rPr>
            <w:noProof/>
            <w:webHidden/>
          </w:rPr>
          <w:tab/>
        </w:r>
        <w:r w:rsidR="00522D8A">
          <w:rPr>
            <w:noProof/>
            <w:webHidden/>
          </w:rPr>
          <w:fldChar w:fldCharType="begin"/>
        </w:r>
        <w:r w:rsidR="000833CB">
          <w:rPr>
            <w:noProof/>
            <w:webHidden/>
          </w:rPr>
          <w:instrText xml:space="preserve"> PAGEREF _Toc409973717 \h </w:instrText>
        </w:r>
        <w:r w:rsidR="00522D8A">
          <w:rPr>
            <w:noProof/>
            <w:webHidden/>
          </w:rPr>
        </w:r>
        <w:r w:rsidR="00522D8A">
          <w:rPr>
            <w:noProof/>
            <w:webHidden/>
          </w:rPr>
          <w:fldChar w:fldCharType="separate"/>
        </w:r>
        <w:r w:rsidR="00CC4092">
          <w:rPr>
            <w:noProof/>
            <w:webHidden/>
          </w:rPr>
          <w:t>63</w:t>
        </w:r>
        <w:r w:rsidR="00522D8A">
          <w:rPr>
            <w:noProof/>
            <w:webHidden/>
          </w:rPr>
          <w:fldChar w:fldCharType="end"/>
        </w:r>
      </w:hyperlink>
    </w:p>
    <w:p w:rsidR="000833CB" w:rsidRDefault="006A31BA" w14:paraId="606EB53D" w14:textId="77777777">
      <w:pPr>
        <w:pStyle w:val="TOC3"/>
        <w:rPr>
          <w:rFonts w:asciiTheme="minorHAnsi" w:hAnsiTheme="minorHAnsi" w:eastAsiaTheme="minorEastAsia" w:cstheme="minorBidi"/>
          <w:noProof/>
          <w:lang w:eastAsia="fr-FR"/>
        </w:rPr>
      </w:pPr>
      <w:hyperlink w:history="1" w:anchor="_Toc409973718">
        <w:r w:rsidRPr="00D53A53" w:rsidR="000833CB">
          <w:rPr>
            <w:rStyle w:val="Hyperlink"/>
            <w:noProof/>
          </w:rPr>
          <w:t>12.1.1</w:t>
        </w:r>
        <w:r w:rsidR="000833CB">
          <w:rPr>
            <w:rFonts w:asciiTheme="minorHAnsi" w:hAnsiTheme="minorHAnsi" w:eastAsiaTheme="minorEastAsia" w:cstheme="minorBidi"/>
            <w:noProof/>
            <w:lang w:eastAsia="fr-FR"/>
          </w:rPr>
          <w:tab/>
        </w:r>
        <w:r w:rsidRPr="00D53A53" w:rsidR="000833CB">
          <w:rPr>
            <w:rStyle w:val="Hyperlink"/>
            <w:noProof/>
          </w:rPr>
          <w:t>Définition et objectif</w:t>
        </w:r>
        <w:r w:rsidR="000833CB">
          <w:rPr>
            <w:noProof/>
            <w:webHidden/>
          </w:rPr>
          <w:tab/>
        </w:r>
        <w:r w:rsidR="00522D8A">
          <w:rPr>
            <w:noProof/>
            <w:webHidden/>
          </w:rPr>
          <w:fldChar w:fldCharType="begin"/>
        </w:r>
        <w:r w:rsidR="000833CB">
          <w:rPr>
            <w:noProof/>
            <w:webHidden/>
          </w:rPr>
          <w:instrText xml:space="preserve"> PAGEREF _Toc409973718 \h </w:instrText>
        </w:r>
        <w:r w:rsidR="00522D8A">
          <w:rPr>
            <w:noProof/>
            <w:webHidden/>
          </w:rPr>
        </w:r>
        <w:r w:rsidR="00522D8A">
          <w:rPr>
            <w:noProof/>
            <w:webHidden/>
          </w:rPr>
          <w:fldChar w:fldCharType="separate"/>
        </w:r>
        <w:r w:rsidR="00CC4092">
          <w:rPr>
            <w:noProof/>
            <w:webHidden/>
          </w:rPr>
          <w:t>63</w:t>
        </w:r>
        <w:r w:rsidR="00522D8A">
          <w:rPr>
            <w:noProof/>
            <w:webHidden/>
          </w:rPr>
          <w:fldChar w:fldCharType="end"/>
        </w:r>
      </w:hyperlink>
    </w:p>
    <w:p w:rsidR="000833CB" w:rsidRDefault="006A31BA" w14:paraId="122BD0E9" w14:textId="77777777">
      <w:pPr>
        <w:pStyle w:val="TOC3"/>
        <w:rPr>
          <w:rFonts w:asciiTheme="minorHAnsi" w:hAnsiTheme="minorHAnsi" w:eastAsiaTheme="minorEastAsia" w:cstheme="minorBidi"/>
          <w:noProof/>
          <w:lang w:eastAsia="fr-FR"/>
        </w:rPr>
      </w:pPr>
      <w:hyperlink w:history="1" w:anchor="_Toc409973719">
        <w:r w:rsidRPr="00D53A53" w:rsidR="000833CB">
          <w:rPr>
            <w:rStyle w:val="Hyperlink"/>
            <w:noProof/>
          </w:rPr>
          <w:t>12.1.2</w:t>
        </w:r>
        <w:r w:rsidR="000833CB">
          <w:rPr>
            <w:rFonts w:asciiTheme="minorHAnsi" w:hAnsiTheme="minorHAnsi" w:eastAsiaTheme="minorEastAsia" w:cstheme="minorBidi"/>
            <w:noProof/>
            <w:lang w:eastAsia="fr-FR"/>
          </w:rPr>
          <w:tab/>
        </w:r>
        <w:r w:rsidRPr="00D53A53" w:rsidR="000833CB">
          <w:rPr>
            <w:rStyle w:val="Hyperlink"/>
            <w:noProof/>
          </w:rPr>
          <w:t>Pré-conditions</w:t>
        </w:r>
        <w:r w:rsidR="000833CB">
          <w:rPr>
            <w:noProof/>
            <w:webHidden/>
          </w:rPr>
          <w:tab/>
        </w:r>
        <w:r w:rsidR="00522D8A">
          <w:rPr>
            <w:noProof/>
            <w:webHidden/>
          </w:rPr>
          <w:fldChar w:fldCharType="begin"/>
        </w:r>
        <w:r w:rsidR="000833CB">
          <w:rPr>
            <w:noProof/>
            <w:webHidden/>
          </w:rPr>
          <w:instrText xml:space="preserve"> PAGEREF _Toc409973719 \h </w:instrText>
        </w:r>
        <w:r w:rsidR="00522D8A">
          <w:rPr>
            <w:noProof/>
            <w:webHidden/>
          </w:rPr>
        </w:r>
        <w:r w:rsidR="00522D8A">
          <w:rPr>
            <w:noProof/>
            <w:webHidden/>
          </w:rPr>
          <w:fldChar w:fldCharType="separate"/>
        </w:r>
        <w:r w:rsidR="00CC4092">
          <w:rPr>
            <w:noProof/>
            <w:webHidden/>
          </w:rPr>
          <w:t>63</w:t>
        </w:r>
        <w:r w:rsidR="00522D8A">
          <w:rPr>
            <w:noProof/>
            <w:webHidden/>
          </w:rPr>
          <w:fldChar w:fldCharType="end"/>
        </w:r>
      </w:hyperlink>
    </w:p>
    <w:p w:rsidR="000833CB" w:rsidRDefault="006A31BA" w14:paraId="35FA35C4" w14:textId="77777777">
      <w:pPr>
        <w:pStyle w:val="TOC3"/>
        <w:rPr>
          <w:rFonts w:asciiTheme="minorHAnsi" w:hAnsiTheme="minorHAnsi" w:eastAsiaTheme="minorEastAsia" w:cstheme="minorBidi"/>
          <w:noProof/>
          <w:lang w:eastAsia="fr-FR"/>
        </w:rPr>
      </w:pPr>
      <w:hyperlink w:history="1" w:anchor="_Toc409973720">
        <w:r w:rsidRPr="00D53A53" w:rsidR="000833CB">
          <w:rPr>
            <w:rStyle w:val="Hyperlink"/>
            <w:noProof/>
          </w:rPr>
          <w:t>12.1.3</w:t>
        </w:r>
        <w:r w:rsidR="000833CB">
          <w:rPr>
            <w:rFonts w:asciiTheme="minorHAnsi" w:hAnsiTheme="minorHAnsi" w:eastAsiaTheme="minorEastAsia" w:cstheme="minorBidi"/>
            <w:noProof/>
            <w:lang w:eastAsia="fr-FR"/>
          </w:rPr>
          <w:tab/>
        </w:r>
        <w:r w:rsidRPr="00D53A53" w:rsidR="000833CB">
          <w:rPr>
            <w:rStyle w:val="Hyperlink"/>
            <w:noProof/>
          </w:rPr>
          <w:t>Post-conditions</w:t>
        </w:r>
        <w:r w:rsidR="000833CB">
          <w:rPr>
            <w:noProof/>
            <w:webHidden/>
          </w:rPr>
          <w:tab/>
        </w:r>
        <w:r w:rsidR="00522D8A">
          <w:rPr>
            <w:noProof/>
            <w:webHidden/>
          </w:rPr>
          <w:fldChar w:fldCharType="begin"/>
        </w:r>
        <w:r w:rsidR="000833CB">
          <w:rPr>
            <w:noProof/>
            <w:webHidden/>
          </w:rPr>
          <w:instrText xml:space="preserve"> PAGEREF _Toc409973720 \h </w:instrText>
        </w:r>
        <w:r w:rsidR="00522D8A">
          <w:rPr>
            <w:noProof/>
            <w:webHidden/>
          </w:rPr>
        </w:r>
        <w:r w:rsidR="00522D8A">
          <w:rPr>
            <w:noProof/>
            <w:webHidden/>
          </w:rPr>
          <w:fldChar w:fldCharType="separate"/>
        </w:r>
        <w:r w:rsidR="00CC4092">
          <w:rPr>
            <w:noProof/>
            <w:webHidden/>
          </w:rPr>
          <w:t>63</w:t>
        </w:r>
        <w:r w:rsidR="00522D8A">
          <w:rPr>
            <w:noProof/>
            <w:webHidden/>
          </w:rPr>
          <w:fldChar w:fldCharType="end"/>
        </w:r>
      </w:hyperlink>
    </w:p>
    <w:p w:rsidR="000833CB" w:rsidRDefault="006A31BA" w14:paraId="5AED5FBE" w14:textId="77777777">
      <w:pPr>
        <w:pStyle w:val="TOC3"/>
        <w:rPr>
          <w:rFonts w:asciiTheme="minorHAnsi" w:hAnsiTheme="minorHAnsi" w:eastAsiaTheme="minorEastAsia" w:cstheme="minorBidi"/>
          <w:noProof/>
          <w:lang w:eastAsia="fr-FR"/>
        </w:rPr>
      </w:pPr>
      <w:hyperlink w:history="1" w:anchor="_Toc409973721">
        <w:r w:rsidRPr="00D53A53" w:rsidR="000833CB">
          <w:rPr>
            <w:rStyle w:val="Hyperlink"/>
            <w:noProof/>
          </w:rPr>
          <w:t>12.1.4</w:t>
        </w:r>
        <w:r w:rsidR="000833CB">
          <w:rPr>
            <w:rFonts w:asciiTheme="minorHAnsi" w:hAnsiTheme="minorHAnsi" w:eastAsiaTheme="minorEastAsia" w:cstheme="minorBidi"/>
            <w:noProof/>
            <w:lang w:eastAsia="fr-FR"/>
          </w:rPr>
          <w:tab/>
        </w:r>
        <w:r w:rsidRPr="00D53A53" w:rsidR="000833CB">
          <w:rPr>
            <w:rStyle w:val="Hyperlink"/>
            <w:noProof/>
          </w:rPr>
          <w:t>Diagramme d’activité</w:t>
        </w:r>
        <w:r w:rsidR="000833CB">
          <w:rPr>
            <w:noProof/>
            <w:webHidden/>
          </w:rPr>
          <w:tab/>
        </w:r>
        <w:r w:rsidR="00522D8A">
          <w:rPr>
            <w:noProof/>
            <w:webHidden/>
          </w:rPr>
          <w:fldChar w:fldCharType="begin"/>
        </w:r>
        <w:r w:rsidR="000833CB">
          <w:rPr>
            <w:noProof/>
            <w:webHidden/>
          </w:rPr>
          <w:instrText xml:space="preserve"> PAGEREF _Toc409973721 \h </w:instrText>
        </w:r>
        <w:r w:rsidR="00522D8A">
          <w:rPr>
            <w:noProof/>
            <w:webHidden/>
          </w:rPr>
        </w:r>
        <w:r w:rsidR="00522D8A">
          <w:rPr>
            <w:noProof/>
            <w:webHidden/>
          </w:rPr>
          <w:fldChar w:fldCharType="separate"/>
        </w:r>
        <w:r w:rsidR="00CC4092">
          <w:rPr>
            <w:noProof/>
            <w:webHidden/>
          </w:rPr>
          <w:t>64</w:t>
        </w:r>
        <w:r w:rsidR="00522D8A">
          <w:rPr>
            <w:noProof/>
            <w:webHidden/>
          </w:rPr>
          <w:fldChar w:fldCharType="end"/>
        </w:r>
      </w:hyperlink>
    </w:p>
    <w:p w:rsidR="000833CB" w:rsidRDefault="006A31BA" w14:paraId="5F7ED70F" w14:textId="77777777">
      <w:pPr>
        <w:pStyle w:val="TOC3"/>
        <w:rPr>
          <w:rFonts w:asciiTheme="minorHAnsi" w:hAnsiTheme="minorHAnsi" w:eastAsiaTheme="minorEastAsia" w:cstheme="minorBidi"/>
          <w:noProof/>
          <w:lang w:eastAsia="fr-FR"/>
        </w:rPr>
      </w:pPr>
      <w:hyperlink w:history="1" w:anchor="_Toc409973722">
        <w:r w:rsidRPr="00D53A53" w:rsidR="000833CB">
          <w:rPr>
            <w:rStyle w:val="Hyperlink"/>
            <w:noProof/>
          </w:rPr>
          <w:t>12.1.5</w:t>
        </w:r>
        <w:r w:rsidR="000833CB">
          <w:rPr>
            <w:rFonts w:asciiTheme="minorHAnsi" w:hAnsiTheme="minorHAnsi" w:eastAsiaTheme="minorEastAsia" w:cstheme="minorBidi"/>
            <w:noProof/>
            <w:lang w:eastAsia="fr-FR"/>
          </w:rPr>
          <w:tab/>
        </w:r>
        <w:r w:rsidRPr="00D53A53" w:rsidR="000833CB">
          <w:rPr>
            <w:rStyle w:val="Hyperlink"/>
            <w:noProof/>
          </w:rPr>
          <w:t>Règles de gestion</w:t>
        </w:r>
        <w:r w:rsidR="000833CB">
          <w:rPr>
            <w:noProof/>
            <w:webHidden/>
          </w:rPr>
          <w:tab/>
        </w:r>
        <w:r w:rsidR="00522D8A">
          <w:rPr>
            <w:noProof/>
            <w:webHidden/>
          </w:rPr>
          <w:fldChar w:fldCharType="begin"/>
        </w:r>
        <w:r w:rsidR="000833CB">
          <w:rPr>
            <w:noProof/>
            <w:webHidden/>
          </w:rPr>
          <w:instrText xml:space="preserve"> PAGEREF _Toc409973722 \h </w:instrText>
        </w:r>
        <w:r w:rsidR="00522D8A">
          <w:rPr>
            <w:noProof/>
            <w:webHidden/>
          </w:rPr>
        </w:r>
        <w:r w:rsidR="00522D8A">
          <w:rPr>
            <w:noProof/>
            <w:webHidden/>
          </w:rPr>
          <w:fldChar w:fldCharType="separate"/>
        </w:r>
        <w:r w:rsidR="00CC4092">
          <w:rPr>
            <w:noProof/>
            <w:webHidden/>
          </w:rPr>
          <w:t>64</w:t>
        </w:r>
        <w:r w:rsidR="00522D8A">
          <w:rPr>
            <w:noProof/>
            <w:webHidden/>
          </w:rPr>
          <w:fldChar w:fldCharType="end"/>
        </w:r>
      </w:hyperlink>
    </w:p>
    <w:p w:rsidR="000833CB" w:rsidRDefault="006A31BA" w14:paraId="200D4EE4" w14:textId="77777777">
      <w:pPr>
        <w:pStyle w:val="TOC3"/>
        <w:rPr>
          <w:rFonts w:asciiTheme="minorHAnsi" w:hAnsiTheme="minorHAnsi" w:eastAsiaTheme="minorEastAsia" w:cstheme="minorBidi"/>
          <w:noProof/>
          <w:lang w:eastAsia="fr-FR"/>
        </w:rPr>
      </w:pPr>
      <w:hyperlink w:history="1" w:anchor="_Toc409973723">
        <w:r w:rsidRPr="00D53A53" w:rsidR="000833CB">
          <w:rPr>
            <w:rStyle w:val="Hyperlink"/>
            <w:noProof/>
          </w:rPr>
          <w:t>12.1.6</w:t>
        </w:r>
        <w:r w:rsidR="000833CB">
          <w:rPr>
            <w:rFonts w:asciiTheme="minorHAnsi" w:hAnsiTheme="minorHAnsi" w:eastAsiaTheme="minorEastAsia" w:cstheme="minorBidi"/>
            <w:noProof/>
            <w:lang w:eastAsia="fr-FR"/>
          </w:rPr>
          <w:tab/>
        </w:r>
        <w:r w:rsidRPr="00D53A53" w:rsidR="000833CB">
          <w:rPr>
            <w:rStyle w:val="Hyperlink"/>
            <w:noProof/>
          </w:rPr>
          <w:t>Traitements</w:t>
        </w:r>
        <w:r w:rsidR="000833CB">
          <w:rPr>
            <w:noProof/>
            <w:webHidden/>
          </w:rPr>
          <w:tab/>
        </w:r>
        <w:r w:rsidR="00522D8A">
          <w:rPr>
            <w:noProof/>
            <w:webHidden/>
          </w:rPr>
          <w:fldChar w:fldCharType="begin"/>
        </w:r>
        <w:r w:rsidR="000833CB">
          <w:rPr>
            <w:noProof/>
            <w:webHidden/>
          </w:rPr>
          <w:instrText xml:space="preserve"> PAGEREF _Toc409973723 \h </w:instrText>
        </w:r>
        <w:r w:rsidR="00522D8A">
          <w:rPr>
            <w:noProof/>
            <w:webHidden/>
          </w:rPr>
        </w:r>
        <w:r w:rsidR="00522D8A">
          <w:rPr>
            <w:noProof/>
            <w:webHidden/>
          </w:rPr>
          <w:fldChar w:fldCharType="separate"/>
        </w:r>
        <w:r w:rsidR="00CC4092">
          <w:rPr>
            <w:noProof/>
            <w:webHidden/>
          </w:rPr>
          <w:t>65</w:t>
        </w:r>
        <w:r w:rsidR="00522D8A">
          <w:rPr>
            <w:noProof/>
            <w:webHidden/>
          </w:rPr>
          <w:fldChar w:fldCharType="end"/>
        </w:r>
      </w:hyperlink>
    </w:p>
    <w:p w:rsidR="000833CB" w:rsidRDefault="006A31BA" w14:paraId="39983EA5" w14:textId="77777777">
      <w:pPr>
        <w:pStyle w:val="TOC3"/>
        <w:rPr>
          <w:rFonts w:asciiTheme="minorHAnsi" w:hAnsiTheme="minorHAnsi" w:eastAsiaTheme="minorEastAsia" w:cstheme="minorBidi"/>
          <w:noProof/>
          <w:lang w:eastAsia="fr-FR"/>
        </w:rPr>
      </w:pPr>
      <w:hyperlink w:history="1" w:anchor="_Toc409973724">
        <w:r w:rsidRPr="00D53A53" w:rsidR="000833CB">
          <w:rPr>
            <w:rStyle w:val="Hyperlink"/>
            <w:noProof/>
          </w:rPr>
          <w:t>12.1.7</w:t>
        </w:r>
        <w:r w:rsidR="000833CB">
          <w:rPr>
            <w:rFonts w:asciiTheme="minorHAnsi" w:hAnsiTheme="minorHAnsi" w:eastAsiaTheme="minorEastAsia" w:cstheme="minorBidi"/>
            <w:noProof/>
            <w:lang w:eastAsia="fr-FR"/>
          </w:rPr>
          <w:tab/>
        </w:r>
        <w:r w:rsidRPr="00D53A53" w:rsidR="000833CB">
          <w:rPr>
            <w:rStyle w:val="Hyperlink"/>
            <w:noProof/>
          </w:rPr>
          <w:t>Messages d’erreur</w:t>
        </w:r>
        <w:r w:rsidR="000833CB">
          <w:rPr>
            <w:noProof/>
            <w:webHidden/>
          </w:rPr>
          <w:tab/>
        </w:r>
        <w:r w:rsidR="00522D8A">
          <w:rPr>
            <w:noProof/>
            <w:webHidden/>
          </w:rPr>
          <w:fldChar w:fldCharType="begin"/>
        </w:r>
        <w:r w:rsidR="000833CB">
          <w:rPr>
            <w:noProof/>
            <w:webHidden/>
          </w:rPr>
          <w:instrText xml:space="preserve"> PAGEREF _Toc409973724 \h </w:instrText>
        </w:r>
        <w:r w:rsidR="00522D8A">
          <w:rPr>
            <w:noProof/>
            <w:webHidden/>
          </w:rPr>
        </w:r>
        <w:r w:rsidR="00522D8A">
          <w:rPr>
            <w:noProof/>
            <w:webHidden/>
          </w:rPr>
          <w:fldChar w:fldCharType="separate"/>
        </w:r>
        <w:r w:rsidR="00CC4092">
          <w:rPr>
            <w:noProof/>
            <w:webHidden/>
          </w:rPr>
          <w:t>66</w:t>
        </w:r>
        <w:r w:rsidR="00522D8A">
          <w:rPr>
            <w:noProof/>
            <w:webHidden/>
          </w:rPr>
          <w:fldChar w:fldCharType="end"/>
        </w:r>
      </w:hyperlink>
    </w:p>
    <w:p w:rsidR="000833CB" w:rsidRDefault="006A31BA" w14:paraId="20A8142A" w14:textId="77777777">
      <w:pPr>
        <w:pStyle w:val="TOC2"/>
        <w:tabs>
          <w:tab w:val="left" w:pos="849"/>
        </w:tabs>
        <w:rPr>
          <w:rFonts w:asciiTheme="minorHAnsi" w:hAnsiTheme="minorHAnsi" w:eastAsiaTheme="minorEastAsia" w:cstheme="minorBidi"/>
          <w:noProof/>
          <w:lang w:eastAsia="fr-FR"/>
        </w:rPr>
      </w:pPr>
      <w:hyperlink w:history="1" w:anchor="_Toc409973725">
        <w:r w:rsidRPr="00D53A53" w:rsidR="000833CB">
          <w:rPr>
            <w:rStyle w:val="Hyperlink"/>
            <w:noProof/>
          </w:rPr>
          <w:t>12.2</w:t>
        </w:r>
        <w:r w:rsidR="000833CB">
          <w:rPr>
            <w:rFonts w:asciiTheme="minorHAnsi" w:hAnsiTheme="minorHAnsi" w:eastAsiaTheme="minorEastAsia" w:cstheme="minorBidi"/>
            <w:noProof/>
            <w:lang w:eastAsia="fr-FR"/>
          </w:rPr>
          <w:tab/>
        </w:r>
        <w:r w:rsidRPr="00D53A53" w:rsidR="000833CB">
          <w:rPr>
            <w:rStyle w:val="Hyperlink"/>
            <w:noProof/>
          </w:rPr>
          <w:t>Cas d’utilisation &lt;Notification des Clients de la banque&gt;</w:t>
        </w:r>
        <w:r w:rsidR="000833CB">
          <w:rPr>
            <w:noProof/>
            <w:webHidden/>
          </w:rPr>
          <w:tab/>
        </w:r>
        <w:r w:rsidR="00522D8A">
          <w:rPr>
            <w:noProof/>
            <w:webHidden/>
          </w:rPr>
          <w:fldChar w:fldCharType="begin"/>
        </w:r>
        <w:r w:rsidR="000833CB">
          <w:rPr>
            <w:noProof/>
            <w:webHidden/>
          </w:rPr>
          <w:instrText xml:space="preserve"> PAGEREF _Toc409973725 \h </w:instrText>
        </w:r>
        <w:r w:rsidR="00522D8A">
          <w:rPr>
            <w:noProof/>
            <w:webHidden/>
          </w:rPr>
        </w:r>
        <w:r w:rsidR="00522D8A">
          <w:rPr>
            <w:noProof/>
            <w:webHidden/>
          </w:rPr>
          <w:fldChar w:fldCharType="separate"/>
        </w:r>
        <w:r w:rsidR="00CC4092">
          <w:rPr>
            <w:noProof/>
            <w:webHidden/>
          </w:rPr>
          <w:t>66</w:t>
        </w:r>
        <w:r w:rsidR="00522D8A">
          <w:rPr>
            <w:noProof/>
            <w:webHidden/>
          </w:rPr>
          <w:fldChar w:fldCharType="end"/>
        </w:r>
      </w:hyperlink>
    </w:p>
    <w:p w:rsidR="000833CB" w:rsidRDefault="006A31BA" w14:paraId="6B1A4906" w14:textId="77777777">
      <w:pPr>
        <w:pStyle w:val="TOC3"/>
        <w:rPr>
          <w:rFonts w:asciiTheme="minorHAnsi" w:hAnsiTheme="minorHAnsi" w:eastAsiaTheme="minorEastAsia" w:cstheme="minorBidi"/>
          <w:noProof/>
          <w:lang w:eastAsia="fr-FR"/>
        </w:rPr>
      </w:pPr>
      <w:hyperlink w:history="1" w:anchor="_Toc409973726">
        <w:r w:rsidRPr="00D53A53" w:rsidR="000833CB">
          <w:rPr>
            <w:rStyle w:val="Hyperlink"/>
            <w:noProof/>
          </w:rPr>
          <w:t>12.2.1</w:t>
        </w:r>
        <w:r w:rsidR="000833CB">
          <w:rPr>
            <w:rFonts w:asciiTheme="minorHAnsi" w:hAnsiTheme="minorHAnsi" w:eastAsiaTheme="minorEastAsia" w:cstheme="minorBidi"/>
            <w:noProof/>
            <w:lang w:eastAsia="fr-FR"/>
          </w:rPr>
          <w:tab/>
        </w:r>
        <w:r w:rsidRPr="00D53A53" w:rsidR="000833CB">
          <w:rPr>
            <w:rStyle w:val="Hyperlink"/>
            <w:noProof/>
          </w:rPr>
          <w:t>Définition et objectif</w:t>
        </w:r>
        <w:r w:rsidR="000833CB">
          <w:rPr>
            <w:noProof/>
            <w:webHidden/>
          </w:rPr>
          <w:tab/>
        </w:r>
        <w:r w:rsidR="00522D8A">
          <w:rPr>
            <w:noProof/>
            <w:webHidden/>
          </w:rPr>
          <w:fldChar w:fldCharType="begin"/>
        </w:r>
        <w:r w:rsidR="000833CB">
          <w:rPr>
            <w:noProof/>
            <w:webHidden/>
          </w:rPr>
          <w:instrText xml:space="preserve"> PAGEREF _Toc409973726 \h </w:instrText>
        </w:r>
        <w:r w:rsidR="00522D8A">
          <w:rPr>
            <w:noProof/>
            <w:webHidden/>
          </w:rPr>
        </w:r>
        <w:r w:rsidR="00522D8A">
          <w:rPr>
            <w:noProof/>
            <w:webHidden/>
          </w:rPr>
          <w:fldChar w:fldCharType="separate"/>
        </w:r>
        <w:r w:rsidR="00CC4092">
          <w:rPr>
            <w:noProof/>
            <w:webHidden/>
          </w:rPr>
          <w:t>66</w:t>
        </w:r>
        <w:r w:rsidR="00522D8A">
          <w:rPr>
            <w:noProof/>
            <w:webHidden/>
          </w:rPr>
          <w:fldChar w:fldCharType="end"/>
        </w:r>
      </w:hyperlink>
    </w:p>
    <w:p w:rsidR="000833CB" w:rsidRDefault="006A31BA" w14:paraId="6A706D1A" w14:textId="77777777">
      <w:pPr>
        <w:pStyle w:val="TOC3"/>
        <w:rPr>
          <w:rFonts w:asciiTheme="minorHAnsi" w:hAnsiTheme="minorHAnsi" w:eastAsiaTheme="minorEastAsia" w:cstheme="minorBidi"/>
          <w:noProof/>
          <w:lang w:eastAsia="fr-FR"/>
        </w:rPr>
      </w:pPr>
      <w:hyperlink w:history="1" w:anchor="_Toc409973727">
        <w:r w:rsidRPr="00D53A53" w:rsidR="000833CB">
          <w:rPr>
            <w:rStyle w:val="Hyperlink"/>
            <w:noProof/>
          </w:rPr>
          <w:t>12.2.2</w:t>
        </w:r>
        <w:r w:rsidR="000833CB">
          <w:rPr>
            <w:rFonts w:asciiTheme="minorHAnsi" w:hAnsiTheme="minorHAnsi" w:eastAsiaTheme="minorEastAsia" w:cstheme="minorBidi"/>
            <w:noProof/>
            <w:lang w:eastAsia="fr-FR"/>
          </w:rPr>
          <w:tab/>
        </w:r>
        <w:r w:rsidRPr="00D53A53" w:rsidR="000833CB">
          <w:rPr>
            <w:rStyle w:val="Hyperlink"/>
            <w:noProof/>
          </w:rPr>
          <w:t>Pré-conditions</w:t>
        </w:r>
        <w:r w:rsidR="000833CB">
          <w:rPr>
            <w:noProof/>
            <w:webHidden/>
          </w:rPr>
          <w:tab/>
        </w:r>
        <w:r w:rsidR="00522D8A">
          <w:rPr>
            <w:noProof/>
            <w:webHidden/>
          </w:rPr>
          <w:fldChar w:fldCharType="begin"/>
        </w:r>
        <w:r w:rsidR="000833CB">
          <w:rPr>
            <w:noProof/>
            <w:webHidden/>
          </w:rPr>
          <w:instrText xml:space="preserve"> PAGEREF _Toc409973727 \h </w:instrText>
        </w:r>
        <w:r w:rsidR="00522D8A">
          <w:rPr>
            <w:noProof/>
            <w:webHidden/>
          </w:rPr>
        </w:r>
        <w:r w:rsidR="00522D8A">
          <w:rPr>
            <w:noProof/>
            <w:webHidden/>
          </w:rPr>
          <w:fldChar w:fldCharType="separate"/>
        </w:r>
        <w:r w:rsidR="00CC4092">
          <w:rPr>
            <w:noProof/>
            <w:webHidden/>
          </w:rPr>
          <w:t>66</w:t>
        </w:r>
        <w:r w:rsidR="00522D8A">
          <w:rPr>
            <w:noProof/>
            <w:webHidden/>
          </w:rPr>
          <w:fldChar w:fldCharType="end"/>
        </w:r>
      </w:hyperlink>
    </w:p>
    <w:p w:rsidR="000833CB" w:rsidRDefault="006A31BA" w14:paraId="76167D72" w14:textId="77777777">
      <w:pPr>
        <w:pStyle w:val="TOC3"/>
        <w:rPr>
          <w:rFonts w:asciiTheme="minorHAnsi" w:hAnsiTheme="minorHAnsi" w:eastAsiaTheme="minorEastAsia" w:cstheme="minorBidi"/>
          <w:noProof/>
          <w:lang w:eastAsia="fr-FR"/>
        </w:rPr>
      </w:pPr>
      <w:hyperlink w:history="1" w:anchor="_Toc409973728">
        <w:r w:rsidRPr="00D53A53" w:rsidR="000833CB">
          <w:rPr>
            <w:rStyle w:val="Hyperlink"/>
            <w:noProof/>
          </w:rPr>
          <w:t>12.2.3</w:t>
        </w:r>
        <w:r w:rsidR="000833CB">
          <w:rPr>
            <w:rFonts w:asciiTheme="minorHAnsi" w:hAnsiTheme="minorHAnsi" w:eastAsiaTheme="minorEastAsia" w:cstheme="minorBidi"/>
            <w:noProof/>
            <w:lang w:eastAsia="fr-FR"/>
          </w:rPr>
          <w:tab/>
        </w:r>
        <w:r w:rsidRPr="00D53A53" w:rsidR="000833CB">
          <w:rPr>
            <w:rStyle w:val="Hyperlink"/>
            <w:noProof/>
          </w:rPr>
          <w:t>Post-conditions</w:t>
        </w:r>
        <w:r w:rsidR="000833CB">
          <w:rPr>
            <w:noProof/>
            <w:webHidden/>
          </w:rPr>
          <w:tab/>
        </w:r>
        <w:r w:rsidR="00522D8A">
          <w:rPr>
            <w:noProof/>
            <w:webHidden/>
          </w:rPr>
          <w:fldChar w:fldCharType="begin"/>
        </w:r>
        <w:r w:rsidR="000833CB">
          <w:rPr>
            <w:noProof/>
            <w:webHidden/>
          </w:rPr>
          <w:instrText xml:space="preserve"> PAGEREF _Toc409973728 \h </w:instrText>
        </w:r>
        <w:r w:rsidR="00522D8A">
          <w:rPr>
            <w:noProof/>
            <w:webHidden/>
          </w:rPr>
        </w:r>
        <w:r w:rsidR="00522D8A">
          <w:rPr>
            <w:noProof/>
            <w:webHidden/>
          </w:rPr>
          <w:fldChar w:fldCharType="separate"/>
        </w:r>
        <w:r w:rsidR="00CC4092">
          <w:rPr>
            <w:noProof/>
            <w:webHidden/>
          </w:rPr>
          <w:t>66</w:t>
        </w:r>
        <w:r w:rsidR="00522D8A">
          <w:rPr>
            <w:noProof/>
            <w:webHidden/>
          </w:rPr>
          <w:fldChar w:fldCharType="end"/>
        </w:r>
      </w:hyperlink>
    </w:p>
    <w:p w:rsidR="000833CB" w:rsidRDefault="006A31BA" w14:paraId="57D77A0B" w14:textId="77777777">
      <w:pPr>
        <w:pStyle w:val="TOC3"/>
        <w:rPr>
          <w:rFonts w:asciiTheme="minorHAnsi" w:hAnsiTheme="minorHAnsi" w:eastAsiaTheme="minorEastAsia" w:cstheme="minorBidi"/>
          <w:noProof/>
          <w:lang w:eastAsia="fr-FR"/>
        </w:rPr>
      </w:pPr>
      <w:hyperlink w:history="1" w:anchor="_Toc409973729">
        <w:r w:rsidRPr="00D53A53" w:rsidR="000833CB">
          <w:rPr>
            <w:rStyle w:val="Hyperlink"/>
            <w:noProof/>
          </w:rPr>
          <w:t>12.2.4</w:t>
        </w:r>
        <w:r w:rsidR="000833CB">
          <w:rPr>
            <w:rFonts w:asciiTheme="minorHAnsi" w:hAnsiTheme="minorHAnsi" w:eastAsiaTheme="minorEastAsia" w:cstheme="minorBidi"/>
            <w:noProof/>
            <w:lang w:eastAsia="fr-FR"/>
          </w:rPr>
          <w:tab/>
        </w:r>
        <w:r w:rsidRPr="00D53A53" w:rsidR="000833CB">
          <w:rPr>
            <w:rStyle w:val="Hyperlink"/>
            <w:noProof/>
          </w:rPr>
          <w:t>Diagramme d’activité</w:t>
        </w:r>
        <w:r w:rsidR="000833CB">
          <w:rPr>
            <w:noProof/>
            <w:webHidden/>
          </w:rPr>
          <w:tab/>
        </w:r>
        <w:r w:rsidR="00522D8A">
          <w:rPr>
            <w:noProof/>
            <w:webHidden/>
          </w:rPr>
          <w:fldChar w:fldCharType="begin"/>
        </w:r>
        <w:r w:rsidR="000833CB">
          <w:rPr>
            <w:noProof/>
            <w:webHidden/>
          </w:rPr>
          <w:instrText xml:space="preserve"> PAGEREF _Toc409973729 \h </w:instrText>
        </w:r>
        <w:r w:rsidR="00522D8A">
          <w:rPr>
            <w:noProof/>
            <w:webHidden/>
          </w:rPr>
        </w:r>
        <w:r w:rsidR="00522D8A">
          <w:rPr>
            <w:noProof/>
            <w:webHidden/>
          </w:rPr>
          <w:fldChar w:fldCharType="separate"/>
        </w:r>
        <w:r w:rsidR="00CC4092">
          <w:rPr>
            <w:noProof/>
            <w:webHidden/>
          </w:rPr>
          <w:t>67</w:t>
        </w:r>
        <w:r w:rsidR="00522D8A">
          <w:rPr>
            <w:noProof/>
            <w:webHidden/>
          </w:rPr>
          <w:fldChar w:fldCharType="end"/>
        </w:r>
      </w:hyperlink>
    </w:p>
    <w:p w:rsidR="000833CB" w:rsidRDefault="006A31BA" w14:paraId="0071ED1D" w14:textId="77777777">
      <w:pPr>
        <w:pStyle w:val="TOC3"/>
        <w:rPr>
          <w:rFonts w:asciiTheme="minorHAnsi" w:hAnsiTheme="minorHAnsi" w:eastAsiaTheme="minorEastAsia" w:cstheme="minorBidi"/>
          <w:noProof/>
          <w:lang w:eastAsia="fr-FR"/>
        </w:rPr>
      </w:pPr>
      <w:hyperlink w:history="1" w:anchor="_Toc409973730">
        <w:r w:rsidRPr="00D53A53" w:rsidR="000833CB">
          <w:rPr>
            <w:rStyle w:val="Hyperlink"/>
            <w:noProof/>
          </w:rPr>
          <w:t>12.2.5</w:t>
        </w:r>
        <w:r w:rsidR="000833CB">
          <w:rPr>
            <w:rFonts w:asciiTheme="minorHAnsi" w:hAnsiTheme="minorHAnsi" w:eastAsiaTheme="minorEastAsia" w:cstheme="minorBidi"/>
            <w:noProof/>
            <w:lang w:eastAsia="fr-FR"/>
          </w:rPr>
          <w:tab/>
        </w:r>
        <w:r w:rsidRPr="00D53A53" w:rsidR="000833CB">
          <w:rPr>
            <w:rStyle w:val="Hyperlink"/>
            <w:noProof/>
          </w:rPr>
          <w:t>Règles de gestion</w:t>
        </w:r>
        <w:r w:rsidR="000833CB">
          <w:rPr>
            <w:noProof/>
            <w:webHidden/>
          </w:rPr>
          <w:tab/>
        </w:r>
        <w:r w:rsidR="00522D8A">
          <w:rPr>
            <w:noProof/>
            <w:webHidden/>
          </w:rPr>
          <w:fldChar w:fldCharType="begin"/>
        </w:r>
        <w:r w:rsidR="000833CB">
          <w:rPr>
            <w:noProof/>
            <w:webHidden/>
          </w:rPr>
          <w:instrText xml:space="preserve"> PAGEREF _Toc409973730 \h </w:instrText>
        </w:r>
        <w:r w:rsidR="00522D8A">
          <w:rPr>
            <w:noProof/>
            <w:webHidden/>
          </w:rPr>
        </w:r>
        <w:r w:rsidR="00522D8A">
          <w:rPr>
            <w:noProof/>
            <w:webHidden/>
          </w:rPr>
          <w:fldChar w:fldCharType="separate"/>
        </w:r>
        <w:r w:rsidR="00CC4092">
          <w:rPr>
            <w:noProof/>
            <w:webHidden/>
          </w:rPr>
          <w:t>67</w:t>
        </w:r>
        <w:r w:rsidR="00522D8A">
          <w:rPr>
            <w:noProof/>
            <w:webHidden/>
          </w:rPr>
          <w:fldChar w:fldCharType="end"/>
        </w:r>
      </w:hyperlink>
    </w:p>
    <w:p w:rsidR="000833CB" w:rsidRDefault="006A31BA" w14:paraId="2DA22157" w14:textId="77777777">
      <w:pPr>
        <w:pStyle w:val="TOC3"/>
        <w:rPr>
          <w:rFonts w:asciiTheme="minorHAnsi" w:hAnsiTheme="minorHAnsi" w:eastAsiaTheme="minorEastAsia" w:cstheme="minorBidi"/>
          <w:noProof/>
          <w:lang w:eastAsia="fr-FR"/>
        </w:rPr>
      </w:pPr>
      <w:hyperlink w:history="1" w:anchor="_Toc409973731">
        <w:r w:rsidRPr="00D53A53" w:rsidR="000833CB">
          <w:rPr>
            <w:rStyle w:val="Hyperlink"/>
            <w:noProof/>
          </w:rPr>
          <w:t>12.2.6</w:t>
        </w:r>
        <w:r w:rsidR="000833CB">
          <w:rPr>
            <w:rFonts w:asciiTheme="minorHAnsi" w:hAnsiTheme="minorHAnsi" w:eastAsiaTheme="minorEastAsia" w:cstheme="minorBidi"/>
            <w:noProof/>
            <w:lang w:eastAsia="fr-FR"/>
          </w:rPr>
          <w:tab/>
        </w:r>
        <w:r w:rsidRPr="00D53A53" w:rsidR="000833CB">
          <w:rPr>
            <w:rStyle w:val="Hyperlink"/>
            <w:noProof/>
          </w:rPr>
          <w:t>Traitements</w:t>
        </w:r>
        <w:r w:rsidR="000833CB">
          <w:rPr>
            <w:noProof/>
            <w:webHidden/>
          </w:rPr>
          <w:tab/>
        </w:r>
        <w:r w:rsidR="00522D8A">
          <w:rPr>
            <w:noProof/>
            <w:webHidden/>
          </w:rPr>
          <w:fldChar w:fldCharType="begin"/>
        </w:r>
        <w:r w:rsidR="000833CB">
          <w:rPr>
            <w:noProof/>
            <w:webHidden/>
          </w:rPr>
          <w:instrText xml:space="preserve"> PAGEREF _Toc409973731 \h </w:instrText>
        </w:r>
        <w:r w:rsidR="00522D8A">
          <w:rPr>
            <w:noProof/>
            <w:webHidden/>
          </w:rPr>
        </w:r>
        <w:r w:rsidR="00522D8A">
          <w:rPr>
            <w:noProof/>
            <w:webHidden/>
          </w:rPr>
          <w:fldChar w:fldCharType="separate"/>
        </w:r>
        <w:r w:rsidR="00CC4092">
          <w:rPr>
            <w:noProof/>
            <w:webHidden/>
          </w:rPr>
          <w:t>67</w:t>
        </w:r>
        <w:r w:rsidR="00522D8A">
          <w:rPr>
            <w:noProof/>
            <w:webHidden/>
          </w:rPr>
          <w:fldChar w:fldCharType="end"/>
        </w:r>
      </w:hyperlink>
    </w:p>
    <w:p w:rsidR="000833CB" w:rsidRDefault="006A31BA" w14:paraId="3FE5DC1A" w14:textId="77777777">
      <w:pPr>
        <w:pStyle w:val="TOC3"/>
        <w:rPr>
          <w:rFonts w:asciiTheme="minorHAnsi" w:hAnsiTheme="minorHAnsi" w:eastAsiaTheme="minorEastAsia" w:cstheme="minorBidi"/>
          <w:noProof/>
          <w:lang w:eastAsia="fr-FR"/>
        </w:rPr>
      </w:pPr>
      <w:hyperlink w:history="1" w:anchor="_Toc409973732">
        <w:r w:rsidRPr="00D53A53" w:rsidR="000833CB">
          <w:rPr>
            <w:rStyle w:val="Hyperlink"/>
            <w:noProof/>
          </w:rPr>
          <w:t>12.2.7</w:t>
        </w:r>
        <w:r w:rsidR="000833CB">
          <w:rPr>
            <w:rFonts w:asciiTheme="minorHAnsi" w:hAnsiTheme="minorHAnsi" w:eastAsiaTheme="minorEastAsia" w:cstheme="minorBidi"/>
            <w:noProof/>
            <w:lang w:eastAsia="fr-FR"/>
          </w:rPr>
          <w:tab/>
        </w:r>
        <w:r w:rsidRPr="00D53A53" w:rsidR="000833CB">
          <w:rPr>
            <w:rStyle w:val="Hyperlink"/>
            <w:noProof/>
          </w:rPr>
          <w:t>Messages d’erreur</w:t>
        </w:r>
        <w:r w:rsidR="000833CB">
          <w:rPr>
            <w:noProof/>
            <w:webHidden/>
          </w:rPr>
          <w:tab/>
        </w:r>
        <w:r w:rsidR="00522D8A">
          <w:rPr>
            <w:noProof/>
            <w:webHidden/>
          </w:rPr>
          <w:fldChar w:fldCharType="begin"/>
        </w:r>
        <w:r w:rsidR="000833CB">
          <w:rPr>
            <w:noProof/>
            <w:webHidden/>
          </w:rPr>
          <w:instrText xml:space="preserve"> PAGEREF _Toc409973732 \h </w:instrText>
        </w:r>
        <w:r w:rsidR="00522D8A">
          <w:rPr>
            <w:noProof/>
            <w:webHidden/>
          </w:rPr>
        </w:r>
        <w:r w:rsidR="00522D8A">
          <w:rPr>
            <w:noProof/>
            <w:webHidden/>
          </w:rPr>
          <w:fldChar w:fldCharType="separate"/>
        </w:r>
        <w:r w:rsidR="00CC4092">
          <w:rPr>
            <w:noProof/>
            <w:webHidden/>
          </w:rPr>
          <w:t>67</w:t>
        </w:r>
        <w:r w:rsidR="00522D8A">
          <w:rPr>
            <w:noProof/>
            <w:webHidden/>
          </w:rPr>
          <w:fldChar w:fldCharType="end"/>
        </w:r>
      </w:hyperlink>
    </w:p>
    <w:p w:rsidR="000833CB" w:rsidRDefault="006A31BA" w14:paraId="70399A16" w14:textId="77777777">
      <w:pPr>
        <w:pStyle w:val="TOC2"/>
        <w:tabs>
          <w:tab w:val="left" w:pos="849"/>
        </w:tabs>
        <w:rPr>
          <w:rFonts w:asciiTheme="minorHAnsi" w:hAnsiTheme="minorHAnsi" w:eastAsiaTheme="minorEastAsia" w:cstheme="minorBidi"/>
          <w:noProof/>
          <w:lang w:eastAsia="fr-FR"/>
        </w:rPr>
      </w:pPr>
      <w:hyperlink w:history="1" w:anchor="_Toc409973733">
        <w:r w:rsidRPr="00D53A53" w:rsidR="000833CB">
          <w:rPr>
            <w:rStyle w:val="Hyperlink"/>
            <w:noProof/>
          </w:rPr>
          <w:t>12.3</w:t>
        </w:r>
        <w:r w:rsidR="000833CB">
          <w:rPr>
            <w:rFonts w:asciiTheme="minorHAnsi" w:hAnsiTheme="minorHAnsi" w:eastAsiaTheme="minorEastAsia" w:cstheme="minorBidi"/>
            <w:noProof/>
            <w:lang w:eastAsia="fr-FR"/>
          </w:rPr>
          <w:tab/>
        </w:r>
        <w:r w:rsidRPr="00D53A53" w:rsidR="000833CB">
          <w:rPr>
            <w:rStyle w:val="Hyperlink"/>
            <w:noProof/>
          </w:rPr>
          <w:t>Cas d’utilisation &lt;Création d'un ordre de souscription OPV&gt;</w:t>
        </w:r>
        <w:r w:rsidR="000833CB">
          <w:rPr>
            <w:noProof/>
            <w:webHidden/>
          </w:rPr>
          <w:tab/>
        </w:r>
        <w:r w:rsidR="00522D8A">
          <w:rPr>
            <w:noProof/>
            <w:webHidden/>
          </w:rPr>
          <w:fldChar w:fldCharType="begin"/>
        </w:r>
        <w:r w:rsidR="000833CB">
          <w:rPr>
            <w:noProof/>
            <w:webHidden/>
          </w:rPr>
          <w:instrText xml:space="preserve"> PAGEREF _Toc409973733 \h </w:instrText>
        </w:r>
        <w:r w:rsidR="00522D8A">
          <w:rPr>
            <w:noProof/>
            <w:webHidden/>
          </w:rPr>
        </w:r>
        <w:r w:rsidR="00522D8A">
          <w:rPr>
            <w:noProof/>
            <w:webHidden/>
          </w:rPr>
          <w:fldChar w:fldCharType="separate"/>
        </w:r>
        <w:r w:rsidR="00CC4092">
          <w:rPr>
            <w:noProof/>
            <w:webHidden/>
          </w:rPr>
          <w:t>68</w:t>
        </w:r>
        <w:r w:rsidR="00522D8A">
          <w:rPr>
            <w:noProof/>
            <w:webHidden/>
          </w:rPr>
          <w:fldChar w:fldCharType="end"/>
        </w:r>
      </w:hyperlink>
    </w:p>
    <w:p w:rsidR="000833CB" w:rsidRDefault="006A31BA" w14:paraId="6CD92ED5" w14:textId="77777777">
      <w:pPr>
        <w:pStyle w:val="TOC3"/>
        <w:rPr>
          <w:rFonts w:asciiTheme="minorHAnsi" w:hAnsiTheme="minorHAnsi" w:eastAsiaTheme="minorEastAsia" w:cstheme="minorBidi"/>
          <w:noProof/>
          <w:lang w:eastAsia="fr-FR"/>
        </w:rPr>
      </w:pPr>
      <w:hyperlink w:history="1" w:anchor="_Toc409973734">
        <w:r w:rsidRPr="00D53A53" w:rsidR="000833CB">
          <w:rPr>
            <w:rStyle w:val="Hyperlink"/>
            <w:noProof/>
          </w:rPr>
          <w:t>12.3.1</w:t>
        </w:r>
        <w:r w:rsidR="000833CB">
          <w:rPr>
            <w:rFonts w:asciiTheme="minorHAnsi" w:hAnsiTheme="minorHAnsi" w:eastAsiaTheme="minorEastAsia" w:cstheme="minorBidi"/>
            <w:noProof/>
            <w:lang w:eastAsia="fr-FR"/>
          </w:rPr>
          <w:tab/>
        </w:r>
        <w:r w:rsidRPr="00D53A53" w:rsidR="000833CB">
          <w:rPr>
            <w:rStyle w:val="Hyperlink"/>
            <w:noProof/>
          </w:rPr>
          <w:t>Définition et objectif</w:t>
        </w:r>
        <w:r w:rsidR="000833CB">
          <w:rPr>
            <w:noProof/>
            <w:webHidden/>
          </w:rPr>
          <w:tab/>
        </w:r>
        <w:r w:rsidR="00522D8A">
          <w:rPr>
            <w:noProof/>
            <w:webHidden/>
          </w:rPr>
          <w:fldChar w:fldCharType="begin"/>
        </w:r>
        <w:r w:rsidR="000833CB">
          <w:rPr>
            <w:noProof/>
            <w:webHidden/>
          </w:rPr>
          <w:instrText xml:space="preserve"> PAGEREF _Toc409973734 \h </w:instrText>
        </w:r>
        <w:r w:rsidR="00522D8A">
          <w:rPr>
            <w:noProof/>
            <w:webHidden/>
          </w:rPr>
        </w:r>
        <w:r w:rsidR="00522D8A">
          <w:rPr>
            <w:noProof/>
            <w:webHidden/>
          </w:rPr>
          <w:fldChar w:fldCharType="separate"/>
        </w:r>
        <w:r w:rsidR="00CC4092">
          <w:rPr>
            <w:noProof/>
            <w:webHidden/>
          </w:rPr>
          <w:t>68</w:t>
        </w:r>
        <w:r w:rsidR="00522D8A">
          <w:rPr>
            <w:noProof/>
            <w:webHidden/>
          </w:rPr>
          <w:fldChar w:fldCharType="end"/>
        </w:r>
      </w:hyperlink>
    </w:p>
    <w:p w:rsidR="000833CB" w:rsidRDefault="006A31BA" w14:paraId="62E6907F" w14:textId="77777777">
      <w:pPr>
        <w:pStyle w:val="TOC3"/>
        <w:rPr>
          <w:rFonts w:asciiTheme="minorHAnsi" w:hAnsiTheme="minorHAnsi" w:eastAsiaTheme="minorEastAsia" w:cstheme="minorBidi"/>
          <w:noProof/>
          <w:lang w:eastAsia="fr-FR"/>
        </w:rPr>
      </w:pPr>
      <w:hyperlink w:history="1" w:anchor="_Toc409973735">
        <w:r w:rsidRPr="00D53A53" w:rsidR="000833CB">
          <w:rPr>
            <w:rStyle w:val="Hyperlink"/>
            <w:noProof/>
          </w:rPr>
          <w:t>12.3.2</w:t>
        </w:r>
        <w:r w:rsidR="000833CB">
          <w:rPr>
            <w:rFonts w:asciiTheme="minorHAnsi" w:hAnsiTheme="minorHAnsi" w:eastAsiaTheme="minorEastAsia" w:cstheme="minorBidi"/>
            <w:noProof/>
            <w:lang w:eastAsia="fr-FR"/>
          </w:rPr>
          <w:tab/>
        </w:r>
        <w:r w:rsidRPr="00D53A53" w:rsidR="000833CB">
          <w:rPr>
            <w:rStyle w:val="Hyperlink"/>
            <w:noProof/>
          </w:rPr>
          <w:t>Pré-conditions</w:t>
        </w:r>
        <w:r w:rsidR="000833CB">
          <w:rPr>
            <w:noProof/>
            <w:webHidden/>
          </w:rPr>
          <w:tab/>
        </w:r>
        <w:r w:rsidR="00522D8A">
          <w:rPr>
            <w:noProof/>
            <w:webHidden/>
          </w:rPr>
          <w:fldChar w:fldCharType="begin"/>
        </w:r>
        <w:r w:rsidR="000833CB">
          <w:rPr>
            <w:noProof/>
            <w:webHidden/>
          </w:rPr>
          <w:instrText xml:space="preserve"> PAGEREF _Toc409973735 \h </w:instrText>
        </w:r>
        <w:r w:rsidR="00522D8A">
          <w:rPr>
            <w:noProof/>
            <w:webHidden/>
          </w:rPr>
        </w:r>
        <w:r w:rsidR="00522D8A">
          <w:rPr>
            <w:noProof/>
            <w:webHidden/>
          </w:rPr>
          <w:fldChar w:fldCharType="separate"/>
        </w:r>
        <w:r w:rsidR="00CC4092">
          <w:rPr>
            <w:noProof/>
            <w:webHidden/>
          </w:rPr>
          <w:t>68</w:t>
        </w:r>
        <w:r w:rsidR="00522D8A">
          <w:rPr>
            <w:noProof/>
            <w:webHidden/>
          </w:rPr>
          <w:fldChar w:fldCharType="end"/>
        </w:r>
      </w:hyperlink>
    </w:p>
    <w:p w:rsidR="000833CB" w:rsidRDefault="006A31BA" w14:paraId="4242405D" w14:textId="77777777">
      <w:pPr>
        <w:pStyle w:val="TOC3"/>
        <w:rPr>
          <w:rFonts w:asciiTheme="minorHAnsi" w:hAnsiTheme="minorHAnsi" w:eastAsiaTheme="minorEastAsia" w:cstheme="minorBidi"/>
          <w:noProof/>
          <w:lang w:eastAsia="fr-FR"/>
        </w:rPr>
      </w:pPr>
      <w:hyperlink w:history="1" w:anchor="_Toc409973736">
        <w:r w:rsidRPr="00D53A53" w:rsidR="000833CB">
          <w:rPr>
            <w:rStyle w:val="Hyperlink"/>
            <w:noProof/>
          </w:rPr>
          <w:t>12.3.3</w:t>
        </w:r>
        <w:r w:rsidR="000833CB">
          <w:rPr>
            <w:rFonts w:asciiTheme="minorHAnsi" w:hAnsiTheme="minorHAnsi" w:eastAsiaTheme="minorEastAsia" w:cstheme="minorBidi"/>
            <w:noProof/>
            <w:lang w:eastAsia="fr-FR"/>
          </w:rPr>
          <w:tab/>
        </w:r>
        <w:r w:rsidRPr="00D53A53" w:rsidR="000833CB">
          <w:rPr>
            <w:rStyle w:val="Hyperlink"/>
            <w:noProof/>
          </w:rPr>
          <w:t>Post-conditions</w:t>
        </w:r>
        <w:r w:rsidR="000833CB">
          <w:rPr>
            <w:noProof/>
            <w:webHidden/>
          </w:rPr>
          <w:tab/>
        </w:r>
        <w:r w:rsidR="00522D8A">
          <w:rPr>
            <w:noProof/>
            <w:webHidden/>
          </w:rPr>
          <w:fldChar w:fldCharType="begin"/>
        </w:r>
        <w:r w:rsidR="000833CB">
          <w:rPr>
            <w:noProof/>
            <w:webHidden/>
          </w:rPr>
          <w:instrText xml:space="preserve"> PAGEREF _Toc409973736 \h </w:instrText>
        </w:r>
        <w:r w:rsidR="00522D8A">
          <w:rPr>
            <w:noProof/>
            <w:webHidden/>
          </w:rPr>
        </w:r>
        <w:r w:rsidR="00522D8A">
          <w:rPr>
            <w:noProof/>
            <w:webHidden/>
          </w:rPr>
          <w:fldChar w:fldCharType="separate"/>
        </w:r>
        <w:r w:rsidR="00CC4092">
          <w:rPr>
            <w:noProof/>
            <w:webHidden/>
          </w:rPr>
          <w:t>68</w:t>
        </w:r>
        <w:r w:rsidR="00522D8A">
          <w:rPr>
            <w:noProof/>
            <w:webHidden/>
          </w:rPr>
          <w:fldChar w:fldCharType="end"/>
        </w:r>
      </w:hyperlink>
    </w:p>
    <w:p w:rsidR="000833CB" w:rsidRDefault="006A31BA" w14:paraId="02ABFCAA" w14:textId="77777777">
      <w:pPr>
        <w:pStyle w:val="TOC3"/>
        <w:rPr>
          <w:rFonts w:asciiTheme="minorHAnsi" w:hAnsiTheme="minorHAnsi" w:eastAsiaTheme="minorEastAsia" w:cstheme="minorBidi"/>
          <w:noProof/>
          <w:lang w:eastAsia="fr-FR"/>
        </w:rPr>
      </w:pPr>
      <w:hyperlink w:history="1" w:anchor="_Toc409973737">
        <w:r w:rsidRPr="00D53A53" w:rsidR="000833CB">
          <w:rPr>
            <w:rStyle w:val="Hyperlink"/>
            <w:noProof/>
          </w:rPr>
          <w:t>12.3.4</w:t>
        </w:r>
        <w:r w:rsidR="000833CB">
          <w:rPr>
            <w:rFonts w:asciiTheme="minorHAnsi" w:hAnsiTheme="minorHAnsi" w:eastAsiaTheme="minorEastAsia" w:cstheme="minorBidi"/>
            <w:noProof/>
            <w:lang w:eastAsia="fr-FR"/>
          </w:rPr>
          <w:tab/>
        </w:r>
        <w:r w:rsidRPr="00D53A53" w:rsidR="000833CB">
          <w:rPr>
            <w:rStyle w:val="Hyperlink"/>
            <w:noProof/>
          </w:rPr>
          <w:t>Diagramme d’activité</w:t>
        </w:r>
        <w:r w:rsidR="000833CB">
          <w:rPr>
            <w:noProof/>
            <w:webHidden/>
          </w:rPr>
          <w:tab/>
        </w:r>
        <w:r w:rsidR="00522D8A">
          <w:rPr>
            <w:noProof/>
            <w:webHidden/>
          </w:rPr>
          <w:fldChar w:fldCharType="begin"/>
        </w:r>
        <w:r w:rsidR="000833CB">
          <w:rPr>
            <w:noProof/>
            <w:webHidden/>
          </w:rPr>
          <w:instrText xml:space="preserve"> PAGEREF _Toc409973737 \h </w:instrText>
        </w:r>
        <w:r w:rsidR="00522D8A">
          <w:rPr>
            <w:noProof/>
            <w:webHidden/>
          </w:rPr>
        </w:r>
        <w:r w:rsidR="00522D8A">
          <w:rPr>
            <w:noProof/>
            <w:webHidden/>
          </w:rPr>
          <w:fldChar w:fldCharType="separate"/>
        </w:r>
        <w:r w:rsidR="00CC4092">
          <w:rPr>
            <w:noProof/>
            <w:webHidden/>
          </w:rPr>
          <w:t>68</w:t>
        </w:r>
        <w:r w:rsidR="00522D8A">
          <w:rPr>
            <w:noProof/>
            <w:webHidden/>
          </w:rPr>
          <w:fldChar w:fldCharType="end"/>
        </w:r>
      </w:hyperlink>
    </w:p>
    <w:p w:rsidR="000833CB" w:rsidRDefault="006A31BA" w14:paraId="1B08C72C" w14:textId="77777777">
      <w:pPr>
        <w:pStyle w:val="TOC3"/>
        <w:rPr>
          <w:rFonts w:asciiTheme="minorHAnsi" w:hAnsiTheme="minorHAnsi" w:eastAsiaTheme="minorEastAsia" w:cstheme="minorBidi"/>
          <w:noProof/>
          <w:lang w:eastAsia="fr-FR"/>
        </w:rPr>
      </w:pPr>
      <w:hyperlink w:history="1" w:anchor="_Toc409973738">
        <w:r w:rsidRPr="00D53A53" w:rsidR="000833CB">
          <w:rPr>
            <w:rStyle w:val="Hyperlink"/>
            <w:noProof/>
          </w:rPr>
          <w:t>12.3.5</w:t>
        </w:r>
        <w:r w:rsidR="000833CB">
          <w:rPr>
            <w:rFonts w:asciiTheme="minorHAnsi" w:hAnsiTheme="minorHAnsi" w:eastAsiaTheme="minorEastAsia" w:cstheme="minorBidi"/>
            <w:noProof/>
            <w:lang w:eastAsia="fr-FR"/>
          </w:rPr>
          <w:tab/>
        </w:r>
        <w:r w:rsidRPr="00D53A53" w:rsidR="000833CB">
          <w:rPr>
            <w:rStyle w:val="Hyperlink"/>
            <w:noProof/>
          </w:rPr>
          <w:t>Règles de gestion</w:t>
        </w:r>
        <w:r w:rsidR="000833CB">
          <w:rPr>
            <w:noProof/>
            <w:webHidden/>
          </w:rPr>
          <w:tab/>
        </w:r>
        <w:r w:rsidR="00522D8A">
          <w:rPr>
            <w:noProof/>
            <w:webHidden/>
          </w:rPr>
          <w:fldChar w:fldCharType="begin"/>
        </w:r>
        <w:r w:rsidR="000833CB">
          <w:rPr>
            <w:noProof/>
            <w:webHidden/>
          </w:rPr>
          <w:instrText xml:space="preserve"> PAGEREF _Toc409973738 \h </w:instrText>
        </w:r>
        <w:r w:rsidR="00522D8A">
          <w:rPr>
            <w:noProof/>
            <w:webHidden/>
          </w:rPr>
        </w:r>
        <w:r w:rsidR="00522D8A">
          <w:rPr>
            <w:noProof/>
            <w:webHidden/>
          </w:rPr>
          <w:fldChar w:fldCharType="separate"/>
        </w:r>
        <w:r w:rsidR="00CC4092">
          <w:rPr>
            <w:noProof/>
            <w:webHidden/>
          </w:rPr>
          <w:t>69</w:t>
        </w:r>
        <w:r w:rsidR="00522D8A">
          <w:rPr>
            <w:noProof/>
            <w:webHidden/>
          </w:rPr>
          <w:fldChar w:fldCharType="end"/>
        </w:r>
      </w:hyperlink>
    </w:p>
    <w:p w:rsidR="000833CB" w:rsidRDefault="006A31BA" w14:paraId="3ACDAC6B" w14:textId="77777777">
      <w:pPr>
        <w:pStyle w:val="TOC3"/>
        <w:rPr>
          <w:rFonts w:asciiTheme="minorHAnsi" w:hAnsiTheme="minorHAnsi" w:eastAsiaTheme="minorEastAsia" w:cstheme="minorBidi"/>
          <w:noProof/>
          <w:lang w:eastAsia="fr-FR"/>
        </w:rPr>
      </w:pPr>
      <w:hyperlink w:history="1" w:anchor="_Toc409973739">
        <w:r w:rsidRPr="00D53A53" w:rsidR="000833CB">
          <w:rPr>
            <w:rStyle w:val="Hyperlink"/>
            <w:noProof/>
          </w:rPr>
          <w:t>12.3.6</w:t>
        </w:r>
        <w:r w:rsidR="000833CB">
          <w:rPr>
            <w:rFonts w:asciiTheme="minorHAnsi" w:hAnsiTheme="minorHAnsi" w:eastAsiaTheme="minorEastAsia" w:cstheme="minorBidi"/>
            <w:noProof/>
            <w:lang w:eastAsia="fr-FR"/>
          </w:rPr>
          <w:tab/>
        </w:r>
        <w:r w:rsidRPr="00D53A53" w:rsidR="000833CB">
          <w:rPr>
            <w:rStyle w:val="Hyperlink"/>
            <w:noProof/>
          </w:rPr>
          <w:t>Traitements</w:t>
        </w:r>
        <w:r w:rsidR="000833CB">
          <w:rPr>
            <w:noProof/>
            <w:webHidden/>
          </w:rPr>
          <w:tab/>
        </w:r>
        <w:r w:rsidR="00522D8A">
          <w:rPr>
            <w:noProof/>
            <w:webHidden/>
          </w:rPr>
          <w:fldChar w:fldCharType="begin"/>
        </w:r>
        <w:r w:rsidR="000833CB">
          <w:rPr>
            <w:noProof/>
            <w:webHidden/>
          </w:rPr>
          <w:instrText xml:space="preserve"> PAGEREF _Toc409973739 \h </w:instrText>
        </w:r>
        <w:r w:rsidR="00522D8A">
          <w:rPr>
            <w:noProof/>
            <w:webHidden/>
          </w:rPr>
        </w:r>
        <w:r w:rsidR="00522D8A">
          <w:rPr>
            <w:noProof/>
            <w:webHidden/>
          </w:rPr>
          <w:fldChar w:fldCharType="separate"/>
        </w:r>
        <w:r w:rsidR="00CC4092">
          <w:rPr>
            <w:noProof/>
            <w:webHidden/>
          </w:rPr>
          <w:t>70</w:t>
        </w:r>
        <w:r w:rsidR="00522D8A">
          <w:rPr>
            <w:noProof/>
            <w:webHidden/>
          </w:rPr>
          <w:fldChar w:fldCharType="end"/>
        </w:r>
      </w:hyperlink>
    </w:p>
    <w:p w:rsidR="000833CB" w:rsidRDefault="006A31BA" w14:paraId="7F5C4FA5" w14:textId="77777777">
      <w:pPr>
        <w:pStyle w:val="TOC3"/>
        <w:rPr>
          <w:rFonts w:asciiTheme="minorHAnsi" w:hAnsiTheme="minorHAnsi" w:eastAsiaTheme="minorEastAsia" w:cstheme="minorBidi"/>
          <w:noProof/>
          <w:lang w:eastAsia="fr-FR"/>
        </w:rPr>
      </w:pPr>
      <w:hyperlink w:history="1" w:anchor="_Toc409973740">
        <w:r w:rsidRPr="00D53A53" w:rsidR="000833CB">
          <w:rPr>
            <w:rStyle w:val="Hyperlink"/>
            <w:noProof/>
          </w:rPr>
          <w:t>12.3.7</w:t>
        </w:r>
        <w:r w:rsidR="000833CB">
          <w:rPr>
            <w:rFonts w:asciiTheme="minorHAnsi" w:hAnsiTheme="minorHAnsi" w:eastAsiaTheme="minorEastAsia" w:cstheme="minorBidi"/>
            <w:noProof/>
            <w:lang w:eastAsia="fr-FR"/>
          </w:rPr>
          <w:tab/>
        </w:r>
        <w:r w:rsidRPr="00D53A53" w:rsidR="000833CB">
          <w:rPr>
            <w:rStyle w:val="Hyperlink"/>
            <w:noProof/>
          </w:rPr>
          <w:t>Messages d’erreur</w:t>
        </w:r>
        <w:r w:rsidR="000833CB">
          <w:rPr>
            <w:noProof/>
            <w:webHidden/>
          </w:rPr>
          <w:tab/>
        </w:r>
        <w:r w:rsidR="00522D8A">
          <w:rPr>
            <w:noProof/>
            <w:webHidden/>
          </w:rPr>
          <w:fldChar w:fldCharType="begin"/>
        </w:r>
        <w:r w:rsidR="000833CB">
          <w:rPr>
            <w:noProof/>
            <w:webHidden/>
          </w:rPr>
          <w:instrText xml:space="preserve"> PAGEREF _Toc409973740 \h </w:instrText>
        </w:r>
        <w:r w:rsidR="00522D8A">
          <w:rPr>
            <w:noProof/>
            <w:webHidden/>
          </w:rPr>
        </w:r>
        <w:r w:rsidR="00522D8A">
          <w:rPr>
            <w:noProof/>
            <w:webHidden/>
          </w:rPr>
          <w:fldChar w:fldCharType="separate"/>
        </w:r>
        <w:r w:rsidR="00CC4092">
          <w:rPr>
            <w:noProof/>
            <w:webHidden/>
          </w:rPr>
          <w:t>71</w:t>
        </w:r>
        <w:r w:rsidR="00522D8A">
          <w:rPr>
            <w:noProof/>
            <w:webHidden/>
          </w:rPr>
          <w:fldChar w:fldCharType="end"/>
        </w:r>
      </w:hyperlink>
    </w:p>
    <w:p w:rsidR="000833CB" w:rsidRDefault="006A31BA" w14:paraId="136877C9" w14:textId="77777777">
      <w:pPr>
        <w:pStyle w:val="TOC2"/>
        <w:tabs>
          <w:tab w:val="left" w:pos="849"/>
        </w:tabs>
        <w:rPr>
          <w:rFonts w:asciiTheme="minorHAnsi" w:hAnsiTheme="minorHAnsi" w:eastAsiaTheme="minorEastAsia" w:cstheme="minorBidi"/>
          <w:noProof/>
          <w:lang w:eastAsia="fr-FR"/>
        </w:rPr>
      </w:pPr>
      <w:hyperlink w:history="1" w:anchor="_Toc409973741">
        <w:r w:rsidRPr="00D53A53" w:rsidR="000833CB">
          <w:rPr>
            <w:rStyle w:val="Hyperlink"/>
            <w:noProof/>
          </w:rPr>
          <w:t>12.4</w:t>
        </w:r>
        <w:r w:rsidR="000833CB">
          <w:rPr>
            <w:rFonts w:asciiTheme="minorHAnsi" w:hAnsiTheme="minorHAnsi" w:eastAsiaTheme="minorEastAsia" w:cstheme="minorBidi"/>
            <w:noProof/>
            <w:lang w:eastAsia="fr-FR"/>
          </w:rPr>
          <w:tab/>
        </w:r>
        <w:r w:rsidRPr="00D53A53" w:rsidR="000833CB">
          <w:rPr>
            <w:rStyle w:val="Hyperlink"/>
            <w:noProof/>
          </w:rPr>
          <w:t>Cas d’utilisation &lt;Envoi des ordres OPV vers la BVC&gt;</w:t>
        </w:r>
        <w:r w:rsidR="000833CB">
          <w:rPr>
            <w:noProof/>
            <w:webHidden/>
          </w:rPr>
          <w:tab/>
        </w:r>
        <w:r w:rsidR="00522D8A">
          <w:rPr>
            <w:noProof/>
            <w:webHidden/>
          </w:rPr>
          <w:fldChar w:fldCharType="begin"/>
        </w:r>
        <w:r w:rsidR="000833CB">
          <w:rPr>
            <w:noProof/>
            <w:webHidden/>
          </w:rPr>
          <w:instrText xml:space="preserve"> PAGEREF _Toc409973741 \h </w:instrText>
        </w:r>
        <w:r w:rsidR="00522D8A">
          <w:rPr>
            <w:noProof/>
            <w:webHidden/>
          </w:rPr>
        </w:r>
        <w:r w:rsidR="00522D8A">
          <w:rPr>
            <w:noProof/>
            <w:webHidden/>
          </w:rPr>
          <w:fldChar w:fldCharType="separate"/>
        </w:r>
        <w:r w:rsidR="00CC4092">
          <w:rPr>
            <w:noProof/>
            <w:webHidden/>
          </w:rPr>
          <w:t>72</w:t>
        </w:r>
        <w:r w:rsidR="00522D8A">
          <w:rPr>
            <w:noProof/>
            <w:webHidden/>
          </w:rPr>
          <w:fldChar w:fldCharType="end"/>
        </w:r>
      </w:hyperlink>
    </w:p>
    <w:p w:rsidR="000833CB" w:rsidRDefault="006A31BA" w14:paraId="29C823D3" w14:textId="77777777">
      <w:pPr>
        <w:pStyle w:val="TOC3"/>
        <w:rPr>
          <w:rFonts w:asciiTheme="minorHAnsi" w:hAnsiTheme="minorHAnsi" w:eastAsiaTheme="minorEastAsia" w:cstheme="minorBidi"/>
          <w:noProof/>
          <w:lang w:eastAsia="fr-FR"/>
        </w:rPr>
      </w:pPr>
      <w:hyperlink w:history="1" w:anchor="_Toc409973742">
        <w:r w:rsidRPr="00D53A53" w:rsidR="000833CB">
          <w:rPr>
            <w:rStyle w:val="Hyperlink"/>
            <w:noProof/>
          </w:rPr>
          <w:t>12.4.1</w:t>
        </w:r>
        <w:r w:rsidR="000833CB">
          <w:rPr>
            <w:rFonts w:asciiTheme="minorHAnsi" w:hAnsiTheme="minorHAnsi" w:eastAsiaTheme="minorEastAsia" w:cstheme="minorBidi"/>
            <w:noProof/>
            <w:lang w:eastAsia="fr-FR"/>
          </w:rPr>
          <w:tab/>
        </w:r>
        <w:r w:rsidRPr="00D53A53" w:rsidR="000833CB">
          <w:rPr>
            <w:rStyle w:val="Hyperlink"/>
            <w:noProof/>
          </w:rPr>
          <w:t>Définition et Objectif</w:t>
        </w:r>
        <w:r w:rsidR="000833CB">
          <w:rPr>
            <w:noProof/>
            <w:webHidden/>
          </w:rPr>
          <w:tab/>
        </w:r>
        <w:r w:rsidR="00522D8A">
          <w:rPr>
            <w:noProof/>
            <w:webHidden/>
          </w:rPr>
          <w:fldChar w:fldCharType="begin"/>
        </w:r>
        <w:r w:rsidR="000833CB">
          <w:rPr>
            <w:noProof/>
            <w:webHidden/>
          </w:rPr>
          <w:instrText xml:space="preserve"> PAGEREF _Toc409973742 \h </w:instrText>
        </w:r>
        <w:r w:rsidR="00522D8A">
          <w:rPr>
            <w:noProof/>
            <w:webHidden/>
          </w:rPr>
        </w:r>
        <w:r w:rsidR="00522D8A">
          <w:rPr>
            <w:noProof/>
            <w:webHidden/>
          </w:rPr>
          <w:fldChar w:fldCharType="separate"/>
        </w:r>
        <w:r w:rsidR="00CC4092">
          <w:rPr>
            <w:noProof/>
            <w:webHidden/>
          </w:rPr>
          <w:t>72</w:t>
        </w:r>
        <w:r w:rsidR="00522D8A">
          <w:rPr>
            <w:noProof/>
            <w:webHidden/>
          </w:rPr>
          <w:fldChar w:fldCharType="end"/>
        </w:r>
      </w:hyperlink>
    </w:p>
    <w:p w:rsidR="000833CB" w:rsidRDefault="006A31BA" w14:paraId="7E132C44" w14:textId="77777777">
      <w:pPr>
        <w:pStyle w:val="TOC3"/>
        <w:rPr>
          <w:rFonts w:asciiTheme="minorHAnsi" w:hAnsiTheme="minorHAnsi" w:eastAsiaTheme="minorEastAsia" w:cstheme="minorBidi"/>
          <w:noProof/>
          <w:lang w:eastAsia="fr-FR"/>
        </w:rPr>
      </w:pPr>
      <w:hyperlink w:history="1" w:anchor="_Toc409973743">
        <w:r w:rsidRPr="00D53A53" w:rsidR="000833CB">
          <w:rPr>
            <w:rStyle w:val="Hyperlink"/>
            <w:noProof/>
          </w:rPr>
          <w:t>12.4.2</w:t>
        </w:r>
        <w:r w:rsidR="000833CB">
          <w:rPr>
            <w:rFonts w:asciiTheme="minorHAnsi" w:hAnsiTheme="minorHAnsi" w:eastAsiaTheme="minorEastAsia" w:cstheme="minorBidi"/>
            <w:noProof/>
            <w:lang w:eastAsia="fr-FR"/>
          </w:rPr>
          <w:tab/>
        </w:r>
        <w:r w:rsidRPr="00D53A53" w:rsidR="000833CB">
          <w:rPr>
            <w:rStyle w:val="Hyperlink"/>
            <w:noProof/>
          </w:rPr>
          <w:t>Pré-conditions</w:t>
        </w:r>
        <w:r w:rsidR="000833CB">
          <w:rPr>
            <w:noProof/>
            <w:webHidden/>
          </w:rPr>
          <w:tab/>
        </w:r>
        <w:r w:rsidR="00522D8A">
          <w:rPr>
            <w:noProof/>
            <w:webHidden/>
          </w:rPr>
          <w:fldChar w:fldCharType="begin"/>
        </w:r>
        <w:r w:rsidR="000833CB">
          <w:rPr>
            <w:noProof/>
            <w:webHidden/>
          </w:rPr>
          <w:instrText xml:space="preserve"> PAGEREF _Toc409973743 \h </w:instrText>
        </w:r>
        <w:r w:rsidR="00522D8A">
          <w:rPr>
            <w:noProof/>
            <w:webHidden/>
          </w:rPr>
        </w:r>
        <w:r w:rsidR="00522D8A">
          <w:rPr>
            <w:noProof/>
            <w:webHidden/>
          </w:rPr>
          <w:fldChar w:fldCharType="separate"/>
        </w:r>
        <w:r w:rsidR="00CC4092">
          <w:rPr>
            <w:noProof/>
            <w:webHidden/>
          </w:rPr>
          <w:t>72</w:t>
        </w:r>
        <w:r w:rsidR="00522D8A">
          <w:rPr>
            <w:noProof/>
            <w:webHidden/>
          </w:rPr>
          <w:fldChar w:fldCharType="end"/>
        </w:r>
      </w:hyperlink>
    </w:p>
    <w:p w:rsidR="000833CB" w:rsidRDefault="006A31BA" w14:paraId="40962C02" w14:textId="77777777">
      <w:pPr>
        <w:pStyle w:val="TOC3"/>
        <w:rPr>
          <w:rFonts w:asciiTheme="minorHAnsi" w:hAnsiTheme="minorHAnsi" w:eastAsiaTheme="minorEastAsia" w:cstheme="minorBidi"/>
          <w:noProof/>
          <w:lang w:eastAsia="fr-FR"/>
        </w:rPr>
      </w:pPr>
      <w:hyperlink w:history="1" w:anchor="_Toc409973744">
        <w:r w:rsidRPr="00D53A53" w:rsidR="000833CB">
          <w:rPr>
            <w:rStyle w:val="Hyperlink"/>
            <w:noProof/>
          </w:rPr>
          <w:t>12.4.3</w:t>
        </w:r>
        <w:r w:rsidR="000833CB">
          <w:rPr>
            <w:rFonts w:asciiTheme="minorHAnsi" w:hAnsiTheme="minorHAnsi" w:eastAsiaTheme="minorEastAsia" w:cstheme="minorBidi"/>
            <w:noProof/>
            <w:lang w:eastAsia="fr-FR"/>
          </w:rPr>
          <w:tab/>
        </w:r>
        <w:r w:rsidRPr="00D53A53" w:rsidR="000833CB">
          <w:rPr>
            <w:rStyle w:val="Hyperlink"/>
            <w:noProof/>
          </w:rPr>
          <w:t>Post-conditions</w:t>
        </w:r>
        <w:r w:rsidR="000833CB">
          <w:rPr>
            <w:noProof/>
            <w:webHidden/>
          </w:rPr>
          <w:tab/>
        </w:r>
        <w:r w:rsidR="00522D8A">
          <w:rPr>
            <w:noProof/>
            <w:webHidden/>
          </w:rPr>
          <w:fldChar w:fldCharType="begin"/>
        </w:r>
        <w:r w:rsidR="000833CB">
          <w:rPr>
            <w:noProof/>
            <w:webHidden/>
          </w:rPr>
          <w:instrText xml:space="preserve"> PAGEREF _Toc409973744 \h </w:instrText>
        </w:r>
        <w:r w:rsidR="00522D8A">
          <w:rPr>
            <w:noProof/>
            <w:webHidden/>
          </w:rPr>
        </w:r>
        <w:r w:rsidR="00522D8A">
          <w:rPr>
            <w:noProof/>
            <w:webHidden/>
          </w:rPr>
          <w:fldChar w:fldCharType="separate"/>
        </w:r>
        <w:r w:rsidR="00CC4092">
          <w:rPr>
            <w:noProof/>
            <w:webHidden/>
          </w:rPr>
          <w:t>72</w:t>
        </w:r>
        <w:r w:rsidR="00522D8A">
          <w:rPr>
            <w:noProof/>
            <w:webHidden/>
          </w:rPr>
          <w:fldChar w:fldCharType="end"/>
        </w:r>
      </w:hyperlink>
    </w:p>
    <w:p w:rsidR="000833CB" w:rsidRDefault="006A31BA" w14:paraId="5C231394" w14:textId="77777777">
      <w:pPr>
        <w:pStyle w:val="TOC3"/>
        <w:rPr>
          <w:rFonts w:asciiTheme="minorHAnsi" w:hAnsiTheme="minorHAnsi" w:eastAsiaTheme="minorEastAsia" w:cstheme="minorBidi"/>
          <w:noProof/>
          <w:lang w:eastAsia="fr-FR"/>
        </w:rPr>
      </w:pPr>
      <w:hyperlink w:history="1" w:anchor="_Toc409973745">
        <w:r w:rsidRPr="00D53A53" w:rsidR="000833CB">
          <w:rPr>
            <w:rStyle w:val="Hyperlink"/>
            <w:noProof/>
          </w:rPr>
          <w:t>12.4.4</w:t>
        </w:r>
        <w:r w:rsidR="000833CB">
          <w:rPr>
            <w:rFonts w:asciiTheme="minorHAnsi" w:hAnsiTheme="minorHAnsi" w:eastAsiaTheme="minorEastAsia" w:cstheme="minorBidi"/>
            <w:noProof/>
            <w:lang w:eastAsia="fr-FR"/>
          </w:rPr>
          <w:tab/>
        </w:r>
        <w:r w:rsidRPr="00D53A53" w:rsidR="000833CB">
          <w:rPr>
            <w:rStyle w:val="Hyperlink"/>
            <w:noProof/>
          </w:rPr>
          <w:t>Diagramme d’activité</w:t>
        </w:r>
        <w:r w:rsidR="000833CB">
          <w:rPr>
            <w:noProof/>
            <w:webHidden/>
          </w:rPr>
          <w:tab/>
        </w:r>
        <w:r w:rsidR="00522D8A">
          <w:rPr>
            <w:noProof/>
            <w:webHidden/>
          </w:rPr>
          <w:fldChar w:fldCharType="begin"/>
        </w:r>
        <w:r w:rsidR="000833CB">
          <w:rPr>
            <w:noProof/>
            <w:webHidden/>
          </w:rPr>
          <w:instrText xml:space="preserve"> PAGEREF _Toc409973745 \h </w:instrText>
        </w:r>
        <w:r w:rsidR="00522D8A">
          <w:rPr>
            <w:noProof/>
            <w:webHidden/>
          </w:rPr>
        </w:r>
        <w:r w:rsidR="00522D8A">
          <w:rPr>
            <w:noProof/>
            <w:webHidden/>
          </w:rPr>
          <w:fldChar w:fldCharType="separate"/>
        </w:r>
        <w:r w:rsidR="00CC4092">
          <w:rPr>
            <w:noProof/>
            <w:webHidden/>
          </w:rPr>
          <w:t>72</w:t>
        </w:r>
        <w:r w:rsidR="00522D8A">
          <w:rPr>
            <w:noProof/>
            <w:webHidden/>
          </w:rPr>
          <w:fldChar w:fldCharType="end"/>
        </w:r>
      </w:hyperlink>
    </w:p>
    <w:p w:rsidR="000833CB" w:rsidRDefault="006A31BA" w14:paraId="48B30036" w14:textId="77777777">
      <w:pPr>
        <w:pStyle w:val="TOC3"/>
        <w:rPr>
          <w:rFonts w:asciiTheme="minorHAnsi" w:hAnsiTheme="minorHAnsi" w:eastAsiaTheme="minorEastAsia" w:cstheme="minorBidi"/>
          <w:noProof/>
          <w:lang w:eastAsia="fr-FR"/>
        </w:rPr>
      </w:pPr>
      <w:hyperlink w:history="1" w:anchor="_Toc409973746">
        <w:r w:rsidRPr="00D53A53" w:rsidR="000833CB">
          <w:rPr>
            <w:rStyle w:val="Hyperlink"/>
            <w:noProof/>
          </w:rPr>
          <w:t>12.4.5</w:t>
        </w:r>
        <w:r w:rsidR="000833CB">
          <w:rPr>
            <w:rFonts w:asciiTheme="minorHAnsi" w:hAnsiTheme="minorHAnsi" w:eastAsiaTheme="minorEastAsia" w:cstheme="minorBidi"/>
            <w:noProof/>
            <w:lang w:eastAsia="fr-FR"/>
          </w:rPr>
          <w:tab/>
        </w:r>
        <w:r w:rsidRPr="00D53A53" w:rsidR="000833CB">
          <w:rPr>
            <w:rStyle w:val="Hyperlink"/>
            <w:noProof/>
          </w:rPr>
          <w:t>Règles de gestion</w:t>
        </w:r>
        <w:r w:rsidR="000833CB">
          <w:rPr>
            <w:noProof/>
            <w:webHidden/>
          </w:rPr>
          <w:tab/>
        </w:r>
        <w:r w:rsidR="00522D8A">
          <w:rPr>
            <w:noProof/>
            <w:webHidden/>
          </w:rPr>
          <w:fldChar w:fldCharType="begin"/>
        </w:r>
        <w:r w:rsidR="000833CB">
          <w:rPr>
            <w:noProof/>
            <w:webHidden/>
          </w:rPr>
          <w:instrText xml:space="preserve"> PAGEREF _Toc409973746 \h </w:instrText>
        </w:r>
        <w:r w:rsidR="00522D8A">
          <w:rPr>
            <w:noProof/>
            <w:webHidden/>
          </w:rPr>
        </w:r>
        <w:r w:rsidR="00522D8A">
          <w:rPr>
            <w:noProof/>
            <w:webHidden/>
          </w:rPr>
          <w:fldChar w:fldCharType="separate"/>
        </w:r>
        <w:r w:rsidR="00CC4092">
          <w:rPr>
            <w:noProof/>
            <w:webHidden/>
          </w:rPr>
          <w:t>73</w:t>
        </w:r>
        <w:r w:rsidR="00522D8A">
          <w:rPr>
            <w:noProof/>
            <w:webHidden/>
          </w:rPr>
          <w:fldChar w:fldCharType="end"/>
        </w:r>
      </w:hyperlink>
    </w:p>
    <w:p w:rsidR="000833CB" w:rsidRDefault="006A31BA" w14:paraId="161C0397" w14:textId="77777777">
      <w:pPr>
        <w:pStyle w:val="TOC3"/>
        <w:rPr>
          <w:rFonts w:asciiTheme="minorHAnsi" w:hAnsiTheme="minorHAnsi" w:eastAsiaTheme="minorEastAsia" w:cstheme="minorBidi"/>
          <w:noProof/>
          <w:lang w:eastAsia="fr-FR"/>
        </w:rPr>
      </w:pPr>
      <w:hyperlink w:history="1" w:anchor="_Toc409973747">
        <w:r w:rsidRPr="00D53A53" w:rsidR="000833CB">
          <w:rPr>
            <w:rStyle w:val="Hyperlink"/>
            <w:noProof/>
          </w:rPr>
          <w:t>12.4.6</w:t>
        </w:r>
        <w:r w:rsidR="000833CB">
          <w:rPr>
            <w:rFonts w:asciiTheme="minorHAnsi" w:hAnsiTheme="minorHAnsi" w:eastAsiaTheme="minorEastAsia" w:cstheme="minorBidi"/>
            <w:noProof/>
            <w:lang w:eastAsia="fr-FR"/>
          </w:rPr>
          <w:tab/>
        </w:r>
        <w:r w:rsidRPr="00D53A53" w:rsidR="000833CB">
          <w:rPr>
            <w:rStyle w:val="Hyperlink"/>
            <w:noProof/>
          </w:rPr>
          <w:t>Traitements</w:t>
        </w:r>
        <w:r w:rsidR="000833CB">
          <w:rPr>
            <w:noProof/>
            <w:webHidden/>
          </w:rPr>
          <w:tab/>
        </w:r>
        <w:r w:rsidR="00522D8A">
          <w:rPr>
            <w:noProof/>
            <w:webHidden/>
          </w:rPr>
          <w:fldChar w:fldCharType="begin"/>
        </w:r>
        <w:r w:rsidR="000833CB">
          <w:rPr>
            <w:noProof/>
            <w:webHidden/>
          </w:rPr>
          <w:instrText xml:space="preserve"> PAGEREF _Toc409973747 \h </w:instrText>
        </w:r>
        <w:r w:rsidR="00522D8A">
          <w:rPr>
            <w:noProof/>
            <w:webHidden/>
          </w:rPr>
        </w:r>
        <w:r w:rsidR="00522D8A">
          <w:rPr>
            <w:noProof/>
            <w:webHidden/>
          </w:rPr>
          <w:fldChar w:fldCharType="separate"/>
        </w:r>
        <w:r w:rsidR="00CC4092">
          <w:rPr>
            <w:noProof/>
            <w:webHidden/>
          </w:rPr>
          <w:t>73</w:t>
        </w:r>
        <w:r w:rsidR="00522D8A">
          <w:rPr>
            <w:noProof/>
            <w:webHidden/>
          </w:rPr>
          <w:fldChar w:fldCharType="end"/>
        </w:r>
      </w:hyperlink>
    </w:p>
    <w:p w:rsidR="000833CB" w:rsidRDefault="006A31BA" w14:paraId="4BC287E1" w14:textId="77777777">
      <w:pPr>
        <w:pStyle w:val="TOC3"/>
        <w:rPr>
          <w:rFonts w:asciiTheme="minorHAnsi" w:hAnsiTheme="minorHAnsi" w:eastAsiaTheme="minorEastAsia" w:cstheme="minorBidi"/>
          <w:noProof/>
          <w:lang w:eastAsia="fr-FR"/>
        </w:rPr>
      </w:pPr>
      <w:hyperlink w:history="1" w:anchor="_Toc409973748">
        <w:r w:rsidRPr="00D53A53" w:rsidR="000833CB">
          <w:rPr>
            <w:rStyle w:val="Hyperlink"/>
            <w:noProof/>
          </w:rPr>
          <w:t>12.4.7</w:t>
        </w:r>
        <w:r w:rsidR="000833CB">
          <w:rPr>
            <w:rFonts w:asciiTheme="minorHAnsi" w:hAnsiTheme="minorHAnsi" w:eastAsiaTheme="minorEastAsia" w:cstheme="minorBidi"/>
            <w:noProof/>
            <w:lang w:eastAsia="fr-FR"/>
          </w:rPr>
          <w:tab/>
        </w:r>
        <w:r w:rsidRPr="00D53A53" w:rsidR="000833CB">
          <w:rPr>
            <w:rStyle w:val="Hyperlink"/>
            <w:noProof/>
          </w:rPr>
          <w:t>Messages d’erreur</w:t>
        </w:r>
        <w:r w:rsidR="000833CB">
          <w:rPr>
            <w:noProof/>
            <w:webHidden/>
          </w:rPr>
          <w:tab/>
        </w:r>
        <w:r w:rsidR="00522D8A">
          <w:rPr>
            <w:noProof/>
            <w:webHidden/>
          </w:rPr>
          <w:fldChar w:fldCharType="begin"/>
        </w:r>
        <w:r w:rsidR="000833CB">
          <w:rPr>
            <w:noProof/>
            <w:webHidden/>
          </w:rPr>
          <w:instrText xml:space="preserve"> PAGEREF _Toc409973748 \h </w:instrText>
        </w:r>
        <w:r w:rsidR="00522D8A">
          <w:rPr>
            <w:noProof/>
            <w:webHidden/>
          </w:rPr>
        </w:r>
        <w:r w:rsidR="00522D8A">
          <w:rPr>
            <w:noProof/>
            <w:webHidden/>
          </w:rPr>
          <w:fldChar w:fldCharType="separate"/>
        </w:r>
        <w:r w:rsidR="00CC4092">
          <w:rPr>
            <w:noProof/>
            <w:webHidden/>
          </w:rPr>
          <w:t>73</w:t>
        </w:r>
        <w:r w:rsidR="00522D8A">
          <w:rPr>
            <w:noProof/>
            <w:webHidden/>
          </w:rPr>
          <w:fldChar w:fldCharType="end"/>
        </w:r>
      </w:hyperlink>
    </w:p>
    <w:p w:rsidR="000833CB" w:rsidRDefault="006A31BA" w14:paraId="00E39C48" w14:textId="77777777">
      <w:pPr>
        <w:pStyle w:val="TOC2"/>
        <w:tabs>
          <w:tab w:val="left" w:pos="849"/>
        </w:tabs>
        <w:rPr>
          <w:rFonts w:asciiTheme="minorHAnsi" w:hAnsiTheme="minorHAnsi" w:eastAsiaTheme="minorEastAsia" w:cstheme="minorBidi"/>
          <w:noProof/>
          <w:lang w:eastAsia="fr-FR"/>
        </w:rPr>
      </w:pPr>
      <w:hyperlink w:history="1" w:anchor="_Toc409973749">
        <w:r w:rsidRPr="00D53A53" w:rsidR="000833CB">
          <w:rPr>
            <w:rStyle w:val="Hyperlink"/>
            <w:noProof/>
          </w:rPr>
          <w:t>12.5</w:t>
        </w:r>
        <w:r w:rsidR="000833CB">
          <w:rPr>
            <w:rFonts w:asciiTheme="minorHAnsi" w:hAnsiTheme="minorHAnsi" w:eastAsiaTheme="minorEastAsia" w:cstheme="minorBidi"/>
            <w:noProof/>
            <w:lang w:eastAsia="fr-FR"/>
          </w:rPr>
          <w:tab/>
        </w:r>
        <w:r w:rsidRPr="00D53A53" w:rsidR="000833CB">
          <w:rPr>
            <w:rStyle w:val="Hyperlink"/>
            <w:noProof/>
          </w:rPr>
          <w:t>Cas d’utilisation &lt;Génération des instructions vers le R/L&gt;</w:t>
        </w:r>
        <w:r w:rsidR="000833CB">
          <w:rPr>
            <w:noProof/>
            <w:webHidden/>
          </w:rPr>
          <w:tab/>
        </w:r>
        <w:r w:rsidR="00522D8A">
          <w:rPr>
            <w:noProof/>
            <w:webHidden/>
          </w:rPr>
          <w:fldChar w:fldCharType="begin"/>
        </w:r>
        <w:r w:rsidR="000833CB">
          <w:rPr>
            <w:noProof/>
            <w:webHidden/>
          </w:rPr>
          <w:instrText xml:space="preserve"> PAGEREF _Toc409973749 \h </w:instrText>
        </w:r>
        <w:r w:rsidR="00522D8A">
          <w:rPr>
            <w:noProof/>
            <w:webHidden/>
          </w:rPr>
        </w:r>
        <w:r w:rsidR="00522D8A">
          <w:rPr>
            <w:noProof/>
            <w:webHidden/>
          </w:rPr>
          <w:fldChar w:fldCharType="separate"/>
        </w:r>
        <w:r w:rsidR="00CC4092">
          <w:rPr>
            <w:noProof/>
            <w:webHidden/>
          </w:rPr>
          <w:t>74</w:t>
        </w:r>
        <w:r w:rsidR="00522D8A">
          <w:rPr>
            <w:noProof/>
            <w:webHidden/>
          </w:rPr>
          <w:fldChar w:fldCharType="end"/>
        </w:r>
      </w:hyperlink>
    </w:p>
    <w:p w:rsidR="000833CB" w:rsidRDefault="006A31BA" w14:paraId="36EF2BF5" w14:textId="77777777">
      <w:pPr>
        <w:pStyle w:val="TOC3"/>
        <w:rPr>
          <w:rFonts w:asciiTheme="minorHAnsi" w:hAnsiTheme="minorHAnsi" w:eastAsiaTheme="minorEastAsia" w:cstheme="minorBidi"/>
          <w:noProof/>
          <w:lang w:eastAsia="fr-FR"/>
        </w:rPr>
      </w:pPr>
      <w:hyperlink w:history="1" w:anchor="_Toc409973750">
        <w:r w:rsidRPr="00D53A53" w:rsidR="000833CB">
          <w:rPr>
            <w:rStyle w:val="Hyperlink"/>
            <w:noProof/>
          </w:rPr>
          <w:t>12.5.1</w:t>
        </w:r>
        <w:r w:rsidR="000833CB">
          <w:rPr>
            <w:rFonts w:asciiTheme="minorHAnsi" w:hAnsiTheme="minorHAnsi" w:eastAsiaTheme="minorEastAsia" w:cstheme="minorBidi"/>
            <w:noProof/>
            <w:lang w:eastAsia="fr-FR"/>
          </w:rPr>
          <w:tab/>
        </w:r>
        <w:r w:rsidRPr="00D53A53" w:rsidR="000833CB">
          <w:rPr>
            <w:rStyle w:val="Hyperlink"/>
            <w:noProof/>
          </w:rPr>
          <w:t>Définition et objectif</w:t>
        </w:r>
        <w:r w:rsidR="000833CB">
          <w:rPr>
            <w:noProof/>
            <w:webHidden/>
          </w:rPr>
          <w:tab/>
        </w:r>
        <w:r w:rsidR="00522D8A">
          <w:rPr>
            <w:noProof/>
            <w:webHidden/>
          </w:rPr>
          <w:fldChar w:fldCharType="begin"/>
        </w:r>
        <w:r w:rsidR="000833CB">
          <w:rPr>
            <w:noProof/>
            <w:webHidden/>
          </w:rPr>
          <w:instrText xml:space="preserve"> PAGEREF _Toc409973750 \h </w:instrText>
        </w:r>
        <w:r w:rsidR="00522D8A">
          <w:rPr>
            <w:noProof/>
            <w:webHidden/>
          </w:rPr>
        </w:r>
        <w:r w:rsidR="00522D8A">
          <w:rPr>
            <w:noProof/>
            <w:webHidden/>
          </w:rPr>
          <w:fldChar w:fldCharType="separate"/>
        </w:r>
        <w:r w:rsidR="00CC4092">
          <w:rPr>
            <w:noProof/>
            <w:webHidden/>
          </w:rPr>
          <w:t>74</w:t>
        </w:r>
        <w:r w:rsidR="00522D8A">
          <w:rPr>
            <w:noProof/>
            <w:webHidden/>
          </w:rPr>
          <w:fldChar w:fldCharType="end"/>
        </w:r>
      </w:hyperlink>
    </w:p>
    <w:p w:rsidR="000833CB" w:rsidRDefault="006A31BA" w14:paraId="10761985" w14:textId="77777777">
      <w:pPr>
        <w:pStyle w:val="TOC3"/>
        <w:rPr>
          <w:rFonts w:asciiTheme="minorHAnsi" w:hAnsiTheme="minorHAnsi" w:eastAsiaTheme="minorEastAsia" w:cstheme="minorBidi"/>
          <w:noProof/>
          <w:lang w:eastAsia="fr-FR"/>
        </w:rPr>
      </w:pPr>
      <w:hyperlink w:history="1" w:anchor="_Toc409973751">
        <w:r w:rsidRPr="00D53A53" w:rsidR="000833CB">
          <w:rPr>
            <w:rStyle w:val="Hyperlink"/>
            <w:noProof/>
          </w:rPr>
          <w:t>12.5.2</w:t>
        </w:r>
        <w:r w:rsidR="000833CB">
          <w:rPr>
            <w:rFonts w:asciiTheme="minorHAnsi" w:hAnsiTheme="minorHAnsi" w:eastAsiaTheme="minorEastAsia" w:cstheme="minorBidi"/>
            <w:noProof/>
            <w:lang w:eastAsia="fr-FR"/>
          </w:rPr>
          <w:tab/>
        </w:r>
        <w:r w:rsidRPr="00D53A53" w:rsidR="000833CB">
          <w:rPr>
            <w:rStyle w:val="Hyperlink"/>
            <w:noProof/>
          </w:rPr>
          <w:t>Pré-conditions</w:t>
        </w:r>
        <w:r w:rsidR="000833CB">
          <w:rPr>
            <w:noProof/>
            <w:webHidden/>
          </w:rPr>
          <w:tab/>
        </w:r>
        <w:r w:rsidR="00522D8A">
          <w:rPr>
            <w:noProof/>
            <w:webHidden/>
          </w:rPr>
          <w:fldChar w:fldCharType="begin"/>
        </w:r>
        <w:r w:rsidR="000833CB">
          <w:rPr>
            <w:noProof/>
            <w:webHidden/>
          </w:rPr>
          <w:instrText xml:space="preserve"> PAGEREF _Toc409973751 \h </w:instrText>
        </w:r>
        <w:r w:rsidR="00522D8A">
          <w:rPr>
            <w:noProof/>
            <w:webHidden/>
          </w:rPr>
        </w:r>
        <w:r w:rsidR="00522D8A">
          <w:rPr>
            <w:noProof/>
            <w:webHidden/>
          </w:rPr>
          <w:fldChar w:fldCharType="separate"/>
        </w:r>
        <w:r w:rsidR="00CC4092">
          <w:rPr>
            <w:noProof/>
            <w:webHidden/>
          </w:rPr>
          <w:t>74</w:t>
        </w:r>
        <w:r w:rsidR="00522D8A">
          <w:rPr>
            <w:noProof/>
            <w:webHidden/>
          </w:rPr>
          <w:fldChar w:fldCharType="end"/>
        </w:r>
      </w:hyperlink>
    </w:p>
    <w:p w:rsidR="000833CB" w:rsidRDefault="006A31BA" w14:paraId="1DBDB525" w14:textId="77777777">
      <w:pPr>
        <w:pStyle w:val="TOC3"/>
        <w:rPr>
          <w:rFonts w:asciiTheme="minorHAnsi" w:hAnsiTheme="minorHAnsi" w:eastAsiaTheme="minorEastAsia" w:cstheme="minorBidi"/>
          <w:noProof/>
          <w:lang w:eastAsia="fr-FR"/>
        </w:rPr>
      </w:pPr>
      <w:hyperlink w:history="1" w:anchor="_Toc409973752">
        <w:r w:rsidRPr="00D53A53" w:rsidR="000833CB">
          <w:rPr>
            <w:rStyle w:val="Hyperlink"/>
            <w:noProof/>
          </w:rPr>
          <w:t>12.5.3</w:t>
        </w:r>
        <w:r w:rsidR="000833CB">
          <w:rPr>
            <w:rFonts w:asciiTheme="minorHAnsi" w:hAnsiTheme="minorHAnsi" w:eastAsiaTheme="minorEastAsia" w:cstheme="minorBidi"/>
            <w:noProof/>
            <w:lang w:eastAsia="fr-FR"/>
          </w:rPr>
          <w:tab/>
        </w:r>
        <w:r w:rsidRPr="00D53A53" w:rsidR="000833CB">
          <w:rPr>
            <w:rStyle w:val="Hyperlink"/>
            <w:noProof/>
          </w:rPr>
          <w:t>Post-conditions</w:t>
        </w:r>
        <w:r w:rsidR="000833CB">
          <w:rPr>
            <w:noProof/>
            <w:webHidden/>
          </w:rPr>
          <w:tab/>
        </w:r>
        <w:r w:rsidR="00522D8A">
          <w:rPr>
            <w:noProof/>
            <w:webHidden/>
          </w:rPr>
          <w:fldChar w:fldCharType="begin"/>
        </w:r>
        <w:r w:rsidR="000833CB">
          <w:rPr>
            <w:noProof/>
            <w:webHidden/>
          </w:rPr>
          <w:instrText xml:space="preserve"> PAGEREF _Toc409973752 \h </w:instrText>
        </w:r>
        <w:r w:rsidR="00522D8A">
          <w:rPr>
            <w:noProof/>
            <w:webHidden/>
          </w:rPr>
        </w:r>
        <w:r w:rsidR="00522D8A">
          <w:rPr>
            <w:noProof/>
            <w:webHidden/>
          </w:rPr>
          <w:fldChar w:fldCharType="separate"/>
        </w:r>
        <w:r w:rsidR="00CC4092">
          <w:rPr>
            <w:noProof/>
            <w:webHidden/>
          </w:rPr>
          <w:t>74</w:t>
        </w:r>
        <w:r w:rsidR="00522D8A">
          <w:rPr>
            <w:noProof/>
            <w:webHidden/>
          </w:rPr>
          <w:fldChar w:fldCharType="end"/>
        </w:r>
      </w:hyperlink>
    </w:p>
    <w:p w:rsidR="000833CB" w:rsidRDefault="006A31BA" w14:paraId="11DB1E44" w14:textId="77777777">
      <w:pPr>
        <w:pStyle w:val="TOC3"/>
        <w:rPr>
          <w:rFonts w:asciiTheme="minorHAnsi" w:hAnsiTheme="minorHAnsi" w:eastAsiaTheme="minorEastAsia" w:cstheme="minorBidi"/>
          <w:noProof/>
          <w:lang w:eastAsia="fr-FR"/>
        </w:rPr>
      </w:pPr>
      <w:hyperlink w:history="1" w:anchor="_Toc409973753">
        <w:r w:rsidRPr="00D53A53" w:rsidR="000833CB">
          <w:rPr>
            <w:rStyle w:val="Hyperlink"/>
            <w:noProof/>
          </w:rPr>
          <w:t>12.5.4</w:t>
        </w:r>
        <w:r w:rsidR="000833CB">
          <w:rPr>
            <w:rFonts w:asciiTheme="minorHAnsi" w:hAnsiTheme="minorHAnsi" w:eastAsiaTheme="minorEastAsia" w:cstheme="minorBidi"/>
            <w:noProof/>
            <w:lang w:eastAsia="fr-FR"/>
          </w:rPr>
          <w:tab/>
        </w:r>
        <w:r w:rsidRPr="00D53A53" w:rsidR="000833CB">
          <w:rPr>
            <w:rStyle w:val="Hyperlink"/>
            <w:noProof/>
          </w:rPr>
          <w:t>Diagramme d’activité</w:t>
        </w:r>
        <w:r w:rsidR="000833CB">
          <w:rPr>
            <w:noProof/>
            <w:webHidden/>
          </w:rPr>
          <w:tab/>
        </w:r>
        <w:r w:rsidR="00522D8A">
          <w:rPr>
            <w:noProof/>
            <w:webHidden/>
          </w:rPr>
          <w:fldChar w:fldCharType="begin"/>
        </w:r>
        <w:r w:rsidR="000833CB">
          <w:rPr>
            <w:noProof/>
            <w:webHidden/>
          </w:rPr>
          <w:instrText xml:space="preserve"> PAGEREF _Toc409973753 \h </w:instrText>
        </w:r>
        <w:r w:rsidR="00522D8A">
          <w:rPr>
            <w:noProof/>
            <w:webHidden/>
          </w:rPr>
        </w:r>
        <w:r w:rsidR="00522D8A">
          <w:rPr>
            <w:noProof/>
            <w:webHidden/>
          </w:rPr>
          <w:fldChar w:fldCharType="separate"/>
        </w:r>
        <w:r w:rsidR="00CC4092">
          <w:rPr>
            <w:noProof/>
            <w:webHidden/>
          </w:rPr>
          <w:t>74</w:t>
        </w:r>
        <w:r w:rsidR="00522D8A">
          <w:rPr>
            <w:noProof/>
            <w:webHidden/>
          </w:rPr>
          <w:fldChar w:fldCharType="end"/>
        </w:r>
      </w:hyperlink>
    </w:p>
    <w:p w:rsidR="000833CB" w:rsidRDefault="006A31BA" w14:paraId="1E24D7AB" w14:textId="77777777">
      <w:pPr>
        <w:pStyle w:val="TOC3"/>
        <w:rPr>
          <w:rFonts w:asciiTheme="minorHAnsi" w:hAnsiTheme="minorHAnsi" w:eastAsiaTheme="minorEastAsia" w:cstheme="minorBidi"/>
          <w:noProof/>
          <w:lang w:eastAsia="fr-FR"/>
        </w:rPr>
      </w:pPr>
      <w:hyperlink w:history="1" w:anchor="_Toc409973754">
        <w:r w:rsidRPr="00D53A53" w:rsidR="000833CB">
          <w:rPr>
            <w:rStyle w:val="Hyperlink"/>
            <w:noProof/>
          </w:rPr>
          <w:t>12.5.5</w:t>
        </w:r>
        <w:r w:rsidR="000833CB">
          <w:rPr>
            <w:rFonts w:asciiTheme="minorHAnsi" w:hAnsiTheme="minorHAnsi" w:eastAsiaTheme="minorEastAsia" w:cstheme="minorBidi"/>
            <w:noProof/>
            <w:lang w:eastAsia="fr-FR"/>
          </w:rPr>
          <w:tab/>
        </w:r>
        <w:r w:rsidRPr="00D53A53" w:rsidR="000833CB">
          <w:rPr>
            <w:rStyle w:val="Hyperlink"/>
            <w:noProof/>
          </w:rPr>
          <w:t>Règles de gestion</w:t>
        </w:r>
        <w:r w:rsidR="000833CB">
          <w:rPr>
            <w:noProof/>
            <w:webHidden/>
          </w:rPr>
          <w:tab/>
        </w:r>
        <w:r w:rsidR="00522D8A">
          <w:rPr>
            <w:noProof/>
            <w:webHidden/>
          </w:rPr>
          <w:fldChar w:fldCharType="begin"/>
        </w:r>
        <w:r w:rsidR="000833CB">
          <w:rPr>
            <w:noProof/>
            <w:webHidden/>
          </w:rPr>
          <w:instrText xml:space="preserve"> PAGEREF _Toc409973754 \h </w:instrText>
        </w:r>
        <w:r w:rsidR="00522D8A">
          <w:rPr>
            <w:noProof/>
            <w:webHidden/>
          </w:rPr>
        </w:r>
        <w:r w:rsidR="00522D8A">
          <w:rPr>
            <w:noProof/>
            <w:webHidden/>
          </w:rPr>
          <w:fldChar w:fldCharType="separate"/>
        </w:r>
        <w:r w:rsidR="00CC4092">
          <w:rPr>
            <w:noProof/>
            <w:webHidden/>
          </w:rPr>
          <w:t>75</w:t>
        </w:r>
        <w:r w:rsidR="00522D8A">
          <w:rPr>
            <w:noProof/>
            <w:webHidden/>
          </w:rPr>
          <w:fldChar w:fldCharType="end"/>
        </w:r>
      </w:hyperlink>
    </w:p>
    <w:p w:rsidR="000833CB" w:rsidRDefault="006A31BA" w14:paraId="0672811C" w14:textId="77777777">
      <w:pPr>
        <w:pStyle w:val="TOC3"/>
        <w:rPr>
          <w:rFonts w:asciiTheme="minorHAnsi" w:hAnsiTheme="minorHAnsi" w:eastAsiaTheme="minorEastAsia" w:cstheme="minorBidi"/>
          <w:noProof/>
          <w:lang w:eastAsia="fr-FR"/>
        </w:rPr>
      </w:pPr>
      <w:hyperlink w:history="1" w:anchor="_Toc409973755">
        <w:r w:rsidRPr="00D53A53" w:rsidR="000833CB">
          <w:rPr>
            <w:rStyle w:val="Hyperlink"/>
            <w:noProof/>
          </w:rPr>
          <w:t>12.5.6</w:t>
        </w:r>
        <w:r w:rsidR="000833CB">
          <w:rPr>
            <w:rFonts w:asciiTheme="minorHAnsi" w:hAnsiTheme="minorHAnsi" w:eastAsiaTheme="minorEastAsia" w:cstheme="minorBidi"/>
            <w:noProof/>
            <w:lang w:eastAsia="fr-FR"/>
          </w:rPr>
          <w:tab/>
        </w:r>
        <w:r w:rsidRPr="00D53A53" w:rsidR="000833CB">
          <w:rPr>
            <w:rStyle w:val="Hyperlink"/>
            <w:noProof/>
          </w:rPr>
          <w:t>Traitements</w:t>
        </w:r>
        <w:r w:rsidR="000833CB">
          <w:rPr>
            <w:noProof/>
            <w:webHidden/>
          </w:rPr>
          <w:tab/>
        </w:r>
        <w:r w:rsidR="00522D8A">
          <w:rPr>
            <w:noProof/>
            <w:webHidden/>
          </w:rPr>
          <w:fldChar w:fldCharType="begin"/>
        </w:r>
        <w:r w:rsidR="000833CB">
          <w:rPr>
            <w:noProof/>
            <w:webHidden/>
          </w:rPr>
          <w:instrText xml:space="preserve"> PAGEREF _Toc409973755 \h </w:instrText>
        </w:r>
        <w:r w:rsidR="00522D8A">
          <w:rPr>
            <w:noProof/>
            <w:webHidden/>
          </w:rPr>
        </w:r>
        <w:r w:rsidR="00522D8A">
          <w:rPr>
            <w:noProof/>
            <w:webHidden/>
          </w:rPr>
          <w:fldChar w:fldCharType="separate"/>
        </w:r>
        <w:r w:rsidR="00CC4092">
          <w:rPr>
            <w:noProof/>
            <w:webHidden/>
          </w:rPr>
          <w:t>75</w:t>
        </w:r>
        <w:r w:rsidR="00522D8A">
          <w:rPr>
            <w:noProof/>
            <w:webHidden/>
          </w:rPr>
          <w:fldChar w:fldCharType="end"/>
        </w:r>
      </w:hyperlink>
    </w:p>
    <w:p w:rsidR="000833CB" w:rsidRDefault="006A31BA" w14:paraId="71CFB54F" w14:textId="77777777">
      <w:pPr>
        <w:pStyle w:val="TOC3"/>
        <w:rPr>
          <w:rFonts w:asciiTheme="minorHAnsi" w:hAnsiTheme="minorHAnsi" w:eastAsiaTheme="minorEastAsia" w:cstheme="minorBidi"/>
          <w:noProof/>
          <w:lang w:eastAsia="fr-FR"/>
        </w:rPr>
      </w:pPr>
      <w:hyperlink w:history="1" w:anchor="_Toc409973756">
        <w:r w:rsidRPr="00D53A53" w:rsidR="000833CB">
          <w:rPr>
            <w:rStyle w:val="Hyperlink"/>
            <w:noProof/>
          </w:rPr>
          <w:t>12.5.7</w:t>
        </w:r>
        <w:r w:rsidR="000833CB">
          <w:rPr>
            <w:rFonts w:asciiTheme="minorHAnsi" w:hAnsiTheme="minorHAnsi" w:eastAsiaTheme="minorEastAsia" w:cstheme="minorBidi"/>
            <w:noProof/>
            <w:lang w:eastAsia="fr-FR"/>
          </w:rPr>
          <w:tab/>
        </w:r>
        <w:r w:rsidRPr="00D53A53" w:rsidR="000833CB">
          <w:rPr>
            <w:rStyle w:val="Hyperlink"/>
            <w:noProof/>
          </w:rPr>
          <w:t>Messages d’erreur</w:t>
        </w:r>
        <w:r w:rsidR="000833CB">
          <w:rPr>
            <w:noProof/>
            <w:webHidden/>
          </w:rPr>
          <w:tab/>
        </w:r>
        <w:r w:rsidR="00522D8A">
          <w:rPr>
            <w:noProof/>
            <w:webHidden/>
          </w:rPr>
          <w:fldChar w:fldCharType="begin"/>
        </w:r>
        <w:r w:rsidR="000833CB">
          <w:rPr>
            <w:noProof/>
            <w:webHidden/>
          </w:rPr>
          <w:instrText xml:space="preserve"> PAGEREF _Toc409973756 \h </w:instrText>
        </w:r>
        <w:r w:rsidR="00522D8A">
          <w:rPr>
            <w:noProof/>
            <w:webHidden/>
          </w:rPr>
        </w:r>
        <w:r w:rsidR="00522D8A">
          <w:rPr>
            <w:noProof/>
            <w:webHidden/>
          </w:rPr>
          <w:fldChar w:fldCharType="separate"/>
        </w:r>
        <w:r w:rsidR="00CC4092">
          <w:rPr>
            <w:noProof/>
            <w:webHidden/>
          </w:rPr>
          <w:t>76</w:t>
        </w:r>
        <w:r w:rsidR="00522D8A">
          <w:rPr>
            <w:noProof/>
            <w:webHidden/>
          </w:rPr>
          <w:fldChar w:fldCharType="end"/>
        </w:r>
      </w:hyperlink>
    </w:p>
    <w:p w:rsidR="000833CB" w:rsidRDefault="006A31BA" w14:paraId="486B82FF" w14:textId="77777777">
      <w:pPr>
        <w:pStyle w:val="TOC1"/>
        <w:rPr>
          <w:rFonts w:asciiTheme="minorHAnsi" w:hAnsiTheme="minorHAnsi" w:eastAsiaTheme="minorEastAsia" w:cstheme="minorBidi"/>
          <w:noProof/>
          <w:lang w:eastAsia="fr-FR"/>
        </w:rPr>
      </w:pPr>
      <w:hyperlink w:history="1" w:anchor="_Toc409973757">
        <w:r w:rsidRPr="00D53A53" w:rsidR="000833CB">
          <w:rPr>
            <w:rStyle w:val="Hyperlink"/>
            <w:noProof/>
          </w:rPr>
          <w:t>13</w:t>
        </w:r>
        <w:r w:rsidR="000833CB">
          <w:rPr>
            <w:rFonts w:asciiTheme="minorHAnsi" w:hAnsiTheme="minorHAnsi" w:eastAsiaTheme="minorEastAsia" w:cstheme="minorBidi"/>
            <w:noProof/>
            <w:lang w:eastAsia="fr-FR"/>
          </w:rPr>
          <w:tab/>
        </w:r>
        <w:r w:rsidRPr="00D53A53" w:rsidR="000833CB">
          <w:rPr>
            <w:rStyle w:val="Hyperlink"/>
            <w:noProof/>
          </w:rPr>
          <w:t>Description des écrans</w:t>
        </w:r>
        <w:r w:rsidR="000833CB">
          <w:rPr>
            <w:noProof/>
            <w:webHidden/>
          </w:rPr>
          <w:tab/>
        </w:r>
        <w:r w:rsidR="00522D8A">
          <w:rPr>
            <w:noProof/>
            <w:webHidden/>
          </w:rPr>
          <w:fldChar w:fldCharType="begin"/>
        </w:r>
        <w:r w:rsidR="000833CB">
          <w:rPr>
            <w:noProof/>
            <w:webHidden/>
          </w:rPr>
          <w:instrText xml:space="preserve"> PAGEREF _Toc409973757 \h </w:instrText>
        </w:r>
        <w:r w:rsidR="00522D8A">
          <w:rPr>
            <w:noProof/>
            <w:webHidden/>
          </w:rPr>
        </w:r>
        <w:r w:rsidR="00522D8A">
          <w:rPr>
            <w:noProof/>
            <w:webHidden/>
          </w:rPr>
          <w:fldChar w:fldCharType="separate"/>
        </w:r>
        <w:r w:rsidR="00CC4092">
          <w:rPr>
            <w:noProof/>
            <w:webHidden/>
          </w:rPr>
          <w:t>76</w:t>
        </w:r>
        <w:r w:rsidR="00522D8A">
          <w:rPr>
            <w:noProof/>
            <w:webHidden/>
          </w:rPr>
          <w:fldChar w:fldCharType="end"/>
        </w:r>
      </w:hyperlink>
    </w:p>
    <w:p w:rsidR="000833CB" w:rsidRDefault="006A31BA" w14:paraId="5F8D4EAC" w14:textId="77777777">
      <w:pPr>
        <w:pStyle w:val="TOC2"/>
        <w:tabs>
          <w:tab w:val="left" w:pos="849"/>
        </w:tabs>
        <w:rPr>
          <w:rFonts w:asciiTheme="minorHAnsi" w:hAnsiTheme="minorHAnsi" w:eastAsiaTheme="minorEastAsia" w:cstheme="minorBidi"/>
          <w:noProof/>
          <w:lang w:eastAsia="fr-FR"/>
        </w:rPr>
      </w:pPr>
      <w:hyperlink w:history="1" w:anchor="_Toc409973758">
        <w:r w:rsidRPr="00D53A53" w:rsidR="000833CB">
          <w:rPr>
            <w:rStyle w:val="Hyperlink"/>
            <w:noProof/>
          </w:rPr>
          <w:t>13.1</w:t>
        </w:r>
        <w:r w:rsidR="000833CB">
          <w:rPr>
            <w:rFonts w:asciiTheme="minorHAnsi" w:hAnsiTheme="minorHAnsi" w:eastAsiaTheme="minorEastAsia" w:cstheme="minorBidi"/>
            <w:noProof/>
            <w:lang w:eastAsia="fr-FR"/>
          </w:rPr>
          <w:tab/>
        </w:r>
        <w:r w:rsidRPr="00D53A53" w:rsidR="000833CB">
          <w:rPr>
            <w:rStyle w:val="Hyperlink"/>
            <w:noProof/>
          </w:rPr>
          <w:t>Diagramme de navigation</w:t>
        </w:r>
        <w:r w:rsidR="000833CB">
          <w:rPr>
            <w:noProof/>
            <w:webHidden/>
          </w:rPr>
          <w:tab/>
        </w:r>
        <w:r w:rsidR="00522D8A">
          <w:rPr>
            <w:noProof/>
            <w:webHidden/>
          </w:rPr>
          <w:fldChar w:fldCharType="begin"/>
        </w:r>
        <w:r w:rsidR="000833CB">
          <w:rPr>
            <w:noProof/>
            <w:webHidden/>
          </w:rPr>
          <w:instrText xml:space="preserve"> PAGEREF _Toc409973758 \h </w:instrText>
        </w:r>
        <w:r w:rsidR="00522D8A">
          <w:rPr>
            <w:noProof/>
            <w:webHidden/>
          </w:rPr>
        </w:r>
        <w:r w:rsidR="00522D8A">
          <w:rPr>
            <w:noProof/>
            <w:webHidden/>
          </w:rPr>
          <w:fldChar w:fldCharType="separate"/>
        </w:r>
        <w:r w:rsidR="00CC4092">
          <w:rPr>
            <w:noProof/>
            <w:webHidden/>
          </w:rPr>
          <w:t>76</w:t>
        </w:r>
        <w:r w:rsidR="00522D8A">
          <w:rPr>
            <w:noProof/>
            <w:webHidden/>
          </w:rPr>
          <w:fldChar w:fldCharType="end"/>
        </w:r>
      </w:hyperlink>
    </w:p>
    <w:p w:rsidR="000833CB" w:rsidRDefault="006A31BA" w14:paraId="4B0FF4C0" w14:textId="77777777">
      <w:pPr>
        <w:pStyle w:val="TOC2"/>
        <w:tabs>
          <w:tab w:val="left" w:pos="849"/>
        </w:tabs>
        <w:rPr>
          <w:rFonts w:asciiTheme="minorHAnsi" w:hAnsiTheme="minorHAnsi" w:eastAsiaTheme="minorEastAsia" w:cstheme="minorBidi"/>
          <w:noProof/>
          <w:lang w:eastAsia="fr-FR"/>
        </w:rPr>
      </w:pPr>
      <w:hyperlink w:history="1" w:anchor="_Toc409973759">
        <w:r w:rsidRPr="00D53A53" w:rsidR="000833CB">
          <w:rPr>
            <w:rStyle w:val="Hyperlink"/>
            <w:noProof/>
          </w:rPr>
          <w:t>13.2</w:t>
        </w:r>
        <w:r w:rsidR="000833CB">
          <w:rPr>
            <w:rFonts w:asciiTheme="minorHAnsi" w:hAnsiTheme="minorHAnsi" w:eastAsiaTheme="minorEastAsia" w:cstheme="minorBidi"/>
            <w:noProof/>
            <w:lang w:eastAsia="fr-FR"/>
          </w:rPr>
          <w:tab/>
        </w:r>
        <w:r w:rsidRPr="00D53A53" w:rsidR="000833CB">
          <w:rPr>
            <w:rStyle w:val="Hyperlink"/>
            <w:noProof/>
          </w:rPr>
          <w:t>Description de l’écran &lt;Saisie d'une Offre publique de vente&gt;</w:t>
        </w:r>
        <w:r w:rsidR="000833CB">
          <w:rPr>
            <w:noProof/>
            <w:webHidden/>
          </w:rPr>
          <w:tab/>
        </w:r>
        <w:r w:rsidR="00522D8A">
          <w:rPr>
            <w:noProof/>
            <w:webHidden/>
          </w:rPr>
          <w:fldChar w:fldCharType="begin"/>
        </w:r>
        <w:r w:rsidR="000833CB">
          <w:rPr>
            <w:noProof/>
            <w:webHidden/>
          </w:rPr>
          <w:instrText xml:space="preserve"> PAGEREF _Toc409973759 \h </w:instrText>
        </w:r>
        <w:r w:rsidR="00522D8A">
          <w:rPr>
            <w:noProof/>
            <w:webHidden/>
          </w:rPr>
        </w:r>
        <w:r w:rsidR="00522D8A">
          <w:rPr>
            <w:noProof/>
            <w:webHidden/>
          </w:rPr>
          <w:fldChar w:fldCharType="separate"/>
        </w:r>
        <w:r w:rsidR="00CC4092">
          <w:rPr>
            <w:noProof/>
            <w:webHidden/>
          </w:rPr>
          <w:t>77</w:t>
        </w:r>
        <w:r w:rsidR="00522D8A">
          <w:rPr>
            <w:noProof/>
            <w:webHidden/>
          </w:rPr>
          <w:fldChar w:fldCharType="end"/>
        </w:r>
      </w:hyperlink>
    </w:p>
    <w:p w:rsidR="000833CB" w:rsidRDefault="006A31BA" w14:paraId="3E2D428A" w14:textId="77777777">
      <w:pPr>
        <w:pStyle w:val="TOC3"/>
        <w:rPr>
          <w:rFonts w:asciiTheme="minorHAnsi" w:hAnsiTheme="minorHAnsi" w:eastAsiaTheme="minorEastAsia" w:cstheme="minorBidi"/>
          <w:noProof/>
          <w:lang w:eastAsia="fr-FR"/>
        </w:rPr>
      </w:pPr>
      <w:hyperlink w:history="1" w:anchor="_Toc409973760">
        <w:r w:rsidRPr="00D53A53" w:rsidR="000833CB">
          <w:rPr>
            <w:rStyle w:val="Hyperlink"/>
            <w:noProof/>
          </w:rPr>
          <w:t>13.2.1</w:t>
        </w:r>
        <w:r w:rsidR="000833CB">
          <w:rPr>
            <w:rFonts w:asciiTheme="minorHAnsi" w:hAnsiTheme="minorHAnsi" w:eastAsiaTheme="minorEastAsia" w:cstheme="minorBidi"/>
            <w:noProof/>
            <w:lang w:eastAsia="fr-FR"/>
          </w:rPr>
          <w:tab/>
        </w:r>
        <w:r w:rsidRPr="00D53A53" w:rsidR="000833CB">
          <w:rPr>
            <w:rStyle w:val="Hyperlink"/>
            <w:noProof/>
          </w:rPr>
          <w:t>Maquette de l’écran &lt;Saisie d'une offre publique de Vente&gt;</w:t>
        </w:r>
        <w:r w:rsidR="000833CB">
          <w:rPr>
            <w:noProof/>
            <w:webHidden/>
          </w:rPr>
          <w:tab/>
        </w:r>
        <w:r w:rsidR="00522D8A">
          <w:rPr>
            <w:noProof/>
            <w:webHidden/>
          </w:rPr>
          <w:fldChar w:fldCharType="begin"/>
        </w:r>
        <w:r w:rsidR="000833CB">
          <w:rPr>
            <w:noProof/>
            <w:webHidden/>
          </w:rPr>
          <w:instrText xml:space="preserve"> PAGEREF _Toc409973760 \h </w:instrText>
        </w:r>
        <w:r w:rsidR="00522D8A">
          <w:rPr>
            <w:noProof/>
            <w:webHidden/>
          </w:rPr>
        </w:r>
        <w:r w:rsidR="00522D8A">
          <w:rPr>
            <w:noProof/>
            <w:webHidden/>
          </w:rPr>
          <w:fldChar w:fldCharType="separate"/>
        </w:r>
        <w:r w:rsidR="00CC4092">
          <w:rPr>
            <w:noProof/>
            <w:webHidden/>
          </w:rPr>
          <w:t>77</w:t>
        </w:r>
        <w:r w:rsidR="00522D8A">
          <w:rPr>
            <w:noProof/>
            <w:webHidden/>
          </w:rPr>
          <w:fldChar w:fldCharType="end"/>
        </w:r>
      </w:hyperlink>
    </w:p>
    <w:p w:rsidR="000833CB" w:rsidRDefault="006A31BA" w14:paraId="695E8B56" w14:textId="77777777">
      <w:pPr>
        <w:pStyle w:val="TOC3"/>
        <w:rPr>
          <w:rFonts w:asciiTheme="minorHAnsi" w:hAnsiTheme="minorHAnsi" w:eastAsiaTheme="minorEastAsia" w:cstheme="minorBidi"/>
          <w:noProof/>
          <w:lang w:eastAsia="fr-FR"/>
        </w:rPr>
      </w:pPr>
      <w:hyperlink w:history="1" w:anchor="_Toc409973761">
        <w:r w:rsidRPr="00D53A53" w:rsidR="000833CB">
          <w:rPr>
            <w:rStyle w:val="Hyperlink"/>
            <w:noProof/>
          </w:rPr>
          <w:t>13.2.2</w:t>
        </w:r>
        <w:r w:rsidR="000833CB">
          <w:rPr>
            <w:rFonts w:asciiTheme="minorHAnsi" w:hAnsiTheme="minorHAnsi" w:eastAsiaTheme="minorEastAsia" w:cstheme="minorBidi"/>
            <w:noProof/>
            <w:lang w:eastAsia="fr-FR"/>
          </w:rPr>
          <w:tab/>
        </w:r>
        <w:r w:rsidRPr="00D53A53" w:rsidR="000833CB">
          <w:rPr>
            <w:rStyle w:val="Hyperlink"/>
            <w:noProof/>
          </w:rPr>
          <w:t>Typologie des données manipulées</w:t>
        </w:r>
        <w:r w:rsidR="000833CB">
          <w:rPr>
            <w:noProof/>
            <w:webHidden/>
          </w:rPr>
          <w:tab/>
        </w:r>
        <w:r w:rsidR="00522D8A">
          <w:rPr>
            <w:noProof/>
            <w:webHidden/>
          </w:rPr>
          <w:fldChar w:fldCharType="begin"/>
        </w:r>
        <w:r w:rsidR="000833CB">
          <w:rPr>
            <w:noProof/>
            <w:webHidden/>
          </w:rPr>
          <w:instrText xml:space="preserve"> PAGEREF _Toc409973761 \h </w:instrText>
        </w:r>
        <w:r w:rsidR="00522D8A">
          <w:rPr>
            <w:noProof/>
            <w:webHidden/>
          </w:rPr>
        </w:r>
        <w:r w:rsidR="00522D8A">
          <w:rPr>
            <w:noProof/>
            <w:webHidden/>
          </w:rPr>
          <w:fldChar w:fldCharType="separate"/>
        </w:r>
        <w:r w:rsidR="00CC4092">
          <w:rPr>
            <w:noProof/>
            <w:webHidden/>
          </w:rPr>
          <w:t>78</w:t>
        </w:r>
        <w:r w:rsidR="00522D8A">
          <w:rPr>
            <w:noProof/>
            <w:webHidden/>
          </w:rPr>
          <w:fldChar w:fldCharType="end"/>
        </w:r>
      </w:hyperlink>
    </w:p>
    <w:p w:rsidR="000833CB" w:rsidRDefault="006A31BA" w14:paraId="6B144EF6" w14:textId="77777777">
      <w:pPr>
        <w:pStyle w:val="TOC3"/>
        <w:rPr>
          <w:rFonts w:asciiTheme="minorHAnsi" w:hAnsiTheme="minorHAnsi" w:eastAsiaTheme="minorEastAsia" w:cstheme="minorBidi"/>
          <w:noProof/>
          <w:lang w:eastAsia="fr-FR"/>
        </w:rPr>
      </w:pPr>
      <w:hyperlink w:history="1" w:anchor="_Toc409973762">
        <w:r w:rsidRPr="00D53A53" w:rsidR="000833CB">
          <w:rPr>
            <w:rStyle w:val="Hyperlink"/>
            <w:noProof/>
          </w:rPr>
          <w:t>13.2.3</w:t>
        </w:r>
        <w:r w:rsidR="000833CB">
          <w:rPr>
            <w:rFonts w:asciiTheme="minorHAnsi" w:hAnsiTheme="minorHAnsi" w:eastAsiaTheme="minorEastAsia" w:cstheme="minorBidi"/>
            <w:noProof/>
            <w:lang w:eastAsia="fr-FR"/>
          </w:rPr>
          <w:tab/>
        </w:r>
        <w:r w:rsidRPr="00D53A53" w:rsidR="000833CB">
          <w:rPr>
            <w:rStyle w:val="Hyperlink"/>
            <w:noProof/>
          </w:rPr>
          <w:t>Comportement de l’écran</w:t>
        </w:r>
        <w:r w:rsidR="000833CB">
          <w:rPr>
            <w:noProof/>
            <w:webHidden/>
          </w:rPr>
          <w:tab/>
        </w:r>
        <w:r w:rsidR="00522D8A">
          <w:rPr>
            <w:noProof/>
            <w:webHidden/>
          </w:rPr>
          <w:fldChar w:fldCharType="begin"/>
        </w:r>
        <w:r w:rsidR="000833CB">
          <w:rPr>
            <w:noProof/>
            <w:webHidden/>
          </w:rPr>
          <w:instrText xml:space="preserve"> PAGEREF _Toc409973762 \h </w:instrText>
        </w:r>
        <w:r w:rsidR="00522D8A">
          <w:rPr>
            <w:noProof/>
            <w:webHidden/>
          </w:rPr>
        </w:r>
        <w:r w:rsidR="00522D8A">
          <w:rPr>
            <w:noProof/>
            <w:webHidden/>
          </w:rPr>
          <w:fldChar w:fldCharType="separate"/>
        </w:r>
        <w:r w:rsidR="00CC4092">
          <w:rPr>
            <w:noProof/>
            <w:webHidden/>
          </w:rPr>
          <w:t>80</w:t>
        </w:r>
        <w:r w:rsidR="00522D8A">
          <w:rPr>
            <w:noProof/>
            <w:webHidden/>
          </w:rPr>
          <w:fldChar w:fldCharType="end"/>
        </w:r>
      </w:hyperlink>
    </w:p>
    <w:p w:rsidR="000833CB" w:rsidRDefault="006A31BA" w14:paraId="052622B7" w14:textId="77777777">
      <w:pPr>
        <w:pStyle w:val="TOC2"/>
        <w:tabs>
          <w:tab w:val="left" w:pos="849"/>
        </w:tabs>
        <w:rPr>
          <w:rFonts w:asciiTheme="minorHAnsi" w:hAnsiTheme="minorHAnsi" w:eastAsiaTheme="minorEastAsia" w:cstheme="minorBidi"/>
          <w:noProof/>
          <w:lang w:eastAsia="fr-FR"/>
        </w:rPr>
      </w:pPr>
      <w:hyperlink w:history="1" w:anchor="_Toc409973763">
        <w:r w:rsidRPr="00D53A53" w:rsidR="000833CB">
          <w:rPr>
            <w:rStyle w:val="Hyperlink"/>
            <w:noProof/>
          </w:rPr>
          <w:t>13.3</w:t>
        </w:r>
        <w:r w:rsidR="000833CB">
          <w:rPr>
            <w:rFonts w:asciiTheme="minorHAnsi" w:hAnsiTheme="minorHAnsi" w:eastAsiaTheme="minorEastAsia" w:cstheme="minorBidi"/>
            <w:noProof/>
            <w:lang w:eastAsia="fr-FR"/>
          </w:rPr>
          <w:tab/>
        </w:r>
        <w:r w:rsidRPr="00D53A53" w:rsidR="000833CB">
          <w:rPr>
            <w:rStyle w:val="Hyperlink"/>
            <w:noProof/>
          </w:rPr>
          <w:t>Diagramme de navigation</w:t>
        </w:r>
        <w:r w:rsidR="000833CB">
          <w:rPr>
            <w:noProof/>
            <w:webHidden/>
          </w:rPr>
          <w:tab/>
        </w:r>
        <w:r w:rsidR="00522D8A">
          <w:rPr>
            <w:noProof/>
            <w:webHidden/>
          </w:rPr>
          <w:fldChar w:fldCharType="begin"/>
        </w:r>
        <w:r w:rsidR="000833CB">
          <w:rPr>
            <w:noProof/>
            <w:webHidden/>
          </w:rPr>
          <w:instrText xml:space="preserve"> PAGEREF _Toc409973763 \h </w:instrText>
        </w:r>
        <w:r w:rsidR="00522D8A">
          <w:rPr>
            <w:noProof/>
            <w:webHidden/>
          </w:rPr>
        </w:r>
        <w:r w:rsidR="00522D8A">
          <w:rPr>
            <w:noProof/>
            <w:webHidden/>
          </w:rPr>
          <w:fldChar w:fldCharType="separate"/>
        </w:r>
        <w:r w:rsidR="00CC4092">
          <w:rPr>
            <w:noProof/>
            <w:webHidden/>
          </w:rPr>
          <w:t>80</w:t>
        </w:r>
        <w:r w:rsidR="00522D8A">
          <w:rPr>
            <w:noProof/>
            <w:webHidden/>
          </w:rPr>
          <w:fldChar w:fldCharType="end"/>
        </w:r>
      </w:hyperlink>
    </w:p>
    <w:p w:rsidR="000833CB" w:rsidRDefault="006A31BA" w14:paraId="230E76F6" w14:textId="77777777">
      <w:pPr>
        <w:pStyle w:val="TOC3"/>
        <w:rPr>
          <w:rFonts w:asciiTheme="minorHAnsi" w:hAnsiTheme="minorHAnsi" w:eastAsiaTheme="minorEastAsia" w:cstheme="minorBidi"/>
          <w:noProof/>
          <w:lang w:eastAsia="fr-FR"/>
        </w:rPr>
      </w:pPr>
      <w:hyperlink w:history="1" w:anchor="_Toc409973764">
        <w:r w:rsidRPr="00D53A53" w:rsidR="000833CB">
          <w:rPr>
            <w:rStyle w:val="Hyperlink"/>
            <w:noProof/>
          </w:rPr>
          <w:t>13.3.1</w:t>
        </w:r>
        <w:r w:rsidR="000833CB">
          <w:rPr>
            <w:rFonts w:asciiTheme="minorHAnsi" w:hAnsiTheme="minorHAnsi" w:eastAsiaTheme="minorEastAsia" w:cstheme="minorBidi"/>
            <w:noProof/>
            <w:lang w:eastAsia="fr-FR"/>
          </w:rPr>
          <w:tab/>
        </w:r>
        <w:r w:rsidRPr="00D53A53" w:rsidR="000833CB">
          <w:rPr>
            <w:rStyle w:val="Hyperlink"/>
            <w:noProof/>
          </w:rPr>
          <w:t>Description de l’écran &lt;Monitoring des OPVs&gt;</w:t>
        </w:r>
        <w:r w:rsidR="000833CB">
          <w:rPr>
            <w:noProof/>
            <w:webHidden/>
          </w:rPr>
          <w:tab/>
        </w:r>
        <w:r w:rsidR="00522D8A">
          <w:rPr>
            <w:noProof/>
            <w:webHidden/>
          </w:rPr>
          <w:fldChar w:fldCharType="begin"/>
        </w:r>
        <w:r w:rsidR="000833CB">
          <w:rPr>
            <w:noProof/>
            <w:webHidden/>
          </w:rPr>
          <w:instrText xml:space="preserve"> PAGEREF _Toc409973764 \h </w:instrText>
        </w:r>
        <w:r w:rsidR="00522D8A">
          <w:rPr>
            <w:noProof/>
            <w:webHidden/>
          </w:rPr>
        </w:r>
        <w:r w:rsidR="00522D8A">
          <w:rPr>
            <w:noProof/>
            <w:webHidden/>
          </w:rPr>
          <w:fldChar w:fldCharType="separate"/>
        </w:r>
        <w:r w:rsidR="00CC4092">
          <w:rPr>
            <w:noProof/>
            <w:webHidden/>
          </w:rPr>
          <w:t>80</w:t>
        </w:r>
        <w:r w:rsidR="00522D8A">
          <w:rPr>
            <w:noProof/>
            <w:webHidden/>
          </w:rPr>
          <w:fldChar w:fldCharType="end"/>
        </w:r>
      </w:hyperlink>
    </w:p>
    <w:p w:rsidR="000833CB" w:rsidRDefault="006A31BA" w14:paraId="7CF682D8" w14:textId="77777777">
      <w:pPr>
        <w:pStyle w:val="TOC3"/>
        <w:rPr>
          <w:rFonts w:asciiTheme="minorHAnsi" w:hAnsiTheme="minorHAnsi" w:eastAsiaTheme="minorEastAsia" w:cstheme="minorBidi"/>
          <w:noProof/>
          <w:lang w:eastAsia="fr-FR"/>
        </w:rPr>
      </w:pPr>
      <w:hyperlink w:history="1" w:anchor="_Toc409973765">
        <w:r w:rsidRPr="00D53A53" w:rsidR="000833CB">
          <w:rPr>
            <w:rStyle w:val="Hyperlink"/>
            <w:noProof/>
          </w:rPr>
          <w:t>13.3.2</w:t>
        </w:r>
        <w:r w:rsidR="000833CB">
          <w:rPr>
            <w:rFonts w:asciiTheme="minorHAnsi" w:hAnsiTheme="minorHAnsi" w:eastAsiaTheme="minorEastAsia" w:cstheme="minorBidi"/>
            <w:noProof/>
            <w:lang w:eastAsia="fr-FR"/>
          </w:rPr>
          <w:tab/>
        </w:r>
        <w:r w:rsidRPr="00D53A53" w:rsidR="000833CB">
          <w:rPr>
            <w:rStyle w:val="Hyperlink"/>
            <w:noProof/>
          </w:rPr>
          <w:t>Maquette de l’écran &lt;Monitoring des OPVs&gt;</w:t>
        </w:r>
        <w:r w:rsidR="000833CB">
          <w:rPr>
            <w:noProof/>
            <w:webHidden/>
          </w:rPr>
          <w:tab/>
        </w:r>
        <w:r w:rsidR="00522D8A">
          <w:rPr>
            <w:noProof/>
            <w:webHidden/>
          </w:rPr>
          <w:fldChar w:fldCharType="begin"/>
        </w:r>
        <w:r w:rsidR="000833CB">
          <w:rPr>
            <w:noProof/>
            <w:webHidden/>
          </w:rPr>
          <w:instrText xml:space="preserve"> PAGEREF _Toc409973765 \h </w:instrText>
        </w:r>
        <w:r w:rsidR="00522D8A">
          <w:rPr>
            <w:noProof/>
            <w:webHidden/>
          </w:rPr>
        </w:r>
        <w:r w:rsidR="00522D8A">
          <w:rPr>
            <w:noProof/>
            <w:webHidden/>
          </w:rPr>
          <w:fldChar w:fldCharType="separate"/>
        </w:r>
        <w:r w:rsidR="00CC4092">
          <w:rPr>
            <w:noProof/>
            <w:webHidden/>
          </w:rPr>
          <w:t>80</w:t>
        </w:r>
        <w:r w:rsidR="00522D8A">
          <w:rPr>
            <w:noProof/>
            <w:webHidden/>
          </w:rPr>
          <w:fldChar w:fldCharType="end"/>
        </w:r>
      </w:hyperlink>
    </w:p>
    <w:p w:rsidR="000833CB" w:rsidRDefault="006A31BA" w14:paraId="1806A39D" w14:textId="77777777">
      <w:pPr>
        <w:pStyle w:val="TOC3"/>
        <w:rPr>
          <w:rFonts w:asciiTheme="minorHAnsi" w:hAnsiTheme="minorHAnsi" w:eastAsiaTheme="minorEastAsia" w:cstheme="minorBidi"/>
          <w:noProof/>
          <w:lang w:eastAsia="fr-FR"/>
        </w:rPr>
      </w:pPr>
      <w:hyperlink w:history="1" w:anchor="_Toc409973766">
        <w:r w:rsidRPr="00D53A53" w:rsidR="000833CB">
          <w:rPr>
            <w:rStyle w:val="Hyperlink"/>
            <w:noProof/>
          </w:rPr>
          <w:t>13.3.3</w:t>
        </w:r>
        <w:r w:rsidR="000833CB">
          <w:rPr>
            <w:rFonts w:asciiTheme="minorHAnsi" w:hAnsiTheme="minorHAnsi" w:eastAsiaTheme="minorEastAsia" w:cstheme="minorBidi"/>
            <w:noProof/>
            <w:lang w:eastAsia="fr-FR"/>
          </w:rPr>
          <w:tab/>
        </w:r>
        <w:r w:rsidRPr="00D53A53" w:rsidR="000833CB">
          <w:rPr>
            <w:rStyle w:val="Hyperlink"/>
            <w:noProof/>
          </w:rPr>
          <w:t>Typologie des données manipulées</w:t>
        </w:r>
        <w:r w:rsidR="000833CB">
          <w:rPr>
            <w:noProof/>
            <w:webHidden/>
          </w:rPr>
          <w:tab/>
        </w:r>
        <w:r w:rsidR="00522D8A">
          <w:rPr>
            <w:noProof/>
            <w:webHidden/>
          </w:rPr>
          <w:fldChar w:fldCharType="begin"/>
        </w:r>
        <w:r w:rsidR="000833CB">
          <w:rPr>
            <w:noProof/>
            <w:webHidden/>
          </w:rPr>
          <w:instrText xml:space="preserve"> PAGEREF _Toc409973766 \h </w:instrText>
        </w:r>
        <w:r w:rsidR="00522D8A">
          <w:rPr>
            <w:noProof/>
            <w:webHidden/>
          </w:rPr>
        </w:r>
        <w:r w:rsidR="00522D8A">
          <w:rPr>
            <w:noProof/>
            <w:webHidden/>
          </w:rPr>
          <w:fldChar w:fldCharType="separate"/>
        </w:r>
        <w:r w:rsidR="00CC4092">
          <w:rPr>
            <w:noProof/>
            <w:webHidden/>
          </w:rPr>
          <w:t>81</w:t>
        </w:r>
        <w:r w:rsidR="00522D8A">
          <w:rPr>
            <w:noProof/>
            <w:webHidden/>
          </w:rPr>
          <w:fldChar w:fldCharType="end"/>
        </w:r>
      </w:hyperlink>
    </w:p>
    <w:p w:rsidR="000833CB" w:rsidRDefault="006A31BA" w14:paraId="51BF7D59" w14:textId="77777777">
      <w:pPr>
        <w:pStyle w:val="TOC3"/>
        <w:rPr>
          <w:rFonts w:asciiTheme="minorHAnsi" w:hAnsiTheme="minorHAnsi" w:eastAsiaTheme="minorEastAsia" w:cstheme="minorBidi"/>
          <w:noProof/>
          <w:lang w:eastAsia="fr-FR"/>
        </w:rPr>
      </w:pPr>
      <w:hyperlink w:history="1" w:anchor="_Toc409973767">
        <w:r w:rsidRPr="00D53A53" w:rsidR="000833CB">
          <w:rPr>
            <w:rStyle w:val="Hyperlink"/>
            <w:noProof/>
          </w:rPr>
          <w:t>13.3.4</w:t>
        </w:r>
        <w:r w:rsidR="000833CB">
          <w:rPr>
            <w:rFonts w:asciiTheme="minorHAnsi" w:hAnsiTheme="minorHAnsi" w:eastAsiaTheme="minorEastAsia" w:cstheme="minorBidi"/>
            <w:noProof/>
            <w:lang w:eastAsia="fr-FR"/>
          </w:rPr>
          <w:tab/>
        </w:r>
        <w:r w:rsidRPr="00D53A53" w:rsidR="000833CB">
          <w:rPr>
            <w:rStyle w:val="Hyperlink"/>
            <w:noProof/>
          </w:rPr>
          <w:t>Comportement de l’écran</w:t>
        </w:r>
        <w:r w:rsidR="000833CB">
          <w:rPr>
            <w:noProof/>
            <w:webHidden/>
          </w:rPr>
          <w:tab/>
        </w:r>
        <w:r w:rsidR="00522D8A">
          <w:rPr>
            <w:noProof/>
            <w:webHidden/>
          </w:rPr>
          <w:fldChar w:fldCharType="begin"/>
        </w:r>
        <w:r w:rsidR="000833CB">
          <w:rPr>
            <w:noProof/>
            <w:webHidden/>
          </w:rPr>
          <w:instrText xml:space="preserve"> PAGEREF _Toc409973767 \h </w:instrText>
        </w:r>
        <w:r w:rsidR="00522D8A">
          <w:rPr>
            <w:noProof/>
            <w:webHidden/>
          </w:rPr>
        </w:r>
        <w:r w:rsidR="00522D8A">
          <w:rPr>
            <w:noProof/>
            <w:webHidden/>
          </w:rPr>
          <w:fldChar w:fldCharType="separate"/>
        </w:r>
        <w:r w:rsidR="00CC4092">
          <w:rPr>
            <w:noProof/>
            <w:webHidden/>
          </w:rPr>
          <w:t>81</w:t>
        </w:r>
        <w:r w:rsidR="00522D8A">
          <w:rPr>
            <w:noProof/>
            <w:webHidden/>
          </w:rPr>
          <w:fldChar w:fldCharType="end"/>
        </w:r>
      </w:hyperlink>
    </w:p>
    <w:p w:rsidR="000833CB" w:rsidRDefault="006A31BA" w14:paraId="3A38ABD4" w14:textId="77777777">
      <w:pPr>
        <w:pStyle w:val="TOC2"/>
        <w:tabs>
          <w:tab w:val="left" w:pos="849"/>
        </w:tabs>
        <w:rPr>
          <w:rFonts w:asciiTheme="minorHAnsi" w:hAnsiTheme="minorHAnsi" w:eastAsiaTheme="minorEastAsia" w:cstheme="minorBidi"/>
          <w:noProof/>
          <w:lang w:eastAsia="fr-FR"/>
        </w:rPr>
      </w:pPr>
      <w:hyperlink w:history="1" w:anchor="_Toc409973768">
        <w:r w:rsidRPr="00D53A53" w:rsidR="000833CB">
          <w:rPr>
            <w:rStyle w:val="Hyperlink"/>
            <w:i/>
            <w:noProof/>
          </w:rPr>
          <w:t>13.4</w:t>
        </w:r>
        <w:r w:rsidR="000833CB">
          <w:rPr>
            <w:rFonts w:asciiTheme="minorHAnsi" w:hAnsiTheme="minorHAnsi" w:eastAsiaTheme="minorEastAsia" w:cstheme="minorBidi"/>
            <w:noProof/>
            <w:lang w:eastAsia="fr-FR"/>
          </w:rPr>
          <w:tab/>
        </w:r>
        <w:r w:rsidRPr="00D53A53" w:rsidR="000833CB">
          <w:rPr>
            <w:rStyle w:val="Hyperlink"/>
            <w:i/>
            <w:noProof/>
          </w:rPr>
          <w:t>Diagramme de navigation</w:t>
        </w:r>
        <w:r w:rsidR="000833CB">
          <w:rPr>
            <w:noProof/>
            <w:webHidden/>
          </w:rPr>
          <w:tab/>
        </w:r>
        <w:r w:rsidR="00522D8A">
          <w:rPr>
            <w:noProof/>
            <w:webHidden/>
          </w:rPr>
          <w:fldChar w:fldCharType="begin"/>
        </w:r>
        <w:r w:rsidR="000833CB">
          <w:rPr>
            <w:noProof/>
            <w:webHidden/>
          </w:rPr>
          <w:instrText xml:space="preserve"> PAGEREF _Toc409973768 \h </w:instrText>
        </w:r>
        <w:r w:rsidR="00522D8A">
          <w:rPr>
            <w:noProof/>
            <w:webHidden/>
          </w:rPr>
        </w:r>
        <w:r w:rsidR="00522D8A">
          <w:rPr>
            <w:noProof/>
            <w:webHidden/>
          </w:rPr>
          <w:fldChar w:fldCharType="separate"/>
        </w:r>
        <w:r w:rsidR="00CC4092">
          <w:rPr>
            <w:noProof/>
            <w:webHidden/>
          </w:rPr>
          <w:t>81</w:t>
        </w:r>
        <w:r w:rsidR="00522D8A">
          <w:rPr>
            <w:noProof/>
            <w:webHidden/>
          </w:rPr>
          <w:fldChar w:fldCharType="end"/>
        </w:r>
      </w:hyperlink>
    </w:p>
    <w:p w:rsidR="000833CB" w:rsidRDefault="006A31BA" w14:paraId="2B24BE75" w14:textId="77777777">
      <w:pPr>
        <w:pStyle w:val="TOC3"/>
        <w:rPr>
          <w:rFonts w:asciiTheme="minorHAnsi" w:hAnsiTheme="minorHAnsi" w:eastAsiaTheme="minorEastAsia" w:cstheme="minorBidi"/>
          <w:noProof/>
          <w:lang w:eastAsia="fr-FR"/>
        </w:rPr>
      </w:pPr>
      <w:hyperlink w:history="1" w:anchor="_Toc409973769">
        <w:r w:rsidRPr="00D53A53" w:rsidR="000833CB">
          <w:rPr>
            <w:rStyle w:val="Hyperlink"/>
            <w:noProof/>
          </w:rPr>
          <w:t>13.4.1</w:t>
        </w:r>
        <w:r w:rsidR="000833CB">
          <w:rPr>
            <w:rFonts w:asciiTheme="minorHAnsi" w:hAnsiTheme="minorHAnsi" w:eastAsiaTheme="minorEastAsia" w:cstheme="minorBidi"/>
            <w:noProof/>
            <w:lang w:eastAsia="fr-FR"/>
          </w:rPr>
          <w:tab/>
        </w:r>
        <w:r w:rsidRPr="00D53A53" w:rsidR="000833CB">
          <w:rPr>
            <w:rStyle w:val="Hyperlink"/>
            <w:noProof/>
          </w:rPr>
          <w:t>Description de l’écran &lt;Ordre de souscription a une OPV&gt;</w:t>
        </w:r>
        <w:r w:rsidR="000833CB">
          <w:rPr>
            <w:noProof/>
            <w:webHidden/>
          </w:rPr>
          <w:tab/>
        </w:r>
        <w:r w:rsidR="00522D8A">
          <w:rPr>
            <w:noProof/>
            <w:webHidden/>
          </w:rPr>
          <w:fldChar w:fldCharType="begin"/>
        </w:r>
        <w:r w:rsidR="000833CB">
          <w:rPr>
            <w:noProof/>
            <w:webHidden/>
          </w:rPr>
          <w:instrText xml:space="preserve"> PAGEREF _Toc409973769 \h </w:instrText>
        </w:r>
        <w:r w:rsidR="00522D8A">
          <w:rPr>
            <w:noProof/>
            <w:webHidden/>
          </w:rPr>
        </w:r>
        <w:r w:rsidR="00522D8A">
          <w:rPr>
            <w:noProof/>
            <w:webHidden/>
          </w:rPr>
          <w:fldChar w:fldCharType="separate"/>
        </w:r>
        <w:r w:rsidR="00CC4092">
          <w:rPr>
            <w:noProof/>
            <w:webHidden/>
          </w:rPr>
          <w:t>81</w:t>
        </w:r>
        <w:r w:rsidR="00522D8A">
          <w:rPr>
            <w:noProof/>
            <w:webHidden/>
          </w:rPr>
          <w:fldChar w:fldCharType="end"/>
        </w:r>
      </w:hyperlink>
    </w:p>
    <w:p w:rsidR="000833CB" w:rsidRDefault="006A31BA" w14:paraId="3BAB4B32" w14:textId="77777777">
      <w:pPr>
        <w:pStyle w:val="TOC3"/>
        <w:rPr>
          <w:rFonts w:asciiTheme="minorHAnsi" w:hAnsiTheme="minorHAnsi" w:eastAsiaTheme="minorEastAsia" w:cstheme="minorBidi"/>
          <w:noProof/>
          <w:lang w:eastAsia="fr-FR"/>
        </w:rPr>
      </w:pPr>
      <w:hyperlink w:history="1" w:anchor="_Toc409973770">
        <w:r w:rsidRPr="00D53A53" w:rsidR="000833CB">
          <w:rPr>
            <w:rStyle w:val="Hyperlink"/>
            <w:noProof/>
          </w:rPr>
          <w:t>13.4.2</w:t>
        </w:r>
        <w:r w:rsidR="000833CB">
          <w:rPr>
            <w:rFonts w:asciiTheme="minorHAnsi" w:hAnsiTheme="minorHAnsi" w:eastAsiaTheme="minorEastAsia" w:cstheme="minorBidi"/>
            <w:noProof/>
            <w:lang w:eastAsia="fr-FR"/>
          </w:rPr>
          <w:tab/>
        </w:r>
        <w:r w:rsidRPr="00D53A53" w:rsidR="000833CB">
          <w:rPr>
            <w:rStyle w:val="Hyperlink"/>
            <w:noProof/>
          </w:rPr>
          <w:t>Maquette de l’écran &lt;Ordre de souscription a une OPV&gt;</w:t>
        </w:r>
        <w:r w:rsidR="000833CB">
          <w:rPr>
            <w:noProof/>
            <w:webHidden/>
          </w:rPr>
          <w:tab/>
        </w:r>
        <w:r w:rsidR="00522D8A">
          <w:rPr>
            <w:noProof/>
            <w:webHidden/>
          </w:rPr>
          <w:fldChar w:fldCharType="begin"/>
        </w:r>
        <w:r w:rsidR="000833CB">
          <w:rPr>
            <w:noProof/>
            <w:webHidden/>
          </w:rPr>
          <w:instrText xml:space="preserve"> PAGEREF _Toc409973770 \h </w:instrText>
        </w:r>
        <w:r w:rsidR="00522D8A">
          <w:rPr>
            <w:noProof/>
            <w:webHidden/>
          </w:rPr>
        </w:r>
        <w:r w:rsidR="00522D8A">
          <w:rPr>
            <w:noProof/>
            <w:webHidden/>
          </w:rPr>
          <w:fldChar w:fldCharType="separate"/>
        </w:r>
        <w:r w:rsidR="00CC4092">
          <w:rPr>
            <w:noProof/>
            <w:webHidden/>
          </w:rPr>
          <w:t>81</w:t>
        </w:r>
        <w:r w:rsidR="00522D8A">
          <w:rPr>
            <w:noProof/>
            <w:webHidden/>
          </w:rPr>
          <w:fldChar w:fldCharType="end"/>
        </w:r>
      </w:hyperlink>
    </w:p>
    <w:p w:rsidR="000833CB" w:rsidRDefault="006A31BA" w14:paraId="35709BF3" w14:textId="77777777">
      <w:pPr>
        <w:pStyle w:val="TOC3"/>
        <w:rPr>
          <w:rFonts w:asciiTheme="minorHAnsi" w:hAnsiTheme="minorHAnsi" w:eastAsiaTheme="minorEastAsia" w:cstheme="minorBidi"/>
          <w:noProof/>
          <w:lang w:eastAsia="fr-FR"/>
        </w:rPr>
      </w:pPr>
      <w:hyperlink w:history="1" w:anchor="_Toc409973771">
        <w:r w:rsidRPr="00D53A53" w:rsidR="000833CB">
          <w:rPr>
            <w:rStyle w:val="Hyperlink"/>
            <w:noProof/>
          </w:rPr>
          <w:t>13.4.3</w:t>
        </w:r>
        <w:r w:rsidR="000833CB">
          <w:rPr>
            <w:rFonts w:asciiTheme="minorHAnsi" w:hAnsiTheme="minorHAnsi" w:eastAsiaTheme="minorEastAsia" w:cstheme="minorBidi"/>
            <w:noProof/>
            <w:lang w:eastAsia="fr-FR"/>
          </w:rPr>
          <w:tab/>
        </w:r>
        <w:r w:rsidRPr="00D53A53" w:rsidR="000833CB">
          <w:rPr>
            <w:rStyle w:val="Hyperlink"/>
            <w:noProof/>
          </w:rPr>
          <w:t>Typologie des données manipulées</w:t>
        </w:r>
        <w:r w:rsidR="000833CB">
          <w:rPr>
            <w:noProof/>
            <w:webHidden/>
          </w:rPr>
          <w:tab/>
        </w:r>
        <w:r w:rsidR="00522D8A">
          <w:rPr>
            <w:noProof/>
            <w:webHidden/>
          </w:rPr>
          <w:fldChar w:fldCharType="begin"/>
        </w:r>
        <w:r w:rsidR="000833CB">
          <w:rPr>
            <w:noProof/>
            <w:webHidden/>
          </w:rPr>
          <w:instrText xml:space="preserve"> PAGEREF _Toc409973771 \h </w:instrText>
        </w:r>
        <w:r w:rsidR="00522D8A">
          <w:rPr>
            <w:noProof/>
            <w:webHidden/>
          </w:rPr>
        </w:r>
        <w:r w:rsidR="00522D8A">
          <w:rPr>
            <w:noProof/>
            <w:webHidden/>
          </w:rPr>
          <w:fldChar w:fldCharType="separate"/>
        </w:r>
        <w:r w:rsidR="00CC4092">
          <w:rPr>
            <w:noProof/>
            <w:webHidden/>
          </w:rPr>
          <w:t>82</w:t>
        </w:r>
        <w:r w:rsidR="00522D8A">
          <w:rPr>
            <w:noProof/>
            <w:webHidden/>
          </w:rPr>
          <w:fldChar w:fldCharType="end"/>
        </w:r>
      </w:hyperlink>
    </w:p>
    <w:p w:rsidR="000833CB" w:rsidRDefault="006A31BA" w14:paraId="3C1B8A80" w14:textId="77777777">
      <w:pPr>
        <w:pStyle w:val="TOC3"/>
        <w:rPr>
          <w:rFonts w:asciiTheme="minorHAnsi" w:hAnsiTheme="minorHAnsi" w:eastAsiaTheme="minorEastAsia" w:cstheme="minorBidi"/>
          <w:noProof/>
          <w:lang w:eastAsia="fr-FR"/>
        </w:rPr>
      </w:pPr>
      <w:hyperlink w:history="1" w:anchor="_Toc409973772">
        <w:r w:rsidRPr="00D53A53" w:rsidR="000833CB">
          <w:rPr>
            <w:rStyle w:val="Hyperlink"/>
            <w:noProof/>
          </w:rPr>
          <w:t>13.4.4</w:t>
        </w:r>
        <w:r w:rsidR="000833CB">
          <w:rPr>
            <w:rFonts w:asciiTheme="minorHAnsi" w:hAnsiTheme="minorHAnsi" w:eastAsiaTheme="minorEastAsia" w:cstheme="minorBidi"/>
            <w:noProof/>
            <w:lang w:eastAsia="fr-FR"/>
          </w:rPr>
          <w:tab/>
        </w:r>
        <w:r w:rsidRPr="00D53A53" w:rsidR="000833CB">
          <w:rPr>
            <w:rStyle w:val="Hyperlink"/>
            <w:noProof/>
          </w:rPr>
          <w:t>Comportement de l’écran</w:t>
        </w:r>
        <w:r w:rsidR="000833CB">
          <w:rPr>
            <w:noProof/>
            <w:webHidden/>
          </w:rPr>
          <w:tab/>
        </w:r>
        <w:r w:rsidR="00522D8A">
          <w:rPr>
            <w:noProof/>
            <w:webHidden/>
          </w:rPr>
          <w:fldChar w:fldCharType="begin"/>
        </w:r>
        <w:r w:rsidR="000833CB">
          <w:rPr>
            <w:noProof/>
            <w:webHidden/>
          </w:rPr>
          <w:instrText xml:space="preserve"> PAGEREF _Toc409973772 \h </w:instrText>
        </w:r>
        <w:r w:rsidR="00522D8A">
          <w:rPr>
            <w:noProof/>
            <w:webHidden/>
          </w:rPr>
        </w:r>
        <w:r w:rsidR="00522D8A">
          <w:rPr>
            <w:noProof/>
            <w:webHidden/>
          </w:rPr>
          <w:fldChar w:fldCharType="separate"/>
        </w:r>
        <w:r w:rsidR="00CC4092">
          <w:rPr>
            <w:noProof/>
            <w:webHidden/>
          </w:rPr>
          <w:t>82</w:t>
        </w:r>
        <w:r w:rsidR="00522D8A">
          <w:rPr>
            <w:noProof/>
            <w:webHidden/>
          </w:rPr>
          <w:fldChar w:fldCharType="end"/>
        </w:r>
      </w:hyperlink>
    </w:p>
    <w:p w:rsidR="000833CB" w:rsidRDefault="006A31BA" w14:paraId="079D2672" w14:textId="77777777">
      <w:pPr>
        <w:pStyle w:val="TOC2"/>
        <w:tabs>
          <w:tab w:val="left" w:pos="849"/>
        </w:tabs>
        <w:rPr>
          <w:rFonts w:asciiTheme="minorHAnsi" w:hAnsiTheme="minorHAnsi" w:eastAsiaTheme="minorEastAsia" w:cstheme="minorBidi"/>
          <w:noProof/>
          <w:lang w:eastAsia="fr-FR"/>
        </w:rPr>
      </w:pPr>
      <w:hyperlink w:history="1" w:anchor="_Toc409973773">
        <w:r w:rsidRPr="00D53A53" w:rsidR="000833CB">
          <w:rPr>
            <w:rStyle w:val="Hyperlink"/>
            <w:i/>
            <w:noProof/>
          </w:rPr>
          <w:t>13.5</w:t>
        </w:r>
        <w:r w:rsidR="000833CB">
          <w:rPr>
            <w:rFonts w:asciiTheme="minorHAnsi" w:hAnsiTheme="minorHAnsi" w:eastAsiaTheme="minorEastAsia" w:cstheme="minorBidi"/>
            <w:noProof/>
            <w:lang w:eastAsia="fr-FR"/>
          </w:rPr>
          <w:tab/>
        </w:r>
        <w:r w:rsidRPr="00D53A53" w:rsidR="000833CB">
          <w:rPr>
            <w:rStyle w:val="Hyperlink"/>
            <w:i/>
            <w:noProof/>
          </w:rPr>
          <w:t>Diagramme de navigation</w:t>
        </w:r>
        <w:r w:rsidR="000833CB">
          <w:rPr>
            <w:noProof/>
            <w:webHidden/>
          </w:rPr>
          <w:tab/>
        </w:r>
        <w:r w:rsidR="00522D8A">
          <w:rPr>
            <w:noProof/>
            <w:webHidden/>
          </w:rPr>
          <w:fldChar w:fldCharType="begin"/>
        </w:r>
        <w:r w:rsidR="000833CB">
          <w:rPr>
            <w:noProof/>
            <w:webHidden/>
          </w:rPr>
          <w:instrText xml:space="preserve"> PAGEREF _Toc409973773 \h </w:instrText>
        </w:r>
        <w:r w:rsidR="00522D8A">
          <w:rPr>
            <w:noProof/>
            <w:webHidden/>
          </w:rPr>
        </w:r>
        <w:r w:rsidR="00522D8A">
          <w:rPr>
            <w:noProof/>
            <w:webHidden/>
          </w:rPr>
          <w:fldChar w:fldCharType="separate"/>
        </w:r>
        <w:r w:rsidR="00CC4092">
          <w:rPr>
            <w:noProof/>
            <w:webHidden/>
          </w:rPr>
          <w:t>82</w:t>
        </w:r>
        <w:r w:rsidR="00522D8A">
          <w:rPr>
            <w:noProof/>
            <w:webHidden/>
          </w:rPr>
          <w:fldChar w:fldCharType="end"/>
        </w:r>
      </w:hyperlink>
    </w:p>
    <w:p w:rsidR="000833CB" w:rsidRDefault="006A31BA" w14:paraId="32D8A401" w14:textId="77777777">
      <w:pPr>
        <w:pStyle w:val="TOC3"/>
        <w:rPr>
          <w:rFonts w:asciiTheme="minorHAnsi" w:hAnsiTheme="minorHAnsi" w:eastAsiaTheme="minorEastAsia" w:cstheme="minorBidi"/>
          <w:noProof/>
          <w:lang w:eastAsia="fr-FR"/>
        </w:rPr>
      </w:pPr>
      <w:hyperlink w:history="1" w:anchor="_Toc409973774">
        <w:r w:rsidRPr="00D53A53" w:rsidR="000833CB">
          <w:rPr>
            <w:rStyle w:val="Hyperlink"/>
            <w:noProof/>
          </w:rPr>
          <w:t>13.5.1</w:t>
        </w:r>
        <w:r w:rsidR="000833CB">
          <w:rPr>
            <w:rFonts w:asciiTheme="minorHAnsi" w:hAnsiTheme="minorHAnsi" w:eastAsiaTheme="minorEastAsia" w:cstheme="minorBidi"/>
            <w:noProof/>
            <w:lang w:eastAsia="fr-FR"/>
          </w:rPr>
          <w:tab/>
        </w:r>
        <w:r w:rsidRPr="00D53A53" w:rsidR="000833CB">
          <w:rPr>
            <w:rStyle w:val="Hyperlink"/>
            <w:noProof/>
          </w:rPr>
          <w:t>Description de l’écran &lt;Envoi des ordres OPV&gt;</w:t>
        </w:r>
        <w:r w:rsidR="000833CB">
          <w:rPr>
            <w:noProof/>
            <w:webHidden/>
          </w:rPr>
          <w:tab/>
        </w:r>
        <w:r w:rsidR="00522D8A">
          <w:rPr>
            <w:noProof/>
            <w:webHidden/>
          </w:rPr>
          <w:fldChar w:fldCharType="begin"/>
        </w:r>
        <w:r w:rsidR="000833CB">
          <w:rPr>
            <w:noProof/>
            <w:webHidden/>
          </w:rPr>
          <w:instrText xml:space="preserve"> PAGEREF _Toc409973774 \h </w:instrText>
        </w:r>
        <w:r w:rsidR="00522D8A">
          <w:rPr>
            <w:noProof/>
            <w:webHidden/>
          </w:rPr>
        </w:r>
        <w:r w:rsidR="00522D8A">
          <w:rPr>
            <w:noProof/>
            <w:webHidden/>
          </w:rPr>
          <w:fldChar w:fldCharType="separate"/>
        </w:r>
        <w:r w:rsidR="00CC4092">
          <w:rPr>
            <w:noProof/>
            <w:webHidden/>
          </w:rPr>
          <w:t>82</w:t>
        </w:r>
        <w:r w:rsidR="00522D8A">
          <w:rPr>
            <w:noProof/>
            <w:webHidden/>
          </w:rPr>
          <w:fldChar w:fldCharType="end"/>
        </w:r>
      </w:hyperlink>
    </w:p>
    <w:p w:rsidR="000833CB" w:rsidRDefault="006A31BA" w14:paraId="3C1883DE" w14:textId="77777777">
      <w:pPr>
        <w:pStyle w:val="TOC3"/>
        <w:rPr>
          <w:rFonts w:asciiTheme="minorHAnsi" w:hAnsiTheme="minorHAnsi" w:eastAsiaTheme="minorEastAsia" w:cstheme="minorBidi"/>
          <w:noProof/>
          <w:lang w:eastAsia="fr-FR"/>
        </w:rPr>
      </w:pPr>
      <w:hyperlink w:history="1" w:anchor="_Toc409973775">
        <w:r w:rsidRPr="00D53A53" w:rsidR="000833CB">
          <w:rPr>
            <w:rStyle w:val="Hyperlink"/>
            <w:noProof/>
          </w:rPr>
          <w:t>13.5.2</w:t>
        </w:r>
        <w:r w:rsidR="000833CB">
          <w:rPr>
            <w:rFonts w:asciiTheme="minorHAnsi" w:hAnsiTheme="minorHAnsi" w:eastAsiaTheme="minorEastAsia" w:cstheme="minorBidi"/>
            <w:noProof/>
            <w:lang w:eastAsia="fr-FR"/>
          </w:rPr>
          <w:tab/>
        </w:r>
        <w:r w:rsidRPr="00D53A53" w:rsidR="000833CB">
          <w:rPr>
            <w:rStyle w:val="Hyperlink"/>
            <w:noProof/>
          </w:rPr>
          <w:t>Typologie des données manipulées</w:t>
        </w:r>
        <w:r w:rsidR="000833CB">
          <w:rPr>
            <w:noProof/>
            <w:webHidden/>
          </w:rPr>
          <w:tab/>
        </w:r>
        <w:r w:rsidR="00522D8A">
          <w:rPr>
            <w:noProof/>
            <w:webHidden/>
          </w:rPr>
          <w:fldChar w:fldCharType="begin"/>
        </w:r>
        <w:r w:rsidR="000833CB">
          <w:rPr>
            <w:noProof/>
            <w:webHidden/>
          </w:rPr>
          <w:instrText xml:space="preserve"> PAGEREF _Toc409973775 \h </w:instrText>
        </w:r>
        <w:r w:rsidR="00522D8A">
          <w:rPr>
            <w:noProof/>
            <w:webHidden/>
          </w:rPr>
        </w:r>
        <w:r w:rsidR="00522D8A">
          <w:rPr>
            <w:noProof/>
            <w:webHidden/>
          </w:rPr>
          <w:fldChar w:fldCharType="separate"/>
        </w:r>
        <w:r w:rsidR="00CC4092">
          <w:rPr>
            <w:noProof/>
            <w:webHidden/>
          </w:rPr>
          <w:t>83</w:t>
        </w:r>
        <w:r w:rsidR="00522D8A">
          <w:rPr>
            <w:noProof/>
            <w:webHidden/>
          </w:rPr>
          <w:fldChar w:fldCharType="end"/>
        </w:r>
      </w:hyperlink>
    </w:p>
    <w:p w:rsidR="000833CB" w:rsidRDefault="006A31BA" w14:paraId="1387BCC2" w14:textId="77777777">
      <w:pPr>
        <w:pStyle w:val="TOC3"/>
        <w:rPr>
          <w:rFonts w:asciiTheme="minorHAnsi" w:hAnsiTheme="minorHAnsi" w:eastAsiaTheme="minorEastAsia" w:cstheme="minorBidi"/>
          <w:noProof/>
          <w:lang w:eastAsia="fr-FR"/>
        </w:rPr>
      </w:pPr>
      <w:hyperlink w:history="1" w:anchor="_Toc409973776">
        <w:r w:rsidRPr="00D53A53" w:rsidR="000833CB">
          <w:rPr>
            <w:rStyle w:val="Hyperlink"/>
            <w:noProof/>
          </w:rPr>
          <w:t>13.5.3</w:t>
        </w:r>
        <w:r w:rsidR="000833CB">
          <w:rPr>
            <w:rFonts w:asciiTheme="minorHAnsi" w:hAnsiTheme="minorHAnsi" w:eastAsiaTheme="minorEastAsia" w:cstheme="minorBidi"/>
            <w:noProof/>
            <w:lang w:eastAsia="fr-FR"/>
          </w:rPr>
          <w:tab/>
        </w:r>
        <w:r w:rsidRPr="00D53A53" w:rsidR="000833CB">
          <w:rPr>
            <w:rStyle w:val="Hyperlink"/>
            <w:noProof/>
          </w:rPr>
          <w:t>Comportement de l’écran</w:t>
        </w:r>
        <w:r w:rsidR="000833CB">
          <w:rPr>
            <w:noProof/>
            <w:webHidden/>
          </w:rPr>
          <w:tab/>
        </w:r>
        <w:r w:rsidR="00522D8A">
          <w:rPr>
            <w:noProof/>
            <w:webHidden/>
          </w:rPr>
          <w:fldChar w:fldCharType="begin"/>
        </w:r>
        <w:r w:rsidR="000833CB">
          <w:rPr>
            <w:noProof/>
            <w:webHidden/>
          </w:rPr>
          <w:instrText xml:space="preserve"> PAGEREF _Toc409973776 \h </w:instrText>
        </w:r>
        <w:r w:rsidR="00522D8A">
          <w:rPr>
            <w:noProof/>
            <w:webHidden/>
          </w:rPr>
        </w:r>
        <w:r w:rsidR="00522D8A">
          <w:rPr>
            <w:noProof/>
            <w:webHidden/>
          </w:rPr>
          <w:fldChar w:fldCharType="separate"/>
        </w:r>
        <w:r w:rsidR="00CC4092">
          <w:rPr>
            <w:noProof/>
            <w:webHidden/>
          </w:rPr>
          <w:t>83</w:t>
        </w:r>
        <w:r w:rsidR="00522D8A">
          <w:rPr>
            <w:noProof/>
            <w:webHidden/>
          </w:rPr>
          <w:fldChar w:fldCharType="end"/>
        </w:r>
      </w:hyperlink>
    </w:p>
    <w:p w:rsidR="000833CB" w:rsidRDefault="006A31BA" w14:paraId="59612189" w14:textId="77777777">
      <w:pPr>
        <w:pStyle w:val="TOC3"/>
        <w:rPr>
          <w:rFonts w:asciiTheme="minorHAnsi" w:hAnsiTheme="minorHAnsi" w:eastAsiaTheme="minorEastAsia" w:cstheme="minorBidi"/>
          <w:noProof/>
          <w:lang w:eastAsia="fr-FR"/>
        </w:rPr>
      </w:pPr>
      <w:hyperlink w:history="1" w:anchor="_Toc409973777">
        <w:r w:rsidRPr="00D53A53" w:rsidR="000833CB">
          <w:rPr>
            <w:rStyle w:val="Hyperlink"/>
            <w:noProof/>
          </w:rPr>
          <w:t>13.5.4</w:t>
        </w:r>
        <w:r w:rsidR="000833CB">
          <w:rPr>
            <w:rFonts w:asciiTheme="minorHAnsi" w:hAnsiTheme="minorHAnsi" w:eastAsiaTheme="minorEastAsia" w:cstheme="minorBidi"/>
            <w:noProof/>
            <w:lang w:eastAsia="fr-FR"/>
          </w:rPr>
          <w:tab/>
        </w:r>
        <w:r w:rsidRPr="00D53A53" w:rsidR="000833CB">
          <w:rPr>
            <w:rStyle w:val="Hyperlink"/>
            <w:noProof/>
          </w:rPr>
          <w:t>Description de l’édition &lt;Fonction Statistique&gt;</w:t>
        </w:r>
        <w:r w:rsidR="000833CB">
          <w:rPr>
            <w:noProof/>
            <w:webHidden/>
          </w:rPr>
          <w:tab/>
        </w:r>
        <w:r w:rsidR="00522D8A">
          <w:rPr>
            <w:noProof/>
            <w:webHidden/>
          </w:rPr>
          <w:fldChar w:fldCharType="begin"/>
        </w:r>
        <w:r w:rsidR="000833CB">
          <w:rPr>
            <w:noProof/>
            <w:webHidden/>
          </w:rPr>
          <w:instrText xml:space="preserve"> PAGEREF _Toc409973777 \h </w:instrText>
        </w:r>
        <w:r w:rsidR="00522D8A">
          <w:rPr>
            <w:noProof/>
            <w:webHidden/>
          </w:rPr>
        </w:r>
        <w:r w:rsidR="00522D8A">
          <w:rPr>
            <w:noProof/>
            <w:webHidden/>
          </w:rPr>
          <w:fldChar w:fldCharType="separate"/>
        </w:r>
        <w:r w:rsidR="00CC4092">
          <w:rPr>
            <w:noProof/>
            <w:webHidden/>
          </w:rPr>
          <w:t>83</w:t>
        </w:r>
        <w:r w:rsidR="00522D8A">
          <w:rPr>
            <w:noProof/>
            <w:webHidden/>
          </w:rPr>
          <w:fldChar w:fldCharType="end"/>
        </w:r>
      </w:hyperlink>
    </w:p>
    <w:p w:rsidR="000833CB" w:rsidRDefault="006A31BA" w14:paraId="7E507469" w14:textId="77777777">
      <w:pPr>
        <w:pStyle w:val="TOC3"/>
        <w:rPr>
          <w:rFonts w:asciiTheme="minorHAnsi" w:hAnsiTheme="minorHAnsi" w:eastAsiaTheme="minorEastAsia" w:cstheme="minorBidi"/>
          <w:noProof/>
          <w:lang w:eastAsia="fr-FR"/>
        </w:rPr>
      </w:pPr>
      <w:hyperlink w:history="1" w:anchor="_Toc409973778">
        <w:r w:rsidRPr="00D53A53" w:rsidR="000833CB">
          <w:rPr>
            <w:rStyle w:val="Hyperlink"/>
            <w:noProof/>
          </w:rPr>
          <w:t>13.5.5</w:t>
        </w:r>
        <w:r w:rsidR="000833CB">
          <w:rPr>
            <w:rFonts w:asciiTheme="minorHAnsi" w:hAnsiTheme="minorHAnsi" w:eastAsiaTheme="minorEastAsia" w:cstheme="minorBidi"/>
            <w:noProof/>
            <w:lang w:eastAsia="fr-FR"/>
          </w:rPr>
          <w:tab/>
        </w:r>
        <w:r w:rsidRPr="00D53A53" w:rsidR="000833CB">
          <w:rPr>
            <w:rStyle w:val="Hyperlink"/>
            <w:noProof/>
          </w:rPr>
          <w:t>Maquette de l’édition &lt;Fonction statistique&gt;</w:t>
        </w:r>
        <w:r w:rsidR="000833CB">
          <w:rPr>
            <w:noProof/>
            <w:webHidden/>
          </w:rPr>
          <w:tab/>
        </w:r>
        <w:r w:rsidR="00522D8A">
          <w:rPr>
            <w:noProof/>
            <w:webHidden/>
          </w:rPr>
          <w:fldChar w:fldCharType="begin"/>
        </w:r>
        <w:r w:rsidR="000833CB">
          <w:rPr>
            <w:noProof/>
            <w:webHidden/>
          </w:rPr>
          <w:instrText xml:space="preserve"> PAGEREF _Toc409973778 \h </w:instrText>
        </w:r>
        <w:r w:rsidR="00522D8A">
          <w:rPr>
            <w:noProof/>
            <w:webHidden/>
          </w:rPr>
        </w:r>
        <w:r w:rsidR="00522D8A">
          <w:rPr>
            <w:noProof/>
            <w:webHidden/>
          </w:rPr>
          <w:fldChar w:fldCharType="separate"/>
        </w:r>
        <w:r w:rsidR="00CC4092">
          <w:rPr>
            <w:noProof/>
            <w:webHidden/>
          </w:rPr>
          <w:t>83</w:t>
        </w:r>
        <w:r w:rsidR="00522D8A">
          <w:rPr>
            <w:noProof/>
            <w:webHidden/>
          </w:rPr>
          <w:fldChar w:fldCharType="end"/>
        </w:r>
      </w:hyperlink>
    </w:p>
    <w:p w:rsidR="000833CB" w:rsidRDefault="006A31BA" w14:paraId="6F8ED2B5" w14:textId="77777777">
      <w:pPr>
        <w:pStyle w:val="TOC3"/>
        <w:rPr>
          <w:rFonts w:asciiTheme="minorHAnsi" w:hAnsiTheme="minorHAnsi" w:eastAsiaTheme="minorEastAsia" w:cstheme="minorBidi"/>
          <w:noProof/>
          <w:lang w:eastAsia="fr-FR"/>
        </w:rPr>
      </w:pPr>
      <w:hyperlink w:history="1" w:anchor="_Toc409973779">
        <w:r w:rsidRPr="00D53A53" w:rsidR="000833CB">
          <w:rPr>
            <w:rStyle w:val="Hyperlink"/>
            <w:noProof/>
          </w:rPr>
          <w:t>13.5.6</w:t>
        </w:r>
        <w:r w:rsidR="000833CB">
          <w:rPr>
            <w:rFonts w:asciiTheme="minorHAnsi" w:hAnsiTheme="minorHAnsi" w:eastAsiaTheme="minorEastAsia" w:cstheme="minorBidi"/>
            <w:noProof/>
            <w:lang w:eastAsia="fr-FR"/>
          </w:rPr>
          <w:tab/>
        </w:r>
        <w:r w:rsidRPr="00D53A53" w:rsidR="000833CB">
          <w:rPr>
            <w:rStyle w:val="Hyperlink"/>
            <w:noProof/>
          </w:rPr>
          <w:t>Typologie des données manipulées</w:t>
        </w:r>
        <w:r w:rsidR="000833CB">
          <w:rPr>
            <w:noProof/>
            <w:webHidden/>
          </w:rPr>
          <w:tab/>
        </w:r>
        <w:r w:rsidR="00522D8A">
          <w:rPr>
            <w:noProof/>
            <w:webHidden/>
          </w:rPr>
          <w:fldChar w:fldCharType="begin"/>
        </w:r>
        <w:r w:rsidR="000833CB">
          <w:rPr>
            <w:noProof/>
            <w:webHidden/>
          </w:rPr>
          <w:instrText xml:space="preserve"> PAGEREF _Toc409973779 \h </w:instrText>
        </w:r>
        <w:r w:rsidR="00522D8A">
          <w:rPr>
            <w:noProof/>
            <w:webHidden/>
          </w:rPr>
        </w:r>
        <w:r w:rsidR="00522D8A">
          <w:rPr>
            <w:noProof/>
            <w:webHidden/>
          </w:rPr>
          <w:fldChar w:fldCharType="separate"/>
        </w:r>
        <w:r w:rsidR="00CC4092">
          <w:rPr>
            <w:noProof/>
            <w:webHidden/>
          </w:rPr>
          <w:t>84</w:t>
        </w:r>
        <w:r w:rsidR="00522D8A">
          <w:rPr>
            <w:noProof/>
            <w:webHidden/>
          </w:rPr>
          <w:fldChar w:fldCharType="end"/>
        </w:r>
      </w:hyperlink>
    </w:p>
    <w:p w:rsidR="000833CB" w:rsidRDefault="006A31BA" w14:paraId="55365F9D" w14:textId="77777777">
      <w:pPr>
        <w:pStyle w:val="TOC1"/>
        <w:rPr>
          <w:rFonts w:asciiTheme="minorHAnsi" w:hAnsiTheme="minorHAnsi" w:eastAsiaTheme="minorEastAsia" w:cstheme="minorBidi"/>
          <w:noProof/>
          <w:lang w:eastAsia="fr-FR"/>
        </w:rPr>
      </w:pPr>
      <w:hyperlink w:history="1" w:anchor="_Toc409973780">
        <w:r w:rsidRPr="00D53A53" w:rsidR="000833CB">
          <w:rPr>
            <w:rStyle w:val="Hyperlink"/>
            <w:noProof/>
          </w:rPr>
          <w:t>14</w:t>
        </w:r>
        <w:r w:rsidR="000833CB">
          <w:rPr>
            <w:rFonts w:asciiTheme="minorHAnsi" w:hAnsiTheme="minorHAnsi" w:eastAsiaTheme="minorEastAsia" w:cstheme="minorBidi"/>
            <w:noProof/>
            <w:lang w:eastAsia="fr-FR"/>
          </w:rPr>
          <w:tab/>
        </w:r>
        <w:r w:rsidRPr="00D53A53" w:rsidR="000833CB">
          <w:rPr>
            <w:rStyle w:val="Hyperlink"/>
            <w:noProof/>
          </w:rPr>
          <w:t>Parametrage</w:t>
        </w:r>
        <w:r w:rsidR="000833CB">
          <w:rPr>
            <w:noProof/>
            <w:webHidden/>
          </w:rPr>
          <w:tab/>
        </w:r>
        <w:r w:rsidR="00522D8A">
          <w:rPr>
            <w:noProof/>
            <w:webHidden/>
          </w:rPr>
          <w:fldChar w:fldCharType="begin"/>
        </w:r>
        <w:r w:rsidR="000833CB">
          <w:rPr>
            <w:noProof/>
            <w:webHidden/>
          </w:rPr>
          <w:instrText xml:space="preserve"> PAGEREF _Toc409973780 \h </w:instrText>
        </w:r>
        <w:r w:rsidR="00522D8A">
          <w:rPr>
            <w:noProof/>
            <w:webHidden/>
          </w:rPr>
        </w:r>
        <w:r w:rsidR="00522D8A">
          <w:rPr>
            <w:noProof/>
            <w:webHidden/>
          </w:rPr>
          <w:fldChar w:fldCharType="separate"/>
        </w:r>
        <w:r w:rsidR="00CC4092">
          <w:rPr>
            <w:noProof/>
            <w:webHidden/>
          </w:rPr>
          <w:t>84</w:t>
        </w:r>
        <w:r w:rsidR="00522D8A">
          <w:rPr>
            <w:noProof/>
            <w:webHidden/>
          </w:rPr>
          <w:fldChar w:fldCharType="end"/>
        </w:r>
      </w:hyperlink>
    </w:p>
    <w:p w:rsidR="000833CB" w:rsidRDefault="006A31BA" w14:paraId="21FEFF9A" w14:textId="77777777">
      <w:pPr>
        <w:pStyle w:val="TOC2"/>
        <w:tabs>
          <w:tab w:val="left" w:pos="849"/>
        </w:tabs>
        <w:rPr>
          <w:rFonts w:asciiTheme="minorHAnsi" w:hAnsiTheme="minorHAnsi" w:eastAsiaTheme="minorEastAsia" w:cstheme="minorBidi"/>
          <w:noProof/>
          <w:lang w:eastAsia="fr-FR"/>
        </w:rPr>
      </w:pPr>
      <w:hyperlink w:history="1" w:anchor="_Toc409973781">
        <w:r w:rsidRPr="00D53A53" w:rsidR="000833CB">
          <w:rPr>
            <w:rStyle w:val="Hyperlink"/>
            <w:noProof/>
          </w:rPr>
          <w:t>14.1</w:t>
        </w:r>
        <w:r w:rsidR="000833CB">
          <w:rPr>
            <w:rFonts w:asciiTheme="minorHAnsi" w:hAnsiTheme="minorHAnsi" w:eastAsiaTheme="minorEastAsia" w:cstheme="minorBidi"/>
            <w:noProof/>
            <w:lang w:eastAsia="fr-FR"/>
          </w:rPr>
          <w:tab/>
        </w:r>
        <w:r w:rsidRPr="00D53A53" w:rsidR="000833CB">
          <w:rPr>
            <w:rStyle w:val="Hyperlink"/>
            <w:noProof/>
          </w:rPr>
          <w:t>Tableau de Bord</w:t>
        </w:r>
        <w:r w:rsidR="000833CB">
          <w:rPr>
            <w:noProof/>
            <w:webHidden/>
          </w:rPr>
          <w:tab/>
        </w:r>
        <w:r w:rsidR="00522D8A">
          <w:rPr>
            <w:noProof/>
            <w:webHidden/>
          </w:rPr>
          <w:fldChar w:fldCharType="begin"/>
        </w:r>
        <w:r w:rsidR="000833CB">
          <w:rPr>
            <w:noProof/>
            <w:webHidden/>
          </w:rPr>
          <w:instrText xml:space="preserve"> PAGEREF _Toc409973781 \h </w:instrText>
        </w:r>
        <w:r w:rsidR="00522D8A">
          <w:rPr>
            <w:noProof/>
            <w:webHidden/>
          </w:rPr>
        </w:r>
        <w:r w:rsidR="00522D8A">
          <w:rPr>
            <w:noProof/>
            <w:webHidden/>
          </w:rPr>
          <w:fldChar w:fldCharType="separate"/>
        </w:r>
        <w:r w:rsidR="00CC4092">
          <w:rPr>
            <w:noProof/>
            <w:webHidden/>
          </w:rPr>
          <w:t>84</w:t>
        </w:r>
        <w:r w:rsidR="00522D8A">
          <w:rPr>
            <w:noProof/>
            <w:webHidden/>
          </w:rPr>
          <w:fldChar w:fldCharType="end"/>
        </w:r>
      </w:hyperlink>
    </w:p>
    <w:p w:rsidR="000833CB" w:rsidRDefault="006A31BA" w14:paraId="4EA06A32" w14:textId="77777777">
      <w:pPr>
        <w:pStyle w:val="TOC2"/>
        <w:tabs>
          <w:tab w:val="left" w:pos="849"/>
        </w:tabs>
        <w:rPr>
          <w:rFonts w:asciiTheme="minorHAnsi" w:hAnsiTheme="minorHAnsi" w:eastAsiaTheme="minorEastAsia" w:cstheme="minorBidi"/>
          <w:noProof/>
          <w:lang w:eastAsia="fr-FR"/>
        </w:rPr>
      </w:pPr>
      <w:hyperlink w:history="1" w:anchor="_Toc409973782">
        <w:r w:rsidRPr="00D53A53" w:rsidR="000833CB">
          <w:rPr>
            <w:rStyle w:val="Hyperlink"/>
            <w:noProof/>
          </w:rPr>
          <w:t>14.2</w:t>
        </w:r>
        <w:r w:rsidR="000833CB">
          <w:rPr>
            <w:rFonts w:asciiTheme="minorHAnsi" w:hAnsiTheme="minorHAnsi" w:eastAsiaTheme="minorEastAsia" w:cstheme="minorBidi"/>
            <w:noProof/>
            <w:lang w:eastAsia="fr-FR"/>
          </w:rPr>
          <w:tab/>
        </w:r>
        <w:r w:rsidRPr="00D53A53" w:rsidR="000833CB">
          <w:rPr>
            <w:rStyle w:val="Hyperlink"/>
            <w:noProof/>
          </w:rPr>
          <w:t>Profils</w:t>
        </w:r>
        <w:r w:rsidR="000833CB">
          <w:rPr>
            <w:noProof/>
            <w:webHidden/>
          </w:rPr>
          <w:tab/>
        </w:r>
        <w:r w:rsidR="00522D8A">
          <w:rPr>
            <w:noProof/>
            <w:webHidden/>
          </w:rPr>
          <w:fldChar w:fldCharType="begin"/>
        </w:r>
        <w:r w:rsidR="000833CB">
          <w:rPr>
            <w:noProof/>
            <w:webHidden/>
          </w:rPr>
          <w:instrText xml:space="preserve"> PAGEREF _Toc409973782 \h </w:instrText>
        </w:r>
        <w:r w:rsidR="00522D8A">
          <w:rPr>
            <w:noProof/>
            <w:webHidden/>
          </w:rPr>
        </w:r>
        <w:r w:rsidR="00522D8A">
          <w:rPr>
            <w:noProof/>
            <w:webHidden/>
          </w:rPr>
          <w:fldChar w:fldCharType="separate"/>
        </w:r>
        <w:r w:rsidR="00CC4092">
          <w:rPr>
            <w:noProof/>
            <w:webHidden/>
          </w:rPr>
          <w:t>84</w:t>
        </w:r>
        <w:r w:rsidR="00522D8A">
          <w:rPr>
            <w:noProof/>
            <w:webHidden/>
          </w:rPr>
          <w:fldChar w:fldCharType="end"/>
        </w:r>
      </w:hyperlink>
    </w:p>
    <w:p w:rsidR="000833CB" w:rsidRDefault="006A31BA" w14:paraId="7B16E34A" w14:textId="77777777">
      <w:pPr>
        <w:pStyle w:val="TOC2"/>
        <w:tabs>
          <w:tab w:val="left" w:pos="849"/>
        </w:tabs>
        <w:rPr>
          <w:rFonts w:asciiTheme="minorHAnsi" w:hAnsiTheme="minorHAnsi" w:eastAsiaTheme="minorEastAsia" w:cstheme="minorBidi"/>
          <w:noProof/>
          <w:lang w:eastAsia="fr-FR"/>
        </w:rPr>
      </w:pPr>
      <w:hyperlink w:history="1" w:anchor="_Toc409973783">
        <w:r w:rsidRPr="00D53A53" w:rsidR="000833CB">
          <w:rPr>
            <w:rStyle w:val="Hyperlink"/>
            <w:noProof/>
          </w:rPr>
          <w:t>14.3</w:t>
        </w:r>
        <w:r w:rsidR="000833CB">
          <w:rPr>
            <w:rFonts w:asciiTheme="minorHAnsi" w:hAnsiTheme="minorHAnsi" w:eastAsiaTheme="minorEastAsia" w:cstheme="minorBidi"/>
            <w:noProof/>
            <w:lang w:eastAsia="fr-FR"/>
          </w:rPr>
          <w:tab/>
        </w:r>
        <w:r w:rsidRPr="00D53A53" w:rsidR="000833CB">
          <w:rPr>
            <w:rStyle w:val="Hyperlink"/>
            <w:noProof/>
          </w:rPr>
          <w:t>Taxes et fiscalité:</w:t>
        </w:r>
        <w:r w:rsidR="000833CB">
          <w:rPr>
            <w:noProof/>
            <w:webHidden/>
          </w:rPr>
          <w:tab/>
        </w:r>
        <w:r w:rsidR="00522D8A">
          <w:rPr>
            <w:noProof/>
            <w:webHidden/>
          </w:rPr>
          <w:fldChar w:fldCharType="begin"/>
        </w:r>
        <w:r w:rsidR="000833CB">
          <w:rPr>
            <w:noProof/>
            <w:webHidden/>
          </w:rPr>
          <w:instrText xml:space="preserve"> PAGEREF _Toc409973783 \h </w:instrText>
        </w:r>
        <w:r w:rsidR="00522D8A">
          <w:rPr>
            <w:noProof/>
            <w:webHidden/>
          </w:rPr>
        </w:r>
        <w:r w:rsidR="00522D8A">
          <w:rPr>
            <w:noProof/>
            <w:webHidden/>
          </w:rPr>
          <w:fldChar w:fldCharType="separate"/>
        </w:r>
        <w:r w:rsidR="00CC4092">
          <w:rPr>
            <w:noProof/>
            <w:webHidden/>
          </w:rPr>
          <w:t>84</w:t>
        </w:r>
        <w:r w:rsidR="00522D8A">
          <w:rPr>
            <w:noProof/>
            <w:webHidden/>
          </w:rPr>
          <w:fldChar w:fldCharType="end"/>
        </w:r>
      </w:hyperlink>
    </w:p>
    <w:p w:rsidR="000833CB" w:rsidRDefault="006A31BA" w14:paraId="381A9A00" w14:textId="77777777">
      <w:pPr>
        <w:pStyle w:val="TOC2"/>
        <w:tabs>
          <w:tab w:val="left" w:pos="849"/>
        </w:tabs>
        <w:rPr>
          <w:rFonts w:asciiTheme="minorHAnsi" w:hAnsiTheme="minorHAnsi" w:eastAsiaTheme="minorEastAsia" w:cstheme="minorBidi"/>
          <w:noProof/>
          <w:lang w:eastAsia="fr-FR"/>
        </w:rPr>
      </w:pPr>
      <w:hyperlink w:history="1" w:anchor="_Toc409973784">
        <w:r w:rsidRPr="00D53A53" w:rsidR="000833CB">
          <w:rPr>
            <w:rStyle w:val="Hyperlink"/>
            <w:noProof/>
          </w:rPr>
          <w:t>14.4</w:t>
        </w:r>
        <w:r w:rsidR="000833CB">
          <w:rPr>
            <w:rFonts w:asciiTheme="minorHAnsi" w:hAnsiTheme="minorHAnsi" w:eastAsiaTheme="minorEastAsia" w:cstheme="minorBidi"/>
            <w:noProof/>
            <w:lang w:eastAsia="fr-FR"/>
          </w:rPr>
          <w:tab/>
        </w:r>
        <w:r w:rsidRPr="00D53A53" w:rsidR="000833CB">
          <w:rPr>
            <w:rStyle w:val="Hyperlink"/>
            <w:noProof/>
          </w:rPr>
          <w:t>Frais:</w:t>
        </w:r>
        <w:r w:rsidR="000833CB">
          <w:rPr>
            <w:noProof/>
            <w:webHidden/>
          </w:rPr>
          <w:tab/>
        </w:r>
        <w:r w:rsidR="00522D8A">
          <w:rPr>
            <w:noProof/>
            <w:webHidden/>
          </w:rPr>
          <w:fldChar w:fldCharType="begin"/>
        </w:r>
        <w:r w:rsidR="000833CB">
          <w:rPr>
            <w:noProof/>
            <w:webHidden/>
          </w:rPr>
          <w:instrText xml:space="preserve"> PAGEREF _Toc409973784 \h </w:instrText>
        </w:r>
        <w:r w:rsidR="00522D8A">
          <w:rPr>
            <w:noProof/>
            <w:webHidden/>
          </w:rPr>
        </w:r>
        <w:r w:rsidR="00522D8A">
          <w:rPr>
            <w:noProof/>
            <w:webHidden/>
          </w:rPr>
          <w:fldChar w:fldCharType="separate"/>
        </w:r>
        <w:r w:rsidR="00CC4092">
          <w:rPr>
            <w:noProof/>
            <w:webHidden/>
          </w:rPr>
          <w:t>84</w:t>
        </w:r>
        <w:r w:rsidR="00522D8A">
          <w:rPr>
            <w:noProof/>
            <w:webHidden/>
          </w:rPr>
          <w:fldChar w:fldCharType="end"/>
        </w:r>
      </w:hyperlink>
    </w:p>
    <w:p w:rsidR="000833CB" w:rsidRDefault="006A31BA" w14:paraId="6F92BF40" w14:textId="77777777">
      <w:pPr>
        <w:pStyle w:val="TOC2"/>
        <w:tabs>
          <w:tab w:val="left" w:pos="849"/>
        </w:tabs>
        <w:rPr>
          <w:rFonts w:asciiTheme="minorHAnsi" w:hAnsiTheme="minorHAnsi" w:eastAsiaTheme="minorEastAsia" w:cstheme="minorBidi"/>
          <w:noProof/>
          <w:lang w:eastAsia="fr-FR"/>
        </w:rPr>
      </w:pPr>
      <w:hyperlink w:history="1" w:anchor="_Toc409973785">
        <w:r w:rsidRPr="00D53A53" w:rsidR="000833CB">
          <w:rPr>
            <w:rStyle w:val="Hyperlink"/>
            <w:noProof/>
          </w:rPr>
          <w:t>14.5</w:t>
        </w:r>
        <w:r w:rsidR="000833CB">
          <w:rPr>
            <w:rFonts w:asciiTheme="minorHAnsi" w:hAnsiTheme="minorHAnsi" w:eastAsiaTheme="minorEastAsia" w:cstheme="minorBidi"/>
            <w:noProof/>
            <w:lang w:eastAsia="fr-FR"/>
          </w:rPr>
          <w:tab/>
        </w:r>
        <w:r w:rsidRPr="00D53A53" w:rsidR="000833CB">
          <w:rPr>
            <w:rStyle w:val="Hyperlink"/>
            <w:noProof/>
          </w:rPr>
          <w:t>Comptabilité :</w:t>
        </w:r>
        <w:r w:rsidR="000833CB">
          <w:rPr>
            <w:noProof/>
            <w:webHidden/>
          </w:rPr>
          <w:tab/>
        </w:r>
        <w:r w:rsidR="00522D8A">
          <w:rPr>
            <w:noProof/>
            <w:webHidden/>
          </w:rPr>
          <w:fldChar w:fldCharType="begin"/>
        </w:r>
        <w:r w:rsidR="000833CB">
          <w:rPr>
            <w:noProof/>
            <w:webHidden/>
          </w:rPr>
          <w:instrText xml:space="preserve"> PAGEREF _Toc409973785 \h </w:instrText>
        </w:r>
        <w:r w:rsidR="00522D8A">
          <w:rPr>
            <w:noProof/>
            <w:webHidden/>
          </w:rPr>
        </w:r>
        <w:r w:rsidR="00522D8A">
          <w:rPr>
            <w:noProof/>
            <w:webHidden/>
          </w:rPr>
          <w:fldChar w:fldCharType="separate"/>
        </w:r>
        <w:r w:rsidR="00CC4092">
          <w:rPr>
            <w:noProof/>
            <w:webHidden/>
          </w:rPr>
          <w:t>84</w:t>
        </w:r>
        <w:r w:rsidR="00522D8A">
          <w:rPr>
            <w:noProof/>
            <w:webHidden/>
          </w:rPr>
          <w:fldChar w:fldCharType="end"/>
        </w:r>
      </w:hyperlink>
    </w:p>
    <w:p w:rsidR="000833CB" w:rsidRDefault="006A31BA" w14:paraId="6BBFDE80" w14:textId="77777777">
      <w:pPr>
        <w:pStyle w:val="TOC1"/>
        <w:rPr>
          <w:rFonts w:asciiTheme="minorHAnsi" w:hAnsiTheme="minorHAnsi" w:eastAsiaTheme="minorEastAsia" w:cstheme="minorBidi"/>
          <w:noProof/>
          <w:lang w:eastAsia="fr-FR"/>
        </w:rPr>
      </w:pPr>
      <w:hyperlink w:history="1" w:anchor="_Toc409973786">
        <w:r w:rsidRPr="00D53A53" w:rsidR="000833CB">
          <w:rPr>
            <w:rStyle w:val="Hyperlink"/>
            <w:noProof/>
          </w:rPr>
          <w:t>15</w:t>
        </w:r>
        <w:r w:rsidR="000833CB">
          <w:rPr>
            <w:rFonts w:asciiTheme="minorHAnsi" w:hAnsiTheme="minorHAnsi" w:eastAsiaTheme="minorEastAsia" w:cstheme="minorBidi"/>
            <w:noProof/>
            <w:lang w:eastAsia="fr-FR"/>
          </w:rPr>
          <w:tab/>
        </w:r>
        <w:r w:rsidRPr="00D53A53" w:rsidR="000833CB">
          <w:rPr>
            <w:rStyle w:val="Hyperlink"/>
            <w:noProof/>
          </w:rPr>
          <w:t>Processus Metier : PLAN d'épargne en action</w:t>
        </w:r>
        <w:r w:rsidR="000833CB">
          <w:rPr>
            <w:noProof/>
            <w:webHidden/>
          </w:rPr>
          <w:tab/>
        </w:r>
        <w:r w:rsidR="00522D8A">
          <w:rPr>
            <w:noProof/>
            <w:webHidden/>
          </w:rPr>
          <w:fldChar w:fldCharType="begin"/>
        </w:r>
        <w:r w:rsidR="000833CB">
          <w:rPr>
            <w:noProof/>
            <w:webHidden/>
          </w:rPr>
          <w:instrText xml:space="preserve"> PAGEREF _Toc409973786 \h </w:instrText>
        </w:r>
        <w:r w:rsidR="00522D8A">
          <w:rPr>
            <w:noProof/>
            <w:webHidden/>
          </w:rPr>
        </w:r>
        <w:r w:rsidR="00522D8A">
          <w:rPr>
            <w:noProof/>
            <w:webHidden/>
          </w:rPr>
          <w:fldChar w:fldCharType="separate"/>
        </w:r>
        <w:r w:rsidR="00CC4092">
          <w:rPr>
            <w:noProof/>
            <w:webHidden/>
          </w:rPr>
          <w:t>84</w:t>
        </w:r>
        <w:r w:rsidR="00522D8A">
          <w:rPr>
            <w:noProof/>
            <w:webHidden/>
          </w:rPr>
          <w:fldChar w:fldCharType="end"/>
        </w:r>
      </w:hyperlink>
    </w:p>
    <w:p w:rsidR="000833CB" w:rsidRDefault="006A31BA" w14:paraId="3AC7D634" w14:textId="77777777">
      <w:pPr>
        <w:pStyle w:val="TOC2"/>
        <w:tabs>
          <w:tab w:val="left" w:pos="849"/>
        </w:tabs>
        <w:rPr>
          <w:rFonts w:asciiTheme="minorHAnsi" w:hAnsiTheme="minorHAnsi" w:eastAsiaTheme="minorEastAsia" w:cstheme="minorBidi"/>
          <w:noProof/>
          <w:lang w:eastAsia="fr-FR"/>
        </w:rPr>
      </w:pPr>
      <w:hyperlink w:history="1" w:anchor="_Toc409973787">
        <w:r w:rsidRPr="00D53A53" w:rsidR="000833CB">
          <w:rPr>
            <w:rStyle w:val="Hyperlink"/>
            <w:noProof/>
          </w:rPr>
          <w:t>15.1</w:t>
        </w:r>
        <w:r w:rsidR="000833CB">
          <w:rPr>
            <w:rFonts w:asciiTheme="minorHAnsi" w:hAnsiTheme="minorHAnsi" w:eastAsiaTheme="minorEastAsia" w:cstheme="minorBidi"/>
            <w:noProof/>
            <w:lang w:eastAsia="fr-FR"/>
          </w:rPr>
          <w:tab/>
        </w:r>
        <w:r w:rsidRPr="00D53A53" w:rsidR="000833CB">
          <w:rPr>
            <w:rStyle w:val="Hyperlink"/>
            <w:noProof/>
          </w:rPr>
          <w:t>Gestion des contrats PEA :</w:t>
        </w:r>
        <w:r w:rsidR="000833CB">
          <w:rPr>
            <w:noProof/>
            <w:webHidden/>
          </w:rPr>
          <w:tab/>
        </w:r>
        <w:r w:rsidR="00522D8A">
          <w:rPr>
            <w:noProof/>
            <w:webHidden/>
          </w:rPr>
          <w:fldChar w:fldCharType="begin"/>
        </w:r>
        <w:r w:rsidR="000833CB">
          <w:rPr>
            <w:noProof/>
            <w:webHidden/>
          </w:rPr>
          <w:instrText xml:space="preserve"> PAGEREF _Toc409973787 \h </w:instrText>
        </w:r>
        <w:r w:rsidR="00522D8A">
          <w:rPr>
            <w:noProof/>
            <w:webHidden/>
          </w:rPr>
        </w:r>
        <w:r w:rsidR="00522D8A">
          <w:rPr>
            <w:noProof/>
            <w:webHidden/>
          </w:rPr>
          <w:fldChar w:fldCharType="separate"/>
        </w:r>
        <w:r w:rsidR="00CC4092">
          <w:rPr>
            <w:noProof/>
            <w:webHidden/>
          </w:rPr>
          <w:t>85</w:t>
        </w:r>
        <w:r w:rsidR="00522D8A">
          <w:rPr>
            <w:noProof/>
            <w:webHidden/>
          </w:rPr>
          <w:fldChar w:fldCharType="end"/>
        </w:r>
      </w:hyperlink>
    </w:p>
    <w:p w:rsidR="000833CB" w:rsidRDefault="006A31BA" w14:paraId="1F714C8E" w14:textId="77777777">
      <w:pPr>
        <w:pStyle w:val="TOC3"/>
        <w:rPr>
          <w:rFonts w:asciiTheme="minorHAnsi" w:hAnsiTheme="minorHAnsi" w:eastAsiaTheme="minorEastAsia" w:cstheme="minorBidi"/>
          <w:noProof/>
          <w:lang w:eastAsia="fr-FR"/>
        </w:rPr>
      </w:pPr>
      <w:hyperlink w:history="1" w:anchor="_Toc409973788">
        <w:r w:rsidRPr="00D53A53" w:rsidR="000833CB">
          <w:rPr>
            <w:rStyle w:val="Hyperlink"/>
            <w:noProof/>
          </w:rPr>
          <w:t>15.1.1</w:t>
        </w:r>
        <w:r w:rsidR="000833CB">
          <w:rPr>
            <w:rFonts w:asciiTheme="minorHAnsi" w:hAnsiTheme="minorHAnsi" w:eastAsiaTheme="minorEastAsia" w:cstheme="minorBidi"/>
            <w:noProof/>
            <w:lang w:eastAsia="fr-FR"/>
          </w:rPr>
          <w:tab/>
        </w:r>
        <w:r w:rsidRPr="00D53A53" w:rsidR="000833CB">
          <w:rPr>
            <w:rStyle w:val="Hyperlink"/>
            <w:noProof/>
          </w:rPr>
          <w:t>Description générale</w:t>
        </w:r>
        <w:r w:rsidR="000833CB">
          <w:rPr>
            <w:noProof/>
            <w:webHidden/>
          </w:rPr>
          <w:tab/>
        </w:r>
        <w:r w:rsidR="00522D8A">
          <w:rPr>
            <w:noProof/>
            <w:webHidden/>
          </w:rPr>
          <w:fldChar w:fldCharType="begin"/>
        </w:r>
        <w:r w:rsidR="000833CB">
          <w:rPr>
            <w:noProof/>
            <w:webHidden/>
          </w:rPr>
          <w:instrText xml:space="preserve"> PAGEREF _Toc409973788 \h </w:instrText>
        </w:r>
        <w:r w:rsidR="00522D8A">
          <w:rPr>
            <w:noProof/>
            <w:webHidden/>
          </w:rPr>
        </w:r>
        <w:r w:rsidR="00522D8A">
          <w:rPr>
            <w:noProof/>
            <w:webHidden/>
          </w:rPr>
          <w:fldChar w:fldCharType="separate"/>
        </w:r>
        <w:r w:rsidR="00CC4092">
          <w:rPr>
            <w:noProof/>
            <w:webHidden/>
          </w:rPr>
          <w:t>85</w:t>
        </w:r>
        <w:r w:rsidR="00522D8A">
          <w:rPr>
            <w:noProof/>
            <w:webHidden/>
          </w:rPr>
          <w:fldChar w:fldCharType="end"/>
        </w:r>
      </w:hyperlink>
    </w:p>
    <w:p w:rsidR="000833CB" w:rsidRDefault="006A31BA" w14:paraId="589297E2" w14:textId="77777777">
      <w:pPr>
        <w:pStyle w:val="TOC3"/>
        <w:rPr>
          <w:rFonts w:asciiTheme="minorHAnsi" w:hAnsiTheme="minorHAnsi" w:eastAsiaTheme="minorEastAsia" w:cstheme="minorBidi"/>
          <w:noProof/>
          <w:lang w:eastAsia="fr-FR"/>
        </w:rPr>
      </w:pPr>
      <w:hyperlink w:history="1" w:anchor="_Toc409973789">
        <w:r w:rsidRPr="00D53A53" w:rsidR="000833CB">
          <w:rPr>
            <w:rStyle w:val="Hyperlink"/>
            <w:noProof/>
          </w:rPr>
          <w:t>15.1.2</w:t>
        </w:r>
        <w:r w:rsidR="000833CB">
          <w:rPr>
            <w:rFonts w:asciiTheme="minorHAnsi" w:hAnsiTheme="minorHAnsi" w:eastAsiaTheme="minorEastAsia" w:cstheme="minorBidi"/>
            <w:noProof/>
            <w:lang w:eastAsia="fr-FR"/>
          </w:rPr>
          <w:tab/>
        </w:r>
        <w:r w:rsidRPr="00D53A53" w:rsidR="000833CB">
          <w:rPr>
            <w:rStyle w:val="Hyperlink"/>
            <w:noProof/>
          </w:rPr>
          <w:t>Description détaillée</w:t>
        </w:r>
        <w:r w:rsidR="000833CB">
          <w:rPr>
            <w:noProof/>
            <w:webHidden/>
          </w:rPr>
          <w:tab/>
        </w:r>
        <w:r w:rsidR="00522D8A">
          <w:rPr>
            <w:noProof/>
            <w:webHidden/>
          </w:rPr>
          <w:fldChar w:fldCharType="begin"/>
        </w:r>
        <w:r w:rsidR="000833CB">
          <w:rPr>
            <w:noProof/>
            <w:webHidden/>
          </w:rPr>
          <w:instrText xml:space="preserve"> PAGEREF _Toc409973789 \h </w:instrText>
        </w:r>
        <w:r w:rsidR="00522D8A">
          <w:rPr>
            <w:noProof/>
            <w:webHidden/>
          </w:rPr>
        </w:r>
        <w:r w:rsidR="00522D8A">
          <w:rPr>
            <w:noProof/>
            <w:webHidden/>
          </w:rPr>
          <w:fldChar w:fldCharType="separate"/>
        </w:r>
        <w:r w:rsidR="00CC4092">
          <w:rPr>
            <w:noProof/>
            <w:webHidden/>
          </w:rPr>
          <w:t>85</w:t>
        </w:r>
        <w:r w:rsidR="00522D8A">
          <w:rPr>
            <w:noProof/>
            <w:webHidden/>
          </w:rPr>
          <w:fldChar w:fldCharType="end"/>
        </w:r>
      </w:hyperlink>
    </w:p>
    <w:p w:rsidR="000833CB" w:rsidRDefault="006A31BA" w14:paraId="0AD9B111" w14:textId="77777777">
      <w:pPr>
        <w:pStyle w:val="TOC3"/>
        <w:rPr>
          <w:rFonts w:asciiTheme="minorHAnsi" w:hAnsiTheme="minorHAnsi" w:eastAsiaTheme="minorEastAsia" w:cstheme="minorBidi"/>
          <w:noProof/>
          <w:lang w:eastAsia="fr-FR"/>
        </w:rPr>
      </w:pPr>
      <w:hyperlink w:history="1" w:anchor="_Toc409973790">
        <w:r w:rsidRPr="00D53A53" w:rsidR="000833CB">
          <w:rPr>
            <w:rStyle w:val="Hyperlink"/>
            <w:noProof/>
          </w:rPr>
          <w:t>15.1.3</w:t>
        </w:r>
        <w:r w:rsidR="000833CB">
          <w:rPr>
            <w:rFonts w:asciiTheme="minorHAnsi" w:hAnsiTheme="minorHAnsi" w:eastAsiaTheme="minorEastAsia" w:cstheme="minorBidi"/>
            <w:noProof/>
            <w:lang w:eastAsia="fr-FR"/>
          </w:rPr>
          <w:tab/>
        </w:r>
        <w:r w:rsidRPr="00D53A53" w:rsidR="000833CB">
          <w:rPr>
            <w:rStyle w:val="Hyperlink"/>
            <w:noProof/>
          </w:rPr>
          <w:t>Alertes et notifications</w:t>
        </w:r>
        <w:r w:rsidR="000833CB">
          <w:rPr>
            <w:noProof/>
            <w:webHidden/>
          </w:rPr>
          <w:tab/>
        </w:r>
        <w:r w:rsidR="00522D8A">
          <w:rPr>
            <w:noProof/>
            <w:webHidden/>
          </w:rPr>
          <w:fldChar w:fldCharType="begin"/>
        </w:r>
        <w:r w:rsidR="000833CB">
          <w:rPr>
            <w:noProof/>
            <w:webHidden/>
          </w:rPr>
          <w:instrText xml:space="preserve"> PAGEREF _Toc409973790 \h </w:instrText>
        </w:r>
        <w:r w:rsidR="00522D8A">
          <w:rPr>
            <w:noProof/>
            <w:webHidden/>
          </w:rPr>
        </w:r>
        <w:r w:rsidR="00522D8A">
          <w:rPr>
            <w:noProof/>
            <w:webHidden/>
          </w:rPr>
          <w:fldChar w:fldCharType="separate"/>
        </w:r>
        <w:r w:rsidR="00CC4092">
          <w:rPr>
            <w:noProof/>
            <w:webHidden/>
          </w:rPr>
          <w:t>86</w:t>
        </w:r>
        <w:r w:rsidR="00522D8A">
          <w:rPr>
            <w:noProof/>
            <w:webHidden/>
          </w:rPr>
          <w:fldChar w:fldCharType="end"/>
        </w:r>
      </w:hyperlink>
    </w:p>
    <w:p w:rsidR="000833CB" w:rsidRDefault="006A31BA" w14:paraId="5C6A853B" w14:textId="77777777">
      <w:pPr>
        <w:pStyle w:val="TOC1"/>
        <w:rPr>
          <w:rFonts w:asciiTheme="minorHAnsi" w:hAnsiTheme="minorHAnsi" w:eastAsiaTheme="minorEastAsia" w:cstheme="minorBidi"/>
          <w:noProof/>
          <w:lang w:eastAsia="fr-FR"/>
        </w:rPr>
      </w:pPr>
      <w:hyperlink w:history="1" w:anchor="_Toc409973791">
        <w:r w:rsidRPr="00D53A53" w:rsidR="000833CB">
          <w:rPr>
            <w:rStyle w:val="Hyperlink"/>
            <w:noProof/>
          </w:rPr>
          <w:t>16</w:t>
        </w:r>
        <w:r w:rsidR="000833CB">
          <w:rPr>
            <w:rFonts w:asciiTheme="minorHAnsi" w:hAnsiTheme="minorHAnsi" w:eastAsiaTheme="minorEastAsia" w:cstheme="minorBidi"/>
            <w:noProof/>
            <w:lang w:eastAsia="fr-FR"/>
          </w:rPr>
          <w:tab/>
        </w:r>
        <w:r w:rsidRPr="00D53A53" w:rsidR="000833CB">
          <w:rPr>
            <w:rStyle w:val="Hyperlink"/>
            <w:noProof/>
          </w:rPr>
          <w:t>Services/ Activités</w:t>
        </w:r>
        <w:r w:rsidR="000833CB">
          <w:rPr>
            <w:noProof/>
            <w:webHidden/>
          </w:rPr>
          <w:tab/>
        </w:r>
        <w:r w:rsidR="00522D8A">
          <w:rPr>
            <w:noProof/>
            <w:webHidden/>
          </w:rPr>
          <w:fldChar w:fldCharType="begin"/>
        </w:r>
        <w:r w:rsidR="000833CB">
          <w:rPr>
            <w:noProof/>
            <w:webHidden/>
          </w:rPr>
          <w:instrText xml:space="preserve"> PAGEREF _Toc409973791 \h </w:instrText>
        </w:r>
        <w:r w:rsidR="00522D8A">
          <w:rPr>
            <w:noProof/>
            <w:webHidden/>
          </w:rPr>
        </w:r>
        <w:r w:rsidR="00522D8A">
          <w:rPr>
            <w:noProof/>
            <w:webHidden/>
          </w:rPr>
          <w:fldChar w:fldCharType="separate"/>
        </w:r>
        <w:r w:rsidR="00CC4092">
          <w:rPr>
            <w:noProof/>
            <w:webHidden/>
          </w:rPr>
          <w:t>87</w:t>
        </w:r>
        <w:r w:rsidR="00522D8A">
          <w:rPr>
            <w:noProof/>
            <w:webHidden/>
          </w:rPr>
          <w:fldChar w:fldCharType="end"/>
        </w:r>
      </w:hyperlink>
    </w:p>
    <w:p w:rsidR="000833CB" w:rsidRDefault="006A31BA" w14:paraId="7D862124" w14:textId="77777777">
      <w:pPr>
        <w:pStyle w:val="TOC2"/>
        <w:tabs>
          <w:tab w:val="left" w:pos="849"/>
        </w:tabs>
        <w:rPr>
          <w:rFonts w:asciiTheme="minorHAnsi" w:hAnsiTheme="minorHAnsi" w:eastAsiaTheme="minorEastAsia" w:cstheme="minorBidi"/>
          <w:noProof/>
          <w:lang w:eastAsia="fr-FR"/>
        </w:rPr>
      </w:pPr>
      <w:hyperlink w:history="1" w:anchor="_Toc409973792">
        <w:r w:rsidRPr="00D53A53" w:rsidR="000833CB">
          <w:rPr>
            <w:rStyle w:val="Hyperlink"/>
            <w:noProof/>
          </w:rPr>
          <w:t>16.1</w:t>
        </w:r>
        <w:r w:rsidR="000833CB">
          <w:rPr>
            <w:rFonts w:asciiTheme="minorHAnsi" w:hAnsiTheme="minorHAnsi" w:eastAsiaTheme="minorEastAsia" w:cstheme="minorBidi"/>
            <w:noProof/>
            <w:lang w:eastAsia="fr-FR"/>
          </w:rPr>
          <w:tab/>
        </w:r>
        <w:r w:rsidRPr="00D53A53" w:rsidR="000833CB">
          <w:rPr>
            <w:rStyle w:val="Hyperlink"/>
            <w:noProof/>
          </w:rPr>
          <w:t>Service/Activité 1</w:t>
        </w:r>
        <w:r w:rsidR="000833CB">
          <w:rPr>
            <w:noProof/>
            <w:webHidden/>
          </w:rPr>
          <w:tab/>
        </w:r>
        <w:r w:rsidR="00522D8A">
          <w:rPr>
            <w:noProof/>
            <w:webHidden/>
          </w:rPr>
          <w:fldChar w:fldCharType="begin"/>
        </w:r>
        <w:r w:rsidR="000833CB">
          <w:rPr>
            <w:noProof/>
            <w:webHidden/>
          </w:rPr>
          <w:instrText xml:space="preserve"> PAGEREF _Toc409973792 \h </w:instrText>
        </w:r>
        <w:r w:rsidR="00522D8A">
          <w:rPr>
            <w:noProof/>
            <w:webHidden/>
          </w:rPr>
        </w:r>
        <w:r w:rsidR="00522D8A">
          <w:rPr>
            <w:noProof/>
            <w:webHidden/>
          </w:rPr>
          <w:fldChar w:fldCharType="separate"/>
        </w:r>
        <w:r w:rsidR="00CC4092">
          <w:rPr>
            <w:noProof/>
            <w:webHidden/>
          </w:rPr>
          <w:t>87</w:t>
        </w:r>
        <w:r w:rsidR="00522D8A">
          <w:rPr>
            <w:noProof/>
            <w:webHidden/>
          </w:rPr>
          <w:fldChar w:fldCharType="end"/>
        </w:r>
      </w:hyperlink>
    </w:p>
    <w:p w:rsidR="000833CB" w:rsidRDefault="006A31BA" w14:paraId="1DB253D2" w14:textId="77777777">
      <w:pPr>
        <w:pStyle w:val="TOC1"/>
        <w:rPr>
          <w:rFonts w:asciiTheme="minorHAnsi" w:hAnsiTheme="minorHAnsi" w:eastAsiaTheme="minorEastAsia" w:cstheme="minorBidi"/>
          <w:noProof/>
          <w:lang w:eastAsia="fr-FR"/>
        </w:rPr>
      </w:pPr>
      <w:hyperlink w:history="1" w:anchor="_Toc409973793">
        <w:r w:rsidRPr="00D53A53" w:rsidR="000833CB">
          <w:rPr>
            <w:rStyle w:val="Hyperlink"/>
            <w:noProof/>
          </w:rPr>
          <w:t>17</w:t>
        </w:r>
        <w:r w:rsidR="000833CB">
          <w:rPr>
            <w:rFonts w:asciiTheme="minorHAnsi" w:hAnsiTheme="minorHAnsi" w:eastAsiaTheme="minorEastAsia" w:cstheme="minorBidi"/>
            <w:noProof/>
            <w:lang w:eastAsia="fr-FR"/>
          </w:rPr>
          <w:tab/>
        </w:r>
        <w:r w:rsidRPr="00D53A53" w:rsidR="000833CB">
          <w:rPr>
            <w:rStyle w:val="Hyperlink"/>
            <w:noProof/>
          </w:rPr>
          <w:t>Menu</w:t>
        </w:r>
        <w:r w:rsidR="000833CB">
          <w:rPr>
            <w:noProof/>
            <w:webHidden/>
          </w:rPr>
          <w:tab/>
        </w:r>
        <w:r w:rsidR="00522D8A">
          <w:rPr>
            <w:noProof/>
            <w:webHidden/>
          </w:rPr>
          <w:fldChar w:fldCharType="begin"/>
        </w:r>
        <w:r w:rsidR="000833CB">
          <w:rPr>
            <w:noProof/>
            <w:webHidden/>
          </w:rPr>
          <w:instrText xml:space="preserve"> PAGEREF _Toc409973793 \h </w:instrText>
        </w:r>
        <w:r w:rsidR="00522D8A">
          <w:rPr>
            <w:noProof/>
            <w:webHidden/>
          </w:rPr>
        </w:r>
        <w:r w:rsidR="00522D8A">
          <w:rPr>
            <w:noProof/>
            <w:webHidden/>
          </w:rPr>
          <w:fldChar w:fldCharType="separate"/>
        </w:r>
        <w:r w:rsidR="00CC4092">
          <w:rPr>
            <w:noProof/>
            <w:webHidden/>
          </w:rPr>
          <w:t>87</w:t>
        </w:r>
        <w:r w:rsidR="00522D8A">
          <w:rPr>
            <w:noProof/>
            <w:webHidden/>
          </w:rPr>
          <w:fldChar w:fldCharType="end"/>
        </w:r>
      </w:hyperlink>
    </w:p>
    <w:p w:rsidR="000833CB" w:rsidRDefault="006A31BA" w14:paraId="5D466EF0" w14:textId="77777777">
      <w:pPr>
        <w:pStyle w:val="TOC1"/>
        <w:rPr>
          <w:rFonts w:asciiTheme="minorHAnsi" w:hAnsiTheme="minorHAnsi" w:eastAsiaTheme="minorEastAsia" w:cstheme="minorBidi"/>
          <w:noProof/>
          <w:lang w:eastAsia="fr-FR"/>
        </w:rPr>
      </w:pPr>
      <w:hyperlink w:history="1" w:anchor="_Toc409973794">
        <w:r w:rsidRPr="00D53A53" w:rsidR="000833CB">
          <w:rPr>
            <w:rStyle w:val="Hyperlink"/>
            <w:noProof/>
          </w:rPr>
          <w:t>18</w:t>
        </w:r>
        <w:r w:rsidR="000833CB">
          <w:rPr>
            <w:rFonts w:asciiTheme="minorHAnsi" w:hAnsiTheme="minorHAnsi" w:eastAsiaTheme="minorEastAsia" w:cstheme="minorBidi"/>
            <w:noProof/>
            <w:lang w:eastAsia="fr-FR"/>
          </w:rPr>
          <w:tab/>
        </w:r>
        <w:r w:rsidRPr="00D53A53" w:rsidR="000833CB">
          <w:rPr>
            <w:rStyle w:val="Hyperlink"/>
            <w:noProof/>
          </w:rPr>
          <w:t>Description des cas d’utilisation</w:t>
        </w:r>
        <w:r w:rsidR="000833CB">
          <w:rPr>
            <w:noProof/>
            <w:webHidden/>
          </w:rPr>
          <w:tab/>
        </w:r>
        <w:r w:rsidR="00522D8A">
          <w:rPr>
            <w:noProof/>
            <w:webHidden/>
          </w:rPr>
          <w:fldChar w:fldCharType="begin"/>
        </w:r>
        <w:r w:rsidR="000833CB">
          <w:rPr>
            <w:noProof/>
            <w:webHidden/>
          </w:rPr>
          <w:instrText xml:space="preserve"> PAGEREF _Toc409973794 \h </w:instrText>
        </w:r>
        <w:r w:rsidR="00522D8A">
          <w:rPr>
            <w:noProof/>
            <w:webHidden/>
          </w:rPr>
        </w:r>
        <w:r w:rsidR="00522D8A">
          <w:rPr>
            <w:noProof/>
            <w:webHidden/>
          </w:rPr>
          <w:fldChar w:fldCharType="separate"/>
        </w:r>
        <w:r w:rsidR="00CC4092">
          <w:rPr>
            <w:noProof/>
            <w:webHidden/>
          </w:rPr>
          <w:t>87</w:t>
        </w:r>
        <w:r w:rsidR="00522D8A">
          <w:rPr>
            <w:noProof/>
            <w:webHidden/>
          </w:rPr>
          <w:fldChar w:fldCharType="end"/>
        </w:r>
      </w:hyperlink>
    </w:p>
    <w:p w:rsidR="000833CB" w:rsidRDefault="006A31BA" w14:paraId="721ACA3F" w14:textId="77777777">
      <w:pPr>
        <w:pStyle w:val="TOC2"/>
        <w:tabs>
          <w:tab w:val="left" w:pos="849"/>
        </w:tabs>
        <w:rPr>
          <w:rFonts w:asciiTheme="minorHAnsi" w:hAnsiTheme="minorHAnsi" w:eastAsiaTheme="minorEastAsia" w:cstheme="minorBidi"/>
          <w:noProof/>
          <w:lang w:eastAsia="fr-FR"/>
        </w:rPr>
      </w:pPr>
      <w:hyperlink w:history="1" w:anchor="_Toc409973795">
        <w:r w:rsidRPr="00D53A53" w:rsidR="000833CB">
          <w:rPr>
            <w:rStyle w:val="Hyperlink"/>
            <w:noProof/>
          </w:rPr>
          <w:t>18.1</w:t>
        </w:r>
        <w:r w:rsidR="000833CB">
          <w:rPr>
            <w:rFonts w:asciiTheme="minorHAnsi" w:hAnsiTheme="minorHAnsi" w:eastAsiaTheme="minorEastAsia" w:cstheme="minorBidi"/>
            <w:noProof/>
            <w:lang w:eastAsia="fr-FR"/>
          </w:rPr>
          <w:tab/>
        </w:r>
        <w:r w:rsidRPr="00D53A53" w:rsidR="000833CB">
          <w:rPr>
            <w:rStyle w:val="Hyperlink"/>
            <w:noProof/>
          </w:rPr>
          <w:t>Cas d’utilisation &lt;Création de la fiche produit&gt;</w:t>
        </w:r>
        <w:r w:rsidR="000833CB">
          <w:rPr>
            <w:noProof/>
            <w:webHidden/>
          </w:rPr>
          <w:tab/>
        </w:r>
        <w:r w:rsidR="00522D8A">
          <w:rPr>
            <w:noProof/>
            <w:webHidden/>
          </w:rPr>
          <w:fldChar w:fldCharType="begin"/>
        </w:r>
        <w:r w:rsidR="000833CB">
          <w:rPr>
            <w:noProof/>
            <w:webHidden/>
          </w:rPr>
          <w:instrText xml:space="preserve"> PAGEREF _Toc409973795 \h </w:instrText>
        </w:r>
        <w:r w:rsidR="00522D8A">
          <w:rPr>
            <w:noProof/>
            <w:webHidden/>
          </w:rPr>
        </w:r>
        <w:r w:rsidR="00522D8A">
          <w:rPr>
            <w:noProof/>
            <w:webHidden/>
          </w:rPr>
          <w:fldChar w:fldCharType="separate"/>
        </w:r>
        <w:r w:rsidR="00CC4092">
          <w:rPr>
            <w:noProof/>
            <w:webHidden/>
          </w:rPr>
          <w:t>87</w:t>
        </w:r>
        <w:r w:rsidR="00522D8A">
          <w:rPr>
            <w:noProof/>
            <w:webHidden/>
          </w:rPr>
          <w:fldChar w:fldCharType="end"/>
        </w:r>
      </w:hyperlink>
    </w:p>
    <w:p w:rsidR="000833CB" w:rsidRDefault="006A31BA" w14:paraId="08CDC3A8" w14:textId="77777777">
      <w:pPr>
        <w:pStyle w:val="TOC3"/>
        <w:rPr>
          <w:rFonts w:asciiTheme="minorHAnsi" w:hAnsiTheme="minorHAnsi" w:eastAsiaTheme="minorEastAsia" w:cstheme="minorBidi"/>
          <w:noProof/>
          <w:lang w:eastAsia="fr-FR"/>
        </w:rPr>
      </w:pPr>
      <w:hyperlink w:history="1" w:anchor="_Toc409973796">
        <w:r w:rsidRPr="00D53A53" w:rsidR="000833CB">
          <w:rPr>
            <w:rStyle w:val="Hyperlink"/>
            <w:noProof/>
          </w:rPr>
          <w:t>18.1.1</w:t>
        </w:r>
        <w:r w:rsidR="000833CB">
          <w:rPr>
            <w:rFonts w:asciiTheme="minorHAnsi" w:hAnsiTheme="minorHAnsi" w:eastAsiaTheme="minorEastAsia" w:cstheme="minorBidi"/>
            <w:noProof/>
            <w:lang w:eastAsia="fr-FR"/>
          </w:rPr>
          <w:tab/>
        </w:r>
        <w:r w:rsidRPr="00D53A53" w:rsidR="000833CB">
          <w:rPr>
            <w:rStyle w:val="Hyperlink"/>
            <w:noProof/>
          </w:rPr>
          <w:t>Définition et objectif</w:t>
        </w:r>
        <w:r w:rsidR="000833CB">
          <w:rPr>
            <w:noProof/>
            <w:webHidden/>
          </w:rPr>
          <w:tab/>
        </w:r>
        <w:r w:rsidR="00522D8A">
          <w:rPr>
            <w:noProof/>
            <w:webHidden/>
          </w:rPr>
          <w:fldChar w:fldCharType="begin"/>
        </w:r>
        <w:r w:rsidR="000833CB">
          <w:rPr>
            <w:noProof/>
            <w:webHidden/>
          </w:rPr>
          <w:instrText xml:space="preserve"> PAGEREF _Toc409973796 \h </w:instrText>
        </w:r>
        <w:r w:rsidR="00522D8A">
          <w:rPr>
            <w:noProof/>
            <w:webHidden/>
          </w:rPr>
        </w:r>
        <w:r w:rsidR="00522D8A">
          <w:rPr>
            <w:noProof/>
            <w:webHidden/>
          </w:rPr>
          <w:fldChar w:fldCharType="separate"/>
        </w:r>
        <w:r w:rsidR="00CC4092">
          <w:rPr>
            <w:noProof/>
            <w:webHidden/>
          </w:rPr>
          <w:t>87</w:t>
        </w:r>
        <w:r w:rsidR="00522D8A">
          <w:rPr>
            <w:noProof/>
            <w:webHidden/>
          </w:rPr>
          <w:fldChar w:fldCharType="end"/>
        </w:r>
      </w:hyperlink>
    </w:p>
    <w:p w:rsidR="000833CB" w:rsidRDefault="006A31BA" w14:paraId="58D7C5BE" w14:textId="77777777">
      <w:pPr>
        <w:pStyle w:val="TOC3"/>
        <w:rPr>
          <w:rFonts w:asciiTheme="minorHAnsi" w:hAnsiTheme="minorHAnsi" w:eastAsiaTheme="minorEastAsia" w:cstheme="minorBidi"/>
          <w:noProof/>
          <w:lang w:eastAsia="fr-FR"/>
        </w:rPr>
      </w:pPr>
      <w:hyperlink w:history="1" w:anchor="_Toc409973797">
        <w:r w:rsidRPr="00D53A53" w:rsidR="000833CB">
          <w:rPr>
            <w:rStyle w:val="Hyperlink"/>
            <w:noProof/>
          </w:rPr>
          <w:t>18.1.2</w:t>
        </w:r>
        <w:r w:rsidR="000833CB">
          <w:rPr>
            <w:rFonts w:asciiTheme="minorHAnsi" w:hAnsiTheme="minorHAnsi" w:eastAsiaTheme="minorEastAsia" w:cstheme="minorBidi"/>
            <w:noProof/>
            <w:lang w:eastAsia="fr-FR"/>
          </w:rPr>
          <w:tab/>
        </w:r>
        <w:r w:rsidRPr="00D53A53" w:rsidR="000833CB">
          <w:rPr>
            <w:rStyle w:val="Hyperlink"/>
            <w:noProof/>
          </w:rPr>
          <w:t>Pré-conditions</w:t>
        </w:r>
        <w:r w:rsidR="000833CB">
          <w:rPr>
            <w:noProof/>
            <w:webHidden/>
          </w:rPr>
          <w:tab/>
        </w:r>
        <w:r w:rsidR="00522D8A">
          <w:rPr>
            <w:noProof/>
            <w:webHidden/>
          </w:rPr>
          <w:fldChar w:fldCharType="begin"/>
        </w:r>
        <w:r w:rsidR="000833CB">
          <w:rPr>
            <w:noProof/>
            <w:webHidden/>
          </w:rPr>
          <w:instrText xml:space="preserve"> PAGEREF _Toc409973797 \h </w:instrText>
        </w:r>
        <w:r w:rsidR="00522D8A">
          <w:rPr>
            <w:noProof/>
            <w:webHidden/>
          </w:rPr>
        </w:r>
        <w:r w:rsidR="00522D8A">
          <w:rPr>
            <w:noProof/>
            <w:webHidden/>
          </w:rPr>
          <w:fldChar w:fldCharType="separate"/>
        </w:r>
        <w:r w:rsidR="00CC4092">
          <w:rPr>
            <w:noProof/>
            <w:webHidden/>
          </w:rPr>
          <w:t>87</w:t>
        </w:r>
        <w:r w:rsidR="00522D8A">
          <w:rPr>
            <w:noProof/>
            <w:webHidden/>
          </w:rPr>
          <w:fldChar w:fldCharType="end"/>
        </w:r>
      </w:hyperlink>
    </w:p>
    <w:p w:rsidR="000833CB" w:rsidRDefault="006A31BA" w14:paraId="68C9EF53" w14:textId="77777777">
      <w:pPr>
        <w:pStyle w:val="TOC3"/>
        <w:rPr>
          <w:rFonts w:asciiTheme="minorHAnsi" w:hAnsiTheme="minorHAnsi" w:eastAsiaTheme="minorEastAsia" w:cstheme="minorBidi"/>
          <w:noProof/>
          <w:lang w:eastAsia="fr-FR"/>
        </w:rPr>
      </w:pPr>
      <w:hyperlink w:history="1" w:anchor="_Toc409973798">
        <w:r w:rsidRPr="00D53A53" w:rsidR="000833CB">
          <w:rPr>
            <w:rStyle w:val="Hyperlink"/>
            <w:noProof/>
          </w:rPr>
          <w:t>18.1.3</w:t>
        </w:r>
        <w:r w:rsidR="000833CB">
          <w:rPr>
            <w:rFonts w:asciiTheme="minorHAnsi" w:hAnsiTheme="minorHAnsi" w:eastAsiaTheme="minorEastAsia" w:cstheme="minorBidi"/>
            <w:noProof/>
            <w:lang w:eastAsia="fr-FR"/>
          </w:rPr>
          <w:tab/>
        </w:r>
        <w:r w:rsidRPr="00D53A53" w:rsidR="000833CB">
          <w:rPr>
            <w:rStyle w:val="Hyperlink"/>
            <w:noProof/>
          </w:rPr>
          <w:t>Post-conditions</w:t>
        </w:r>
        <w:r w:rsidR="000833CB">
          <w:rPr>
            <w:noProof/>
            <w:webHidden/>
          </w:rPr>
          <w:tab/>
        </w:r>
        <w:r w:rsidR="00522D8A">
          <w:rPr>
            <w:noProof/>
            <w:webHidden/>
          </w:rPr>
          <w:fldChar w:fldCharType="begin"/>
        </w:r>
        <w:r w:rsidR="000833CB">
          <w:rPr>
            <w:noProof/>
            <w:webHidden/>
          </w:rPr>
          <w:instrText xml:space="preserve"> PAGEREF _Toc409973798 \h </w:instrText>
        </w:r>
        <w:r w:rsidR="00522D8A">
          <w:rPr>
            <w:noProof/>
            <w:webHidden/>
          </w:rPr>
        </w:r>
        <w:r w:rsidR="00522D8A">
          <w:rPr>
            <w:noProof/>
            <w:webHidden/>
          </w:rPr>
          <w:fldChar w:fldCharType="separate"/>
        </w:r>
        <w:r w:rsidR="00CC4092">
          <w:rPr>
            <w:noProof/>
            <w:webHidden/>
          </w:rPr>
          <w:t>87</w:t>
        </w:r>
        <w:r w:rsidR="00522D8A">
          <w:rPr>
            <w:noProof/>
            <w:webHidden/>
          </w:rPr>
          <w:fldChar w:fldCharType="end"/>
        </w:r>
      </w:hyperlink>
    </w:p>
    <w:p w:rsidR="000833CB" w:rsidRDefault="006A31BA" w14:paraId="25EF332C" w14:textId="77777777">
      <w:pPr>
        <w:pStyle w:val="TOC3"/>
        <w:rPr>
          <w:rFonts w:asciiTheme="minorHAnsi" w:hAnsiTheme="minorHAnsi" w:eastAsiaTheme="minorEastAsia" w:cstheme="minorBidi"/>
          <w:noProof/>
          <w:lang w:eastAsia="fr-FR"/>
        </w:rPr>
      </w:pPr>
      <w:hyperlink w:history="1" w:anchor="_Toc409973799">
        <w:r w:rsidRPr="00D53A53" w:rsidR="000833CB">
          <w:rPr>
            <w:rStyle w:val="Hyperlink"/>
            <w:noProof/>
          </w:rPr>
          <w:t>18.1.4</w:t>
        </w:r>
        <w:r w:rsidR="000833CB">
          <w:rPr>
            <w:rFonts w:asciiTheme="minorHAnsi" w:hAnsiTheme="minorHAnsi" w:eastAsiaTheme="minorEastAsia" w:cstheme="minorBidi"/>
            <w:noProof/>
            <w:lang w:eastAsia="fr-FR"/>
          </w:rPr>
          <w:tab/>
        </w:r>
        <w:r w:rsidRPr="00D53A53" w:rsidR="000833CB">
          <w:rPr>
            <w:rStyle w:val="Hyperlink"/>
            <w:noProof/>
          </w:rPr>
          <w:t>Diagramme d’activité</w:t>
        </w:r>
        <w:r w:rsidR="000833CB">
          <w:rPr>
            <w:noProof/>
            <w:webHidden/>
          </w:rPr>
          <w:tab/>
        </w:r>
        <w:r w:rsidR="00522D8A">
          <w:rPr>
            <w:noProof/>
            <w:webHidden/>
          </w:rPr>
          <w:fldChar w:fldCharType="begin"/>
        </w:r>
        <w:r w:rsidR="000833CB">
          <w:rPr>
            <w:noProof/>
            <w:webHidden/>
          </w:rPr>
          <w:instrText xml:space="preserve"> PAGEREF _Toc409973799 \h </w:instrText>
        </w:r>
        <w:r w:rsidR="00522D8A">
          <w:rPr>
            <w:noProof/>
            <w:webHidden/>
          </w:rPr>
        </w:r>
        <w:r w:rsidR="00522D8A">
          <w:rPr>
            <w:noProof/>
            <w:webHidden/>
          </w:rPr>
          <w:fldChar w:fldCharType="separate"/>
        </w:r>
        <w:r w:rsidR="00CC4092">
          <w:rPr>
            <w:noProof/>
            <w:webHidden/>
          </w:rPr>
          <w:t>88</w:t>
        </w:r>
        <w:r w:rsidR="00522D8A">
          <w:rPr>
            <w:noProof/>
            <w:webHidden/>
          </w:rPr>
          <w:fldChar w:fldCharType="end"/>
        </w:r>
      </w:hyperlink>
    </w:p>
    <w:p w:rsidR="000833CB" w:rsidRDefault="006A31BA" w14:paraId="648AE7AA" w14:textId="77777777">
      <w:pPr>
        <w:pStyle w:val="TOC3"/>
        <w:rPr>
          <w:rFonts w:asciiTheme="minorHAnsi" w:hAnsiTheme="minorHAnsi" w:eastAsiaTheme="minorEastAsia" w:cstheme="minorBidi"/>
          <w:noProof/>
          <w:lang w:eastAsia="fr-FR"/>
        </w:rPr>
      </w:pPr>
      <w:hyperlink w:history="1" w:anchor="_Toc409973800">
        <w:r w:rsidRPr="00D53A53" w:rsidR="000833CB">
          <w:rPr>
            <w:rStyle w:val="Hyperlink"/>
            <w:noProof/>
          </w:rPr>
          <w:t>18.1.5</w:t>
        </w:r>
        <w:r w:rsidR="000833CB">
          <w:rPr>
            <w:rFonts w:asciiTheme="minorHAnsi" w:hAnsiTheme="minorHAnsi" w:eastAsiaTheme="minorEastAsia" w:cstheme="minorBidi"/>
            <w:noProof/>
            <w:lang w:eastAsia="fr-FR"/>
          </w:rPr>
          <w:tab/>
        </w:r>
        <w:r w:rsidRPr="00D53A53" w:rsidR="000833CB">
          <w:rPr>
            <w:rStyle w:val="Hyperlink"/>
            <w:noProof/>
          </w:rPr>
          <w:t>Règles de gestion</w:t>
        </w:r>
        <w:r w:rsidR="000833CB">
          <w:rPr>
            <w:noProof/>
            <w:webHidden/>
          </w:rPr>
          <w:tab/>
        </w:r>
        <w:r w:rsidR="00522D8A">
          <w:rPr>
            <w:noProof/>
            <w:webHidden/>
          </w:rPr>
          <w:fldChar w:fldCharType="begin"/>
        </w:r>
        <w:r w:rsidR="000833CB">
          <w:rPr>
            <w:noProof/>
            <w:webHidden/>
          </w:rPr>
          <w:instrText xml:space="preserve"> PAGEREF _Toc409973800 \h </w:instrText>
        </w:r>
        <w:r w:rsidR="00522D8A">
          <w:rPr>
            <w:noProof/>
            <w:webHidden/>
          </w:rPr>
        </w:r>
        <w:r w:rsidR="00522D8A">
          <w:rPr>
            <w:noProof/>
            <w:webHidden/>
          </w:rPr>
          <w:fldChar w:fldCharType="separate"/>
        </w:r>
        <w:r w:rsidR="00CC4092">
          <w:rPr>
            <w:noProof/>
            <w:webHidden/>
          </w:rPr>
          <w:t>88</w:t>
        </w:r>
        <w:r w:rsidR="00522D8A">
          <w:rPr>
            <w:noProof/>
            <w:webHidden/>
          </w:rPr>
          <w:fldChar w:fldCharType="end"/>
        </w:r>
      </w:hyperlink>
    </w:p>
    <w:p w:rsidR="000833CB" w:rsidRDefault="006A31BA" w14:paraId="3FE645F1" w14:textId="77777777">
      <w:pPr>
        <w:pStyle w:val="TOC3"/>
        <w:rPr>
          <w:rFonts w:asciiTheme="minorHAnsi" w:hAnsiTheme="minorHAnsi" w:eastAsiaTheme="minorEastAsia" w:cstheme="minorBidi"/>
          <w:noProof/>
          <w:lang w:eastAsia="fr-FR"/>
        </w:rPr>
      </w:pPr>
      <w:hyperlink w:history="1" w:anchor="_Toc409973801">
        <w:r w:rsidRPr="00D53A53" w:rsidR="000833CB">
          <w:rPr>
            <w:rStyle w:val="Hyperlink"/>
            <w:noProof/>
          </w:rPr>
          <w:t>18.1.6</w:t>
        </w:r>
        <w:r w:rsidR="000833CB">
          <w:rPr>
            <w:rFonts w:asciiTheme="minorHAnsi" w:hAnsiTheme="minorHAnsi" w:eastAsiaTheme="minorEastAsia" w:cstheme="minorBidi"/>
            <w:noProof/>
            <w:lang w:eastAsia="fr-FR"/>
          </w:rPr>
          <w:tab/>
        </w:r>
        <w:r w:rsidRPr="00D53A53" w:rsidR="000833CB">
          <w:rPr>
            <w:rStyle w:val="Hyperlink"/>
            <w:noProof/>
          </w:rPr>
          <w:t>Traitement</w:t>
        </w:r>
        <w:r w:rsidR="000833CB">
          <w:rPr>
            <w:noProof/>
            <w:webHidden/>
          </w:rPr>
          <w:tab/>
        </w:r>
        <w:r w:rsidR="00522D8A">
          <w:rPr>
            <w:noProof/>
            <w:webHidden/>
          </w:rPr>
          <w:fldChar w:fldCharType="begin"/>
        </w:r>
        <w:r w:rsidR="000833CB">
          <w:rPr>
            <w:noProof/>
            <w:webHidden/>
          </w:rPr>
          <w:instrText xml:space="preserve"> PAGEREF _Toc409973801 \h </w:instrText>
        </w:r>
        <w:r w:rsidR="00522D8A">
          <w:rPr>
            <w:noProof/>
            <w:webHidden/>
          </w:rPr>
        </w:r>
        <w:r w:rsidR="00522D8A">
          <w:rPr>
            <w:noProof/>
            <w:webHidden/>
          </w:rPr>
          <w:fldChar w:fldCharType="separate"/>
        </w:r>
        <w:r w:rsidR="00CC4092">
          <w:rPr>
            <w:noProof/>
            <w:webHidden/>
          </w:rPr>
          <w:t>89</w:t>
        </w:r>
        <w:r w:rsidR="00522D8A">
          <w:rPr>
            <w:noProof/>
            <w:webHidden/>
          </w:rPr>
          <w:fldChar w:fldCharType="end"/>
        </w:r>
      </w:hyperlink>
    </w:p>
    <w:p w:rsidR="000833CB" w:rsidRDefault="006A31BA" w14:paraId="0015F896" w14:textId="77777777">
      <w:pPr>
        <w:pStyle w:val="TOC3"/>
        <w:rPr>
          <w:rFonts w:asciiTheme="minorHAnsi" w:hAnsiTheme="minorHAnsi" w:eastAsiaTheme="minorEastAsia" w:cstheme="minorBidi"/>
          <w:noProof/>
          <w:lang w:eastAsia="fr-FR"/>
        </w:rPr>
      </w:pPr>
      <w:hyperlink w:history="1" w:anchor="_Toc409973802">
        <w:r w:rsidRPr="00D53A53" w:rsidR="000833CB">
          <w:rPr>
            <w:rStyle w:val="Hyperlink"/>
            <w:noProof/>
          </w:rPr>
          <w:t>18.1.7</w:t>
        </w:r>
        <w:r w:rsidR="000833CB">
          <w:rPr>
            <w:rFonts w:asciiTheme="minorHAnsi" w:hAnsiTheme="minorHAnsi" w:eastAsiaTheme="minorEastAsia" w:cstheme="minorBidi"/>
            <w:noProof/>
            <w:lang w:eastAsia="fr-FR"/>
          </w:rPr>
          <w:tab/>
        </w:r>
        <w:r w:rsidRPr="00D53A53" w:rsidR="000833CB">
          <w:rPr>
            <w:rStyle w:val="Hyperlink"/>
            <w:noProof/>
          </w:rPr>
          <w:t>Message d'erreur</w:t>
        </w:r>
        <w:r w:rsidR="000833CB">
          <w:rPr>
            <w:noProof/>
            <w:webHidden/>
          </w:rPr>
          <w:tab/>
        </w:r>
        <w:r w:rsidR="00522D8A">
          <w:rPr>
            <w:noProof/>
            <w:webHidden/>
          </w:rPr>
          <w:fldChar w:fldCharType="begin"/>
        </w:r>
        <w:r w:rsidR="000833CB">
          <w:rPr>
            <w:noProof/>
            <w:webHidden/>
          </w:rPr>
          <w:instrText xml:space="preserve"> PAGEREF _Toc409973802 \h </w:instrText>
        </w:r>
        <w:r w:rsidR="00522D8A">
          <w:rPr>
            <w:noProof/>
            <w:webHidden/>
          </w:rPr>
        </w:r>
        <w:r w:rsidR="00522D8A">
          <w:rPr>
            <w:noProof/>
            <w:webHidden/>
          </w:rPr>
          <w:fldChar w:fldCharType="separate"/>
        </w:r>
        <w:r w:rsidR="00CC4092">
          <w:rPr>
            <w:noProof/>
            <w:webHidden/>
          </w:rPr>
          <w:t>89</w:t>
        </w:r>
        <w:r w:rsidR="00522D8A">
          <w:rPr>
            <w:noProof/>
            <w:webHidden/>
          </w:rPr>
          <w:fldChar w:fldCharType="end"/>
        </w:r>
      </w:hyperlink>
    </w:p>
    <w:p w:rsidR="000833CB" w:rsidRDefault="006A31BA" w14:paraId="65EE3149" w14:textId="77777777">
      <w:pPr>
        <w:pStyle w:val="TOC2"/>
        <w:tabs>
          <w:tab w:val="left" w:pos="849"/>
        </w:tabs>
        <w:rPr>
          <w:rFonts w:asciiTheme="minorHAnsi" w:hAnsiTheme="minorHAnsi" w:eastAsiaTheme="minorEastAsia" w:cstheme="minorBidi"/>
          <w:noProof/>
          <w:lang w:eastAsia="fr-FR"/>
        </w:rPr>
      </w:pPr>
      <w:hyperlink w:history="1" w:anchor="_Toc409973803">
        <w:r w:rsidRPr="00D53A53" w:rsidR="000833CB">
          <w:rPr>
            <w:rStyle w:val="Hyperlink"/>
            <w:noProof/>
          </w:rPr>
          <w:t>18.2</w:t>
        </w:r>
        <w:r w:rsidR="000833CB">
          <w:rPr>
            <w:rFonts w:asciiTheme="minorHAnsi" w:hAnsiTheme="minorHAnsi" w:eastAsiaTheme="minorEastAsia" w:cstheme="minorBidi"/>
            <w:noProof/>
            <w:lang w:eastAsia="fr-FR"/>
          </w:rPr>
          <w:tab/>
        </w:r>
        <w:r w:rsidRPr="00D53A53" w:rsidR="000833CB">
          <w:rPr>
            <w:rStyle w:val="Hyperlink"/>
            <w:noProof/>
          </w:rPr>
          <w:t>Cas d’utilisation &lt;Création du contrat PEA&gt;</w:t>
        </w:r>
        <w:r w:rsidR="000833CB">
          <w:rPr>
            <w:noProof/>
            <w:webHidden/>
          </w:rPr>
          <w:tab/>
        </w:r>
        <w:r w:rsidR="00522D8A">
          <w:rPr>
            <w:noProof/>
            <w:webHidden/>
          </w:rPr>
          <w:fldChar w:fldCharType="begin"/>
        </w:r>
        <w:r w:rsidR="000833CB">
          <w:rPr>
            <w:noProof/>
            <w:webHidden/>
          </w:rPr>
          <w:instrText xml:space="preserve"> PAGEREF _Toc409973803 \h </w:instrText>
        </w:r>
        <w:r w:rsidR="00522D8A">
          <w:rPr>
            <w:noProof/>
            <w:webHidden/>
          </w:rPr>
        </w:r>
        <w:r w:rsidR="00522D8A">
          <w:rPr>
            <w:noProof/>
            <w:webHidden/>
          </w:rPr>
          <w:fldChar w:fldCharType="separate"/>
        </w:r>
        <w:r w:rsidR="00CC4092">
          <w:rPr>
            <w:noProof/>
            <w:webHidden/>
          </w:rPr>
          <w:t>90</w:t>
        </w:r>
        <w:r w:rsidR="00522D8A">
          <w:rPr>
            <w:noProof/>
            <w:webHidden/>
          </w:rPr>
          <w:fldChar w:fldCharType="end"/>
        </w:r>
      </w:hyperlink>
    </w:p>
    <w:p w:rsidR="000833CB" w:rsidRDefault="006A31BA" w14:paraId="7DE5B075" w14:textId="77777777">
      <w:pPr>
        <w:pStyle w:val="TOC3"/>
        <w:rPr>
          <w:rFonts w:asciiTheme="minorHAnsi" w:hAnsiTheme="minorHAnsi" w:eastAsiaTheme="minorEastAsia" w:cstheme="minorBidi"/>
          <w:noProof/>
          <w:lang w:eastAsia="fr-FR"/>
        </w:rPr>
      </w:pPr>
      <w:hyperlink w:history="1" w:anchor="_Toc409973804">
        <w:r w:rsidRPr="00D53A53" w:rsidR="000833CB">
          <w:rPr>
            <w:rStyle w:val="Hyperlink"/>
            <w:noProof/>
          </w:rPr>
          <w:t>18.2.1</w:t>
        </w:r>
        <w:r w:rsidR="000833CB">
          <w:rPr>
            <w:rFonts w:asciiTheme="minorHAnsi" w:hAnsiTheme="minorHAnsi" w:eastAsiaTheme="minorEastAsia" w:cstheme="minorBidi"/>
            <w:noProof/>
            <w:lang w:eastAsia="fr-FR"/>
          </w:rPr>
          <w:tab/>
        </w:r>
        <w:r w:rsidRPr="00D53A53" w:rsidR="000833CB">
          <w:rPr>
            <w:rStyle w:val="Hyperlink"/>
            <w:noProof/>
          </w:rPr>
          <w:t>Définition et objectif</w:t>
        </w:r>
        <w:r w:rsidR="000833CB">
          <w:rPr>
            <w:noProof/>
            <w:webHidden/>
          </w:rPr>
          <w:tab/>
        </w:r>
        <w:r w:rsidR="00522D8A">
          <w:rPr>
            <w:noProof/>
            <w:webHidden/>
          </w:rPr>
          <w:fldChar w:fldCharType="begin"/>
        </w:r>
        <w:r w:rsidR="000833CB">
          <w:rPr>
            <w:noProof/>
            <w:webHidden/>
          </w:rPr>
          <w:instrText xml:space="preserve"> PAGEREF _Toc409973804 \h </w:instrText>
        </w:r>
        <w:r w:rsidR="00522D8A">
          <w:rPr>
            <w:noProof/>
            <w:webHidden/>
          </w:rPr>
        </w:r>
        <w:r w:rsidR="00522D8A">
          <w:rPr>
            <w:noProof/>
            <w:webHidden/>
          </w:rPr>
          <w:fldChar w:fldCharType="separate"/>
        </w:r>
        <w:r w:rsidR="00CC4092">
          <w:rPr>
            <w:noProof/>
            <w:webHidden/>
          </w:rPr>
          <w:t>90</w:t>
        </w:r>
        <w:r w:rsidR="00522D8A">
          <w:rPr>
            <w:noProof/>
            <w:webHidden/>
          </w:rPr>
          <w:fldChar w:fldCharType="end"/>
        </w:r>
      </w:hyperlink>
    </w:p>
    <w:p w:rsidR="000833CB" w:rsidRDefault="006A31BA" w14:paraId="6FAF7867" w14:textId="77777777">
      <w:pPr>
        <w:pStyle w:val="TOC3"/>
        <w:rPr>
          <w:rFonts w:asciiTheme="minorHAnsi" w:hAnsiTheme="minorHAnsi" w:eastAsiaTheme="minorEastAsia" w:cstheme="minorBidi"/>
          <w:noProof/>
          <w:lang w:eastAsia="fr-FR"/>
        </w:rPr>
      </w:pPr>
      <w:hyperlink w:history="1" w:anchor="_Toc409973805">
        <w:r w:rsidRPr="00D53A53" w:rsidR="000833CB">
          <w:rPr>
            <w:rStyle w:val="Hyperlink"/>
            <w:noProof/>
          </w:rPr>
          <w:t>18.2.2</w:t>
        </w:r>
        <w:r w:rsidR="000833CB">
          <w:rPr>
            <w:rFonts w:asciiTheme="minorHAnsi" w:hAnsiTheme="minorHAnsi" w:eastAsiaTheme="minorEastAsia" w:cstheme="minorBidi"/>
            <w:noProof/>
            <w:lang w:eastAsia="fr-FR"/>
          </w:rPr>
          <w:tab/>
        </w:r>
        <w:r w:rsidRPr="00D53A53" w:rsidR="000833CB">
          <w:rPr>
            <w:rStyle w:val="Hyperlink"/>
            <w:noProof/>
          </w:rPr>
          <w:t>Pré-conditions</w:t>
        </w:r>
        <w:r w:rsidR="000833CB">
          <w:rPr>
            <w:noProof/>
            <w:webHidden/>
          </w:rPr>
          <w:tab/>
        </w:r>
        <w:r w:rsidR="00522D8A">
          <w:rPr>
            <w:noProof/>
            <w:webHidden/>
          </w:rPr>
          <w:fldChar w:fldCharType="begin"/>
        </w:r>
        <w:r w:rsidR="000833CB">
          <w:rPr>
            <w:noProof/>
            <w:webHidden/>
          </w:rPr>
          <w:instrText xml:space="preserve"> PAGEREF _Toc409973805 \h </w:instrText>
        </w:r>
        <w:r w:rsidR="00522D8A">
          <w:rPr>
            <w:noProof/>
            <w:webHidden/>
          </w:rPr>
        </w:r>
        <w:r w:rsidR="00522D8A">
          <w:rPr>
            <w:noProof/>
            <w:webHidden/>
          </w:rPr>
          <w:fldChar w:fldCharType="separate"/>
        </w:r>
        <w:r w:rsidR="00CC4092">
          <w:rPr>
            <w:noProof/>
            <w:webHidden/>
          </w:rPr>
          <w:t>90</w:t>
        </w:r>
        <w:r w:rsidR="00522D8A">
          <w:rPr>
            <w:noProof/>
            <w:webHidden/>
          </w:rPr>
          <w:fldChar w:fldCharType="end"/>
        </w:r>
      </w:hyperlink>
    </w:p>
    <w:p w:rsidR="000833CB" w:rsidRDefault="006A31BA" w14:paraId="39AB0A05" w14:textId="77777777">
      <w:pPr>
        <w:pStyle w:val="TOC3"/>
        <w:rPr>
          <w:rFonts w:asciiTheme="minorHAnsi" w:hAnsiTheme="minorHAnsi" w:eastAsiaTheme="minorEastAsia" w:cstheme="minorBidi"/>
          <w:noProof/>
          <w:lang w:eastAsia="fr-FR"/>
        </w:rPr>
      </w:pPr>
      <w:hyperlink w:history="1" w:anchor="_Toc409973806">
        <w:r w:rsidRPr="00D53A53" w:rsidR="000833CB">
          <w:rPr>
            <w:rStyle w:val="Hyperlink"/>
            <w:noProof/>
          </w:rPr>
          <w:t>18.2.3</w:t>
        </w:r>
        <w:r w:rsidR="000833CB">
          <w:rPr>
            <w:rFonts w:asciiTheme="minorHAnsi" w:hAnsiTheme="minorHAnsi" w:eastAsiaTheme="minorEastAsia" w:cstheme="minorBidi"/>
            <w:noProof/>
            <w:lang w:eastAsia="fr-FR"/>
          </w:rPr>
          <w:tab/>
        </w:r>
        <w:r w:rsidRPr="00D53A53" w:rsidR="000833CB">
          <w:rPr>
            <w:rStyle w:val="Hyperlink"/>
            <w:noProof/>
          </w:rPr>
          <w:t>Post-conditions</w:t>
        </w:r>
        <w:r w:rsidR="000833CB">
          <w:rPr>
            <w:noProof/>
            <w:webHidden/>
          </w:rPr>
          <w:tab/>
        </w:r>
        <w:r w:rsidR="00522D8A">
          <w:rPr>
            <w:noProof/>
            <w:webHidden/>
          </w:rPr>
          <w:fldChar w:fldCharType="begin"/>
        </w:r>
        <w:r w:rsidR="000833CB">
          <w:rPr>
            <w:noProof/>
            <w:webHidden/>
          </w:rPr>
          <w:instrText xml:space="preserve"> PAGEREF _Toc409973806 \h </w:instrText>
        </w:r>
        <w:r w:rsidR="00522D8A">
          <w:rPr>
            <w:noProof/>
            <w:webHidden/>
          </w:rPr>
        </w:r>
        <w:r w:rsidR="00522D8A">
          <w:rPr>
            <w:noProof/>
            <w:webHidden/>
          </w:rPr>
          <w:fldChar w:fldCharType="separate"/>
        </w:r>
        <w:r w:rsidR="00CC4092">
          <w:rPr>
            <w:noProof/>
            <w:webHidden/>
          </w:rPr>
          <w:t>90</w:t>
        </w:r>
        <w:r w:rsidR="00522D8A">
          <w:rPr>
            <w:noProof/>
            <w:webHidden/>
          </w:rPr>
          <w:fldChar w:fldCharType="end"/>
        </w:r>
      </w:hyperlink>
    </w:p>
    <w:p w:rsidR="000833CB" w:rsidRDefault="006A31BA" w14:paraId="71AC2C5E" w14:textId="77777777">
      <w:pPr>
        <w:pStyle w:val="TOC3"/>
        <w:rPr>
          <w:rFonts w:asciiTheme="minorHAnsi" w:hAnsiTheme="minorHAnsi" w:eastAsiaTheme="minorEastAsia" w:cstheme="minorBidi"/>
          <w:noProof/>
          <w:lang w:eastAsia="fr-FR"/>
        </w:rPr>
      </w:pPr>
      <w:hyperlink w:history="1" w:anchor="_Toc409973807">
        <w:r w:rsidRPr="00D53A53" w:rsidR="000833CB">
          <w:rPr>
            <w:rStyle w:val="Hyperlink"/>
            <w:noProof/>
          </w:rPr>
          <w:t>18.2.4</w:t>
        </w:r>
        <w:r w:rsidR="000833CB">
          <w:rPr>
            <w:rFonts w:asciiTheme="minorHAnsi" w:hAnsiTheme="minorHAnsi" w:eastAsiaTheme="minorEastAsia" w:cstheme="minorBidi"/>
            <w:noProof/>
            <w:lang w:eastAsia="fr-FR"/>
          </w:rPr>
          <w:tab/>
        </w:r>
        <w:r w:rsidRPr="00D53A53" w:rsidR="000833CB">
          <w:rPr>
            <w:rStyle w:val="Hyperlink"/>
            <w:noProof/>
          </w:rPr>
          <w:t>Diagramme d’activité</w:t>
        </w:r>
        <w:r w:rsidR="000833CB">
          <w:rPr>
            <w:noProof/>
            <w:webHidden/>
          </w:rPr>
          <w:tab/>
        </w:r>
        <w:r w:rsidR="00522D8A">
          <w:rPr>
            <w:noProof/>
            <w:webHidden/>
          </w:rPr>
          <w:fldChar w:fldCharType="begin"/>
        </w:r>
        <w:r w:rsidR="000833CB">
          <w:rPr>
            <w:noProof/>
            <w:webHidden/>
          </w:rPr>
          <w:instrText xml:space="preserve"> PAGEREF _Toc409973807 \h </w:instrText>
        </w:r>
        <w:r w:rsidR="00522D8A">
          <w:rPr>
            <w:noProof/>
            <w:webHidden/>
          </w:rPr>
        </w:r>
        <w:r w:rsidR="00522D8A">
          <w:rPr>
            <w:noProof/>
            <w:webHidden/>
          </w:rPr>
          <w:fldChar w:fldCharType="separate"/>
        </w:r>
        <w:r w:rsidR="00CC4092">
          <w:rPr>
            <w:noProof/>
            <w:webHidden/>
          </w:rPr>
          <w:t>91</w:t>
        </w:r>
        <w:r w:rsidR="00522D8A">
          <w:rPr>
            <w:noProof/>
            <w:webHidden/>
          </w:rPr>
          <w:fldChar w:fldCharType="end"/>
        </w:r>
      </w:hyperlink>
    </w:p>
    <w:p w:rsidR="000833CB" w:rsidRDefault="006A31BA" w14:paraId="752F0815" w14:textId="77777777">
      <w:pPr>
        <w:pStyle w:val="TOC3"/>
        <w:rPr>
          <w:rFonts w:asciiTheme="minorHAnsi" w:hAnsiTheme="minorHAnsi" w:eastAsiaTheme="minorEastAsia" w:cstheme="minorBidi"/>
          <w:noProof/>
          <w:lang w:eastAsia="fr-FR"/>
        </w:rPr>
      </w:pPr>
      <w:hyperlink w:history="1" w:anchor="_Toc409973808">
        <w:r w:rsidRPr="00D53A53" w:rsidR="000833CB">
          <w:rPr>
            <w:rStyle w:val="Hyperlink"/>
            <w:noProof/>
          </w:rPr>
          <w:t>18.2.5</w:t>
        </w:r>
        <w:r w:rsidR="000833CB">
          <w:rPr>
            <w:rFonts w:asciiTheme="minorHAnsi" w:hAnsiTheme="minorHAnsi" w:eastAsiaTheme="minorEastAsia" w:cstheme="minorBidi"/>
            <w:noProof/>
            <w:lang w:eastAsia="fr-FR"/>
          </w:rPr>
          <w:tab/>
        </w:r>
        <w:r w:rsidRPr="00D53A53" w:rsidR="000833CB">
          <w:rPr>
            <w:rStyle w:val="Hyperlink"/>
            <w:noProof/>
          </w:rPr>
          <w:t>Règles de gestion</w:t>
        </w:r>
        <w:r w:rsidR="000833CB">
          <w:rPr>
            <w:noProof/>
            <w:webHidden/>
          </w:rPr>
          <w:tab/>
        </w:r>
        <w:r w:rsidR="00522D8A">
          <w:rPr>
            <w:noProof/>
            <w:webHidden/>
          </w:rPr>
          <w:fldChar w:fldCharType="begin"/>
        </w:r>
        <w:r w:rsidR="000833CB">
          <w:rPr>
            <w:noProof/>
            <w:webHidden/>
          </w:rPr>
          <w:instrText xml:space="preserve"> PAGEREF _Toc409973808 \h </w:instrText>
        </w:r>
        <w:r w:rsidR="00522D8A">
          <w:rPr>
            <w:noProof/>
            <w:webHidden/>
          </w:rPr>
        </w:r>
        <w:r w:rsidR="00522D8A">
          <w:rPr>
            <w:noProof/>
            <w:webHidden/>
          </w:rPr>
          <w:fldChar w:fldCharType="separate"/>
        </w:r>
        <w:r w:rsidR="00CC4092">
          <w:rPr>
            <w:noProof/>
            <w:webHidden/>
          </w:rPr>
          <w:t>91</w:t>
        </w:r>
        <w:r w:rsidR="00522D8A">
          <w:rPr>
            <w:noProof/>
            <w:webHidden/>
          </w:rPr>
          <w:fldChar w:fldCharType="end"/>
        </w:r>
      </w:hyperlink>
    </w:p>
    <w:p w:rsidR="000833CB" w:rsidRDefault="006A31BA" w14:paraId="28560A3D" w14:textId="77777777">
      <w:pPr>
        <w:pStyle w:val="TOC3"/>
        <w:rPr>
          <w:rFonts w:asciiTheme="minorHAnsi" w:hAnsiTheme="minorHAnsi" w:eastAsiaTheme="minorEastAsia" w:cstheme="minorBidi"/>
          <w:noProof/>
          <w:lang w:eastAsia="fr-FR"/>
        </w:rPr>
      </w:pPr>
      <w:hyperlink w:history="1" w:anchor="_Toc409973809">
        <w:r w:rsidRPr="00D53A53" w:rsidR="000833CB">
          <w:rPr>
            <w:rStyle w:val="Hyperlink"/>
            <w:noProof/>
          </w:rPr>
          <w:t>18.2.6</w:t>
        </w:r>
        <w:r w:rsidR="000833CB">
          <w:rPr>
            <w:rFonts w:asciiTheme="minorHAnsi" w:hAnsiTheme="minorHAnsi" w:eastAsiaTheme="minorEastAsia" w:cstheme="minorBidi"/>
            <w:noProof/>
            <w:lang w:eastAsia="fr-FR"/>
          </w:rPr>
          <w:tab/>
        </w:r>
        <w:r w:rsidRPr="00D53A53" w:rsidR="000833CB">
          <w:rPr>
            <w:rStyle w:val="Hyperlink"/>
            <w:noProof/>
          </w:rPr>
          <w:t>Traitements</w:t>
        </w:r>
        <w:r w:rsidR="000833CB">
          <w:rPr>
            <w:noProof/>
            <w:webHidden/>
          </w:rPr>
          <w:tab/>
        </w:r>
        <w:r w:rsidR="00522D8A">
          <w:rPr>
            <w:noProof/>
            <w:webHidden/>
          </w:rPr>
          <w:fldChar w:fldCharType="begin"/>
        </w:r>
        <w:r w:rsidR="000833CB">
          <w:rPr>
            <w:noProof/>
            <w:webHidden/>
          </w:rPr>
          <w:instrText xml:space="preserve"> PAGEREF _Toc409973809 \h </w:instrText>
        </w:r>
        <w:r w:rsidR="00522D8A">
          <w:rPr>
            <w:noProof/>
            <w:webHidden/>
          </w:rPr>
        </w:r>
        <w:r w:rsidR="00522D8A">
          <w:rPr>
            <w:noProof/>
            <w:webHidden/>
          </w:rPr>
          <w:fldChar w:fldCharType="separate"/>
        </w:r>
        <w:r w:rsidR="00CC4092">
          <w:rPr>
            <w:noProof/>
            <w:webHidden/>
          </w:rPr>
          <w:t>91</w:t>
        </w:r>
        <w:r w:rsidR="00522D8A">
          <w:rPr>
            <w:noProof/>
            <w:webHidden/>
          </w:rPr>
          <w:fldChar w:fldCharType="end"/>
        </w:r>
      </w:hyperlink>
    </w:p>
    <w:p w:rsidR="000833CB" w:rsidRDefault="006A31BA" w14:paraId="07D37C56" w14:textId="77777777">
      <w:pPr>
        <w:pStyle w:val="TOC3"/>
        <w:rPr>
          <w:rFonts w:asciiTheme="minorHAnsi" w:hAnsiTheme="minorHAnsi" w:eastAsiaTheme="minorEastAsia" w:cstheme="minorBidi"/>
          <w:noProof/>
          <w:lang w:eastAsia="fr-FR"/>
        </w:rPr>
      </w:pPr>
      <w:hyperlink w:history="1" w:anchor="_Toc409973810">
        <w:r w:rsidRPr="00D53A53" w:rsidR="000833CB">
          <w:rPr>
            <w:rStyle w:val="Hyperlink"/>
            <w:noProof/>
          </w:rPr>
          <w:t>18.2.7</w:t>
        </w:r>
        <w:r w:rsidR="000833CB">
          <w:rPr>
            <w:rFonts w:asciiTheme="minorHAnsi" w:hAnsiTheme="minorHAnsi" w:eastAsiaTheme="minorEastAsia" w:cstheme="minorBidi"/>
            <w:noProof/>
            <w:lang w:eastAsia="fr-FR"/>
          </w:rPr>
          <w:tab/>
        </w:r>
        <w:r w:rsidRPr="00D53A53" w:rsidR="000833CB">
          <w:rPr>
            <w:rStyle w:val="Hyperlink"/>
            <w:noProof/>
          </w:rPr>
          <w:t>Message d'erreur</w:t>
        </w:r>
        <w:r w:rsidR="000833CB">
          <w:rPr>
            <w:noProof/>
            <w:webHidden/>
          </w:rPr>
          <w:tab/>
        </w:r>
        <w:r w:rsidR="00522D8A">
          <w:rPr>
            <w:noProof/>
            <w:webHidden/>
          </w:rPr>
          <w:fldChar w:fldCharType="begin"/>
        </w:r>
        <w:r w:rsidR="000833CB">
          <w:rPr>
            <w:noProof/>
            <w:webHidden/>
          </w:rPr>
          <w:instrText xml:space="preserve"> PAGEREF _Toc409973810 \h </w:instrText>
        </w:r>
        <w:r w:rsidR="00522D8A">
          <w:rPr>
            <w:noProof/>
            <w:webHidden/>
          </w:rPr>
        </w:r>
        <w:r w:rsidR="00522D8A">
          <w:rPr>
            <w:noProof/>
            <w:webHidden/>
          </w:rPr>
          <w:fldChar w:fldCharType="separate"/>
        </w:r>
        <w:r w:rsidR="00CC4092">
          <w:rPr>
            <w:noProof/>
            <w:webHidden/>
          </w:rPr>
          <w:t>91</w:t>
        </w:r>
        <w:r w:rsidR="00522D8A">
          <w:rPr>
            <w:noProof/>
            <w:webHidden/>
          </w:rPr>
          <w:fldChar w:fldCharType="end"/>
        </w:r>
      </w:hyperlink>
    </w:p>
    <w:p w:rsidR="000833CB" w:rsidRDefault="006A31BA" w14:paraId="5755AF3B" w14:textId="77777777">
      <w:pPr>
        <w:pStyle w:val="TOC3"/>
        <w:rPr>
          <w:rFonts w:asciiTheme="minorHAnsi" w:hAnsiTheme="minorHAnsi" w:eastAsiaTheme="minorEastAsia" w:cstheme="minorBidi"/>
          <w:noProof/>
          <w:lang w:eastAsia="fr-FR"/>
        </w:rPr>
      </w:pPr>
      <w:hyperlink w:history="1" w:anchor="_Toc409973811">
        <w:r w:rsidRPr="00D53A53" w:rsidR="000833CB">
          <w:rPr>
            <w:rStyle w:val="Hyperlink"/>
            <w:noProof/>
          </w:rPr>
          <w:t>18.2.8</w:t>
        </w:r>
        <w:r w:rsidR="000833CB">
          <w:rPr>
            <w:rFonts w:asciiTheme="minorHAnsi" w:hAnsiTheme="minorHAnsi" w:eastAsiaTheme="minorEastAsia" w:cstheme="minorBidi"/>
            <w:noProof/>
            <w:lang w:eastAsia="fr-FR"/>
          </w:rPr>
          <w:tab/>
        </w:r>
        <w:r w:rsidRPr="00D53A53" w:rsidR="000833CB">
          <w:rPr>
            <w:rStyle w:val="Hyperlink"/>
            <w:noProof/>
          </w:rPr>
          <w:t>Alimentation du compte PEA</w:t>
        </w:r>
        <w:r w:rsidR="000833CB">
          <w:rPr>
            <w:noProof/>
            <w:webHidden/>
          </w:rPr>
          <w:tab/>
        </w:r>
        <w:r w:rsidR="00522D8A">
          <w:rPr>
            <w:noProof/>
            <w:webHidden/>
          </w:rPr>
          <w:fldChar w:fldCharType="begin"/>
        </w:r>
        <w:r w:rsidR="000833CB">
          <w:rPr>
            <w:noProof/>
            <w:webHidden/>
          </w:rPr>
          <w:instrText xml:space="preserve"> PAGEREF _Toc409973811 \h </w:instrText>
        </w:r>
        <w:r w:rsidR="00522D8A">
          <w:rPr>
            <w:noProof/>
            <w:webHidden/>
          </w:rPr>
        </w:r>
        <w:r w:rsidR="00522D8A">
          <w:rPr>
            <w:noProof/>
            <w:webHidden/>
          </w:rPr>
          <w:fldChar w:fldCharType="separate"/>
        </w:r>
        <w:r w:rsidR="00CC4092">
          <w:rPr>
            <w:noProof/>
            <w:webHidden/>
          </w:rPr>
          <w:t>92</w:t>
        </w:r>
        <w:r w:rsidR="00522D8A">
          <w:rPr>
            <w:noProof/>
            <w:webHidden/>
          </w:rPr>
          <w:fldChar w:fldCharType="end"/>
        </w:r>
      </w:hyperlink>
    </w:p>
    <w:p w:rsidR="000833CB" w:rsidRDefault="006A31BA" w14:paraId="0D3048EC" w14:textId="77777777">
      <w:pPr>
        <w:pStyle w:val="TOC2"/>
        <w:tabs>
          <w:tab w:val="left" w:pos="849"/>
        </w:tabs>
        <w:rPr>
          <w:rFonts w:asciiTheme="minorHAnsi" w:hAnsiTheme="minorHAnsi" w:eastAsiaTheme="minorEastAsia" w:cstheme="minorBidi"/>
          <w:noProof/>
          <w:lang w:eastAsia="fr-FR"/>
        </w:rPr>
      </w:pPr>
      <w:hyperlink w:history="1" w:anchor="_Toc409973812">
        <w:r w:rsidRPr="00D53A53" w:rsidR="000833CB">
          <w:rPr>
            <w:rStyle w:val="Hyperlink"/>
            <w:noProof/>
          </w:rPr>
          <w:t>18.3</w:t>
        </w:r>
        <w:r w:rsidR="000833CB">
          <w:rPr>
            <w:rFonts w:asciiTheme="minorHAnsi" w:hAnsiTheme="minorHAnsi" w:eastAsiaTheme="minorEastAsia" w:cstheme="minorBidi"/>
            <w:noProof/>
            <w:lang w:eastAsia="fr-FR"/>
          </w:rPr>
          <w:tab/>
        </w:r>
        <w:r w:rsidRPr="00D53A53" w:rsidR="000833CB">
          <w:rPr>
            <w:rStyle w:val="Hyperlink"/>
            <w:noProof/>
          </w:rPr>
          <w:t>Cas d’utilisation &lt;Résiliation du contrat PEA&gt;</w:t>
        </w:r>
        <w:r w:rsidR="000833CB">
          <w:rPr>
            <w:noProof/>
            <w:webHidden/>
          </w:rPr>
          <w:tab/>
        </w:r>
        <w:r w:rsidR="00522D8A">
          <w:rPr>
            <w:noProof/>
            <w:webHidden/>
          </w:rPr>
          <w:fldChar w:fldCharType="begin"/>
        </w:r>
        <w:r w:rsidR="000833CB">
          <w:rPr>
            <w:noProof/>
            <w:webHidden/>
          </w:rPr>
          <w:instrText xml:space="preserve"> PAGEREF _Toc409973812 \h </w:instrText>
        </w:r>
        <w:r w:rsidR="00522D8A">
          <w:rPr>
            <w:noProof/>
            <w:webHidden/>
          </w:rPr>
        </w:r>
        <w:r w:rsidR="00522D8A">
          <w:rPr>
            <w:noProof/>
            <w:webHidden/>
          </w:rPr>
          <w:fldChar w:fldCharType="separate"/>
        </w:r>
        <w:r w:rsidR="00CC4092">
          <w:rPr>
            <w:noProof/>
            <w:webHidden/>
          </w:rPr>
          <w:t>92</w:t>
        </w:r>
        <w:r w:rsidR="00522D8A">
          <w:rPr>
            <w:noProof/>
            <w:webHidden/>
          </w:rPr>
          <w:fldChar w:fldCharType="end"/>
        </w:r>
      </w:hyperlink>
    </w:p>
    <w:p w:rsidR="000833CB" w:rsidRDefault="006A31BA" w14:paraId="106A3B16" w14:textId="77777777">
      <w:pPr>
        <w:pStyle w:val="TOC3"/>
        <w:rPr>
          <w:rFonts w:asciiTheme="minorHAnsi" w:hAnsiTheme="minorHAnsi" w:eastAsiaTheme="minorEastAsia" w:cstheme="minorBidi"/>
          <w:noProof/>
          <w:lang w:eastAsia="fr-FR"/>
        </w:rPr>
      </w:pPr>
      <w:hyperlink w:history="1" w:anchor="_Toc409973813">
        <w:r w:rsidRPr="00D53A53" w:rsidR="000833CB">
          <w:rPr>
            <w:rStyle w:val="Hyperlink"/>
            <w:noProof/>
          </w:rPr>
          <w:t>18.3.1</w:t>
        </w:r>
        <w:r w:rsidR="000833CB">
          <w:rPr>
            <w:rFonts w:asciiTheme="minorHAnsi" w:hAnsiTheme="minorHAnsi" w:eastAsiaTheme="minorEastAsia" w:cstheme="minorBidi"/>
            <w:noProof/>
            <w:lang w:eastAsia="fr-FR"/>
          </w:rPr>
          <w:tab/>
        </w:r>
        <w:r w:rsidRPr="00D53A53" w:rsidR="000833CB">
          <w:rPr>
            <w:rStyle w:val="Hyperlink"/>
            <w:noProof/>
          </w:rPr>
          <w:t>Définition et objectif</w:t>
        </w:r>
        <w:r w:rsidR="000833CB">
          <w:rPr>
            <w:noProof/>
            <w:webHidden/>
          </w:rPr>
          <w:tab/>
        </w:r>
        <w:r w:rsidR="00522D8A">
          <w:rPr>
            <w:noProof/>
            <w:webHidden/>
          </w:rPr>
          <w:fldChar w:fldCharType="begin"/>
        </w:r>
        <w:r w:rsidR="000833CB">
          <w:rPr>
            <w:noProof/>
            <w:webHidden/>
          </w:rPr>
          <w:instrText xml:space="preserve"> PAGEREF _Toc409973813 \h </w:instrText>
        </w:r>
        <w:r w:rsidR="00522D8A">
          <w:rPr>
            <w:noProof/>
            <w:webHidden/>
          </w:rPr>
        </w:r>
        <w:r w:rsidR="00522D8A">
          <w:rPr>
            <w:noProof/>
            <w:webHidden/>
          </w:rPr>
          <w:fldChar w:fldCharType="separate"/>
        </w:r>
        <w:r w:rsidR="00CC4092">
          <w:rPr>
            <w:noProof/>
            <w:webHidden/>
          </w:rPr>
          <w:t>92</w:t>
        </w:r>
        <w:r w:rsidR="00522D8A">
          <w:rPr>
            <w:noProof/>
            <w:webHidden/>
          </w:rPr>
          <w:fldChar w:fldCharType="end"/>
        </w:r>
      </w:hyperlink>
    </w:p>
    <w:p w:rsidR="000833CB" w:rsidRDefault="006A31BA" w14:paraId="56697B0E" w14:textId="77777777">
      <w:pPr>
        <w:pStyle w:val="TOC3"/>
        <w:rPr>
          <w:rFonts w:asciiTheme="minorHAnsi" w:hAnsiTheme="minorHAnsi" w:eastAsiaTheme="minorEastAsia" w:cstheme="minorBidi"/>
          <w:noProof/>
          <w:lang w:eastAsia="fr-FR"/>
        </w:rPr>
      </w:pPr>
      <w:hyperlink w:history="1" w:anchor="_Toc409973814">
        <w:r w:rsidRPr="00D53A53" w:rsidR="000833CB">
          <w:rPr>
            <w:rStyle w:val="Hyperlink"/>
            <w:noProof/>
          </w:rPr>
          <w:t>18.3.2</w:t>
        </w:r>
        <w:r w:rsidR="000833CB">
          <w:rPr>
            <w:rFonts w:asciiTheme="minorHAnsi" w:hAnsiTheme="minorHAnsi" w:eastAsiaTheme="minorEastAsia" w:cstheme="minorBidi"/>
            <w:noProof/>
            <w:lang w:eastAsia="fr-FR"/>
          </w:rPr>
          <w:tab/>
        </w:r>
        <w:r w:rsidRPr="00D53A53" w:rsidR="000833CB">
          <w:rPr>
            <w:rStyle w:val="Hyperlink"/>
            <w:noProof/>
          </w:rPr>
          <w:t>Pré-conditions</w:t>
        </w:r>
        <w:r w:rsidR="000833CB">
          <w:rPr>
            <w:noProof/>
            <w:webHidden/>
          </w:rPr>
          <w:tab/>
        </w:r>
        <w:r w:rsidR="00522D8A">
          <w:rPr>
            <w:noProof/>
            <w:webHidden/>
          </w:rPr>
          <w:fldChar w:fldCharType="begin"/>
        </w:r>
        <w:r w:rsidR="000833CB">
          <w:rPr>
            <w:noProof/>
            <w:webHidden/>
          </w:rPr>
          <w:instrText xml:space="preserve"> PAGEREF _Toc409973814 \h </w:instrText>
        </w:r>
        <w:r w:rsidR="00522D8A">
          <w:rPr>
            <w:noProof/>
            <w:webHidden/>
          </w:rPr>
        </w:r>
        <w:r w:rsidR="00522D8A">
          <w:rPr>
            <w:noProof/>
            <w:webHidden/>
          </w:rPr>
          <w:fldChar w:fldCharType="separate"/>
        </w:r>
        <w:r w:rsidR="00CC4092">
          <w:rPr>
            <w:noProof/>
            <w:webHidden/>
          </w:rPr>
          <w:t>92</w:t>
        </w:r>
        <w:r w:rsidR="00522D8A">
          <w:rPr>
            <w:noProof/>
            <w:webHidden/>
          </w:rPr>
          <w:fldChar w:fldCharType="end"/>
        </w:r>
      </w:hyperlink>
    </w:p>
    <w:p w:rsidR="000833CB" w:rsidRDefault="006A31BA" w14:paraId="27A2AD8A" w14:textId="77777777">
      <w:pPr>
        <w:pStyle w:val="TOC3"/>
        <w:rPr>
          <w:rFonts w:asciiTheme="minorHAnsi" w:hAnsiTheme="minorHAnsi" w:eastAsiaTheme="minorEastAsia" w:cstheme="minorBidi"/>
          <w:noProof/>
          <w:lang w:eastAsia="fr-FR"/>
        </w:rPr>
      </w:pPr>
      <w:hyperlink w:history="1" w:anchor="_Toc409973815">
        <w:r w:rsidRPr="00D53A53" w:rsidR="000833CB">
          <w:rPr>
            <w:rStyle w:val="Hyperlink"/>
            <w:noProof/>
          </w:rPr>
          <w:t>18.3.3</w:t>
        </w:r>
        <w:r w:rsidR="000833CB">
          <w:rPr>
            <w:rFonts w:asciiTheme="minorHAnsi" w:hAnsiTheme="minorHAnsi" w:eastAsiaTheme="minorEastAsia" w:cstheme="minorBidi"/>
            <w:noProof/>
            <w:lang w:eastAsia="fr-FR"/>
          </w:rPr>
          <w:tab/>
        </w:r>
        <w:r w:rsidRPr="00D53A53" w:rsidR="000833CB">
          <w:rPr>
            <w:rStyle w:val="Hyperlink"/>
            <w:noProof/>
          </w:rPr>
          <w:t>Post-conditions</w:t>
        </w:r>
        <w:r w:rsidR="000833CB">
          <w:rPr>
            <w:noProof/>
            <w:webHidden/>
          </w:rPr>
          <w:tab/>
        </w:r>
        <w:r w:rsidR="00522D8A">
          <w:rPr>
            <w:noProof/>
            <w:webHidden/>
          </w:rPr>
          <w:fldChar w:fldCharType="begin"/>
        </w:r>
        <w:r w:rsidR="000833CB">
          <w:rPr>
            <w:noProof/>
            <w:webHidden/>
          </w:rPr>
          <w:instrText xml:space="preserve"> PAGEREF _Toc409973815 \h </w:instrText>
        </w:r>
        <w:r w:rsidR="00522D8A">
          <w:rPr>
            <w:noProof/>
            <w:webHidden/>
          </w:rPr>
        </w:r>
        <w:r w:rsidR="00522D8A">
          <w:rPr>
            <w:noProof/>
            <w:webHidden/>
          </w:rPr>
          <w:fldChar w:fldCharType="separate"/>
        </w:r>
        <w:r w:rsidR="00CC4092">
          <w:rPr>
            <w:noProof/>
            <w:webHidden/>
          </w:rPr>
          <w:t>93</w:t>
        </w:r>
        <w:r w:rsidR="00522D8A">
          <w:rPr>
            <w:noProof/>
            <w:webHidden/>
          </w:rPr>
          <w:fldChar w:fldCharType="end"/>
        </w:r>
      </w:hyperlink>
    </w:p>
    <w:p w:rsidR="000833CB" w:rsidRDefault="006A31BA" w14:paraId="26E85EBA" w14:textId="77777777">
      <w:pPr>
        <w:pStyle w:val="TOC3"/>
        <w:rPr>
          <w:rFonts w:asciiTheme="minorHAnsi" w:hAnsiTheme="minorHAnsi" w:eastAsiaTheme="minorEastAsia" w:cstheme="minorBidi"/>
          <w:noProof/>
          <w:lang w:eastAsia="fr-FR"/>
        </w:rPr>
      </w:pPr>
      <w:hyperlink w:history="1" w:anchor="_Toc409973816">
        <w:r w:rsidRPr="00D53A53" w:rsidR="000833CB">
          <w:rPr>
            <w:rStyle w:val="Hyperlink"/>
            <w:noProof/>
          </w:rPr>
          <w:t>18.3.4</w:t>
        </w:r>
        <w:r w:rsidR="000833CB">
          <w:rPr>
            <w:rFonts w:asciiTheme="minorHAnsi" w:hAnsiTheme="minorHAnsi" w:eastAsiaTheme="minorEastAsia" w:cstheme="minorBidi"/>
            <w:noProof/>
            <w:lang w:eastAsia="fr-FR"/>
          </w:rPr>
          <w:tab/>
        </w:r>
        <w:r w:rsidRPr="00D53A53" w:rsidR="000833CB">
          <w:rPr>
            <w:rStyle w:val="Hyperlink"/>
            <w:noProof/>
          </w:rPr>
          <w:t>Diagramme d’activité</w:t>
        </w:r>
        <w:r w:rsidR="000833CB">
          <w:rPr>
            <w:noProof/>
            <w:webHidden/>
          </w:rPr>
          <w:tab/>
        </w:r>
        <w:r w:rsidR="00522D8A">
          <w:rPr>
            <w:noProof/>
            <w:webHidden/>
          </w:rPr>
          <w:fldChar w:fldCharType="begin"/>
        </w:r>
        <w:r w:rsidR="000833CB">
          <w:rPr>
            <w:noProof/>
            <w:webHidden/>
          </w:rPr>
          <w:instrText xml:space="preserve"> PAGEREF _Toc409973816 \h </w:instrText>
        </w:r>
        <w:r w:rsidR="00522D8A">
          <w:rPr>
            <w:noProof/>
            <w:webHidden/>
          </w:rPr>
        </w:r>
        <w:r w:rsidR="00522D8A">
          <w:rPr>
            <w:noProof/>
            <w:webHidden/>
          </w:rPr>
          <w:fldChar w:fldCharType="separate"/>
        </w:r>
        <w:r w:rsidR="00CC4092">
          <w:rPr>
            <w:noProof/>
            <w:webHidden/>
          </w:rPr>
          <w:t>93</w:t>
        </w:r>
        <w:r w:rsidR="00522D8A">
          <w:rPr>
            <w:noProof/>
            <w:webHidden/>
          </w:rPr>
          <w:fldChar w:fldCharType="end"/>
        </w:r>
      </w:hyperlink>
    </w:p>
    <w:p w:rsidR="000833CB" w:rsidRDefault="006A31BA" w14:paraId="3B86C602" w14:textId="77777777">
      <w:pPr>
        <w:pStyle w:val="TOC3"/>
        <w:rPr>
          <w:rFonts w:asciiTheme="minorHAnsi" w:hAnsiTheme="minorHAnsi" w:eastAsiaTheme="minorEastAsia" w:cstheme="minorBidi"/>
          <w:noProof/>
          <w:lang w:eastAsia="fr-FR"/>
        </w:rPr>
      </w:pPr>
      <w:hyperlink w:history="1" w:anchor="_Toc409973817">
        <w:r w:rsidRPr="00D53A53" w:rsidR="000833CB">
          <w:rPr>
            <w:rStyle w:val="Hyperlink"/>
            <w:noProof/>
          </w:rPr>
          <w:t>18.3.5</w:t>
        </w:r>
        <w:r w:rsidR="000833CB">
          <w:rPr>
            <w:rFonts w:asciiTheme="minorHAnsi" w:hAnsiTheme="minorHAnsi" w:eastAsiaTheme="minorEastAsia" w:cstheme="minorBidi"/>
            <w:noProof/>
            <w:lang w:eastAsia="fr-FR"/>
          </w:rPr>
          <w:tab/>
        </w:r>
        <w:r w:rsidRPr="00D53A53" w:rsidR="000833CB">
          <w:rPr>
            <w:rStyle w:val="Hyperlink"/>
            <w:noProof/>
          </w:rPr>
          <w:t>Règles de gestion</w:t>
        </w:r>
        <w:r w:rsidR="000833CB">
          <w:rPr>
            <w:noProof/>
            <w:webHidden/>
          </w:rPr>
          <w:tab/>
        </w:r>
        <w:r w:rsidR="00522D8A">
          <w:rPr>
            <w:noProof/>
            <w:webHidden/>
          </w:rPr>
          <w:fldChar w:fldCharType="begin"/>
        </w:r>
        <w:r w:rsidR="000833CB">
          <w:rPr>
            <w:noProof/>
            <w:webHidden/>
          </w:rPr>
          <w:instrText xml:space="preserve"> PAGEREF _Toc409973817 \h </w:instrText>
        </w:r>
        <w:r w:rsidR="00522D8A">
          <w:rPr>
            <w:noProof/>
            <w:webHidden/>
          </w:rPr>
        </w:r>
        <w:r w:rsidR="00522D8A">
          <w:rPr>
            <w:noProof/>
            <w:webHidden/>
          </w:rPr>
          <w:fldChar w:fldCharType="separate"/>
        </w:r>
        <w:r w:rsidR="00CC4092">
          <w:rPr>
            <w:noProof/>
            <w:webHidden/>
          </w:rPr>
          <w:t>93</w:t>
        </w:r>
        <w:r w:rsidR="00522D8A">
          <w:rPr>
            <w:noProof/>
            <w:webHidden/>
          </w:rPr>
          <w:fldChar w:fldCharType="end"/>
        </w:r>
      </w:hyperlink>
    </w:p>
    <w:p w:rsidR="000833CB" w:rsidRDefault="006A31BA" w14:paraId="3C671CA9" w14:textId="77777777">
      <w:pPr>
        <w:pStyle w:val="TOC3"/>
        <w:rPr>
          <w:rFonts w:asciiTheme="minorHAnsi" w:hAnsiTheme="minorHAnsi" w:eastAsiaTheme="minorEastAsia" w:cstheme="minorBidi"/>
          <w:noProof/>
          <w:lang w:eastAsia="fr-FR"/>
        </w:rPr>
      </w:pPr>
      <w:hyperlink w:history="1" w:anchor="_Toc409973818">
        <w:r w:rsidRPr="00D53A53" w:rsidR="000833CB">
          <w:rPr>
            <w:rStyle w:val="Hyperlink"/>
            <w:noProof/>
          </w:rPr>
          <w:t>18.3.6</w:t>
        </w:r>
        <w:r w:rsidR="000833CB">
          <w:rPr>
            <w:rFonts w:asciiTheme="minorHAnsi" w:hAnsiTheme="minorHAnsi" w:eastAsiaTheme="minorEastAsia" w:cstheme="minorBidi"/>
            <w:noProof/>
            <w:lang w:eastAsia="fr-FR"/>
          </w:rPr>
          <w:tab/>
        </w:r>
        <w:r w:rsidRPr="00D53A53" w:rsidR="000833CB">
          <w:rPr>
            <w:rStyle w:val="Hyperlink"/>
            <w:noProof/>
          </w:rPr>
          <w:t>Traitements</w:t>
        </w:r>
        <w:r w:rsidR="000833CB">
          <w:rPr>
            <w:noProof/>
            <w:webHidden/>
          </w:rPr>
          <w:tab/>
        </w:r>
        <w:r w:rsidR="00522D8A">
          <w:rPr>
            <w:noProof/>
            <w:webHidden/>
          </w:rPr>
          <w:fldChar w:fldCharType="begin"/>
        </w:r>
        <w:r w:rsidR="000833CB">
          <w:rPr>
            <w:noProof/>
            <w:webHidden/>
          </w:rPr>
          <w:instrText xml:space="preserve"> PAGEREF _Toc409973818 \h </w:instrText>
        </w:r>
        <w:r w:rsidR="00522D8A">
          <w:rPr>
            <w:noProof/>
            <w:webHidden/>
          </w:rPr>
        </w:r>
        <w:r w:rsidR="00522D8A">
          <w:rPr>
            <w:noProof/>
            <w:webHidden/>
          </w:rPr>
          <w:fldChar w:fldCharType="separate"/>
        </w:r>
        <w:r w:rsidR="00CC4092">
          <w:rPr>
            <w:noProof/>
            <w:webHidden/>
          </w:rPr>
          <w:t>93</w:t>
        </w:r>
        <w:r w:rsidR="00522D8A">
          <w:rPr>
            <w:noProof/>
            <w:webHidden/>
          </w:rPr>
          <w:fldChar w:fldCharType="end"/>
        </w:r>
      </w:hyperlink>
    </w:p>
    <w:p w:rsidR="000833CB" w:rsidRDefault="006A31BA" w14:paraId="5AC34261" w14:textId="77777777">
      <w:pPr>
        <w:pStyle w:val="TOC2"/>
        <w:tabs>
          <w:tab w:val="left" w:pos="849"/>
        </w:tabs>
        <w:rPr>
          <w:rFonts w:asciiTheme="minorHAnsi" w:hAnsiTheme="minorHAnsi" w:eastAsiaTheme="minorEastAsia" w:cstheme="minorBidi"/>
          <w:noProof/>
          <w:lang w:eastAsia="fr-FR"/>
        </w:rPr>
      </w:pPr>
      <w:hyperlink w:history="1" w:anchor="_Toc409973819">
        <w:r w:rsidRPr="00D53A53" w:rsidR="000833CB">
          <w:rPr>
            <w:rStyle w:val="Hyperlink"/>
            <w:noProof/>
          </w:rPr>
          <w:t>18.4</w:t>
        </w:r>
        <w:r w:rsidR="000833CB">
          <w:rPr>
            <w:rFonts w:asciiTheme="minorHAnsi" w:hAnsiTheme="minorHAnsi" w:eastAsiaTheme="minorEastAsia" w:cstheme="minorBidi"/>
            <w:noProof/>
            <w:lang w:eastAsia="fr-FR"/>
          </w:rPr>
          <w:tab/>
        </w:r>
        <w:r w:rsidRPr="00D53A53" w:rsidR="000833CB">
          <w:rPr>
            <w:rStyle w:val="Hyperlink"/>
            <w:noProof/>
          </w:rPr>
          <w:t>Cas d’utilisation &lt;Processus de retenue à la source&gt;</w:t>
        </w:r>
        <w:r w:rsidR="000833CB">
          <w:rPr>
            <w:noProof/>
            <w:webHidden/>
          </w:rPr>
          <w:tab/>
        </w:r>
        <w:r w:rsidR="00522D8A">
          <w:rPr>
            <w:noProof/>
            <w:webHidden/>
          </w:rPr>
          <w:fldChar w:fldCharType="begin"/>
        </w:r>
        <w:r w:rsidR="000833CB">
          <w:rPr>
            <w:noProof/>
            <w:webHidden/>
          </w:rPr>
          <w:instrText xml:space="preserve"> PAGEREF _Toc409973819 \h </w:instrText>
        </w:r>
        <w:r w:rsidR="00522D8A">
          <w:rPr>
            <w:noProof/>
            <w:webHidden/>
          </w:rPr>
        </w:r>
        <w:r w:rsidR="00522D8A">
          <w:rPr>
            <w:noProof/>
            <w:webHidden/>
          </w:rPr>
          <w:fldChar w:fldCharType="separate"/>
        </w:r>
        <w:r w:rsidR="00CC4092">
          <w:rPr>
            <w:noProof/>
            <w:webHidden/>
          </w:rPr>
          <w:t>93</w:t>
        </w:r>
        <w:r w:rsidR="00522D8A">
          <w:rPr>
            <w:noProof/>
            <w:webHidden/>
          </w:rPr>
          <w:fldChar w:fldCharType="end"/>
        </w:r>
      </w:hyperlink>
    </w:p>
    <w:p w:rsidR="000833CB" w:rsidRDefault="006A31BA" w14:paraId="0FD66BEB" w14:textId="77777777">
      <w:pPr>
        <w:pStyle w:val="TOC3"/>
        <w:rPr>
          <w:rFonts w:asciiTheme="minorHAnsi" w:hAnsiTheme="minorHAnsi" w:eastAsiaTheme="minorEastAsia" w:cstheme="minorBidi"/>
          <w:noProof/>
          <w:lang w:eastAsia="fr-FR"/>
        </w:rPr>
      </w:pPr>
      <w:hyperlink w:history="1" w:anchor="_Toc409973820">
        <w:r w:rsidRPr="00D53A53" w:rsidR="000833CB">
          <w:rPr>
            <w:rStyle w:val="Hyperlink"/>
            <w:noProof/>
          </w:rPr>
          <w:t>18.4.1</w:t>
        </w:r>
        <w:r w:rsidR="000833CB">
          <w:rPr>
            <w:rFonts w:asciiTheme="minorHAnsi" w:hAnsiTheme="minorHAnsi" w:eastAsiaTheme="minorEastAsia" w:cstheme="minorBidi"/>
            <w:noProof/>
            <w:lang w:eastAsia="fr-FR"/>
          </w:rPr>
          <w:tab/>
        </w:r>
        <w:r w:rsidRPr="00D53A53" w:rsidR="000833CB">
          <w:rPr>
            <w:rStyle w:val="Hyperlink"/>
            <w:noProof/>
          </w:rPr>
          <w:t>Définition et objectif</w:t>
        </w:r>
        <w:r w:rsidR="000833CB">
          <w:rPr>
            <w:noProof/>
            <w:webHidden/>
          </w:rPr>
          <w:tab/>
        </w:r>
        <w:r w:rsidR="00522D8A">
          <w:rPr>
            <w:noProof/>
            <w:webHidden/>
          </w:rPr>
          <w:fldChar w:fldCharType="begin"/>
        </w:r>
        <w:r w:rsidR="000833CB">
          <w:rPr>
            <w:noProof/>
            <w:webHidden/>
          </w:rPr>
          <w:instrText xml:space="preserve"> PAGEREF _Toc409973820 \h </w:instrText>
        </w:r>
        <w:r w:rsidR="00522D8A">
          <w:rPr>
            <w:noProof/>
            <w:webHidden/>
          </w:rPr>
        </w:r>
        <w:r w:rsidR="00522D8A">
          <w:rPr>
            <w:noProof/>
            <w:webHidden/>
          </w:rPr>
          <w:fldChar w:fldCharType="separate"/>
        </w:r>
        <w:r w:rsidR="00CC4092">
          <w:rPr>
            <w:noProof/>
            <w:webHidden/>
          </w:rPr>
          <w:t>93</w:t>
        </w:r>
        <w:r w:rsidR="00522D8A">
          <w:rPr>
            <w:noProof/>
            <w:webHidden/>
          </w:rPr>
          <w:fldChar w:fldCharType="end"/>
        </w:r>
      </w:hyperlink>
    </w:p>
    <w:p w:rsidR="000833CB" w:rsidRDefault="006A31BA" w14:paraId="2FF6C055" w14:textId="77777777">
      <w:pPr>
        <w:pStyle w:val="TOC3"/>
        <w:rPr>
          <w:rFonts w:asciiTheme="minorHAnsi" w:hAnsiTheme="minorHAnsi" w:eastAsiaTheme="minorEastAsia" w:cstheme="minorBidi"/>
          <w:noProof/>
          <w:lang w:eastAsia="fr-FR"/>
        </w:rPr>
      </w:pPr>
      <w:hyperlink w:history="1" w:anchor="_Toc409973821">
        <w:r w:rsidRPr="00D53A53" w:rsidR="000833CB">
          <w:rPr>
            <w:rStyle w:val="Hyperlink"/>
            <w:noProof/>
          </w:rPr>
          <w:t>18.4.2</w:t>
        </w:r>
        <w:r w:rsidR="000833CB">
          <w:rPr>
            <w:rFonts w:asciiTheme="minorHAnsi" w:hAnsiTheme="minorHAnsi" w:eastAsiaTheme="minorEastAsia" w:cstheme="minorBidi"/>
            <w:noProof/>
            <w:lang w:eastAsia="fr-FR"/>
          </w:rPr>
          <w:tab/>
        </w:r>
        <w:r w:rsidRPr="00D53A53" w:rsidR="000833CB">
          <w:rPr>
            <w:rStyle w:val="Hyperlink"/>
            <w:noProof/>
          </w:rPr>
          <w:t>Pré-conditions</w:t>
        </w:r>
        <w:r w:rsidR="000833CB">
          <w:rPr>
            <w:noProof/>
            <w:webHidden/>
          </w:rPr>
          <w:tab/>
        </w:r>
        <w:r w:rsidR="00522D8A">
          <w:rPr>
            <w:noProof/>
            <w:webHidden/>
          </w:rPr>
          <w:fldChar w:fldCharType="begin"/>
        </w:r>
        <w:r w:rsidR="000833CB">
          <w:rPr>
            <w:noProof/>
            <w:webHidden/>
          </w:rPr>
          <w:instrText xml:space="preserve"> PAGEREF _Toc409973821 \h </w:instrText>
        </w:r>
        <w:r w:rsidR="00522D8A">
          <w:rPr>
            <w:noProof/>
            <w:webHidden/>
          </w:rPr>
        </w:r>
        <w:r w:rsidR="00522D8A">
          <w:rPr>
            <w:noProof/>
            <w:webHidden/>
          </w:rPr>
          <w:fldChar w:fldCharType="separate"/>
        </w:r>
        <w:r w:rsidR="00CC4092">
          <w:rPr>
            <w:noProof/>
            <w:webHidden/>
          </w:rPr>
          <w:t>94</w:t>
        </w:r>
        <w:r w:rsidR="00522D8A">
          <w:rPr>
            <w:noProof/>
            <w:webHidden/>
          </w:rPr>
          <w:fldChar w:fldCharType="end"/>
        </w:r>
      </w:hyperlink>
    </w:p>
    <w:p w:rsidR="000833CB" w:rsidRDefault="006A31BA" w14:paraId="283D4BEE" w14:textId="77777777">
      <w:pPr>
        <w:pStyle w:val="TOC3"/>
        <w:rPr>
          <w:rFonts w:asciiTheme="minorHAnsi" w:hAnsiTheme="minorHAnsi" w:eastAsiaTheme="minorEastAsia" w:cstheme="minorBidi"/>
          <w:noProof/>
          <w:lang w:eastAsia="fr-FR"/>
        </w:rPr>
      </w:pPr>
      <w:hyperlink w:history="1" w:anchor="_Toc409973822">
        <w:r w:rsidRPr="00D53A53" w:rsidR="000833CB">
          <w:rPr>
            <w:rStyle w:val="Hyperlink"/>
            <w:noProof/>
          </w:rPr>
          <w:t>18.4.3</w:t>
        </w:r>
        <w:r w:rsidR="000833CB">
          <w:rPr>
            <w:rFonts w:asciiTheme="minorHAnsi" w:hAnsiTheme="minorHAnsi" w:eastAsiaTheme="minorEastAsia" w:cstheme="minorBidi"/>
            <w:noProof/>
            <w:lang w:eastAsia="fr-FR"/>
          </w:rPr>
          <w:tab/>
        </w:r>
        <w:r w:rsidRPr="00D53A53" w:rsidR="000833CB">
          <w:rPr>
            <w:rStyle w:val="Hyperlink"/>
            <w:noProof/>
          </w:rPr>
          <w:t>Post-conditions</w:t>
        </w:r>
        <w:r w:rsidR="000833CB">
          <w:rPr>
            <w:noProof/>
            <w:webHidden/>
          </w:rPr>
          <w:tab/>
        </w:r>
        <w:r w:rsidR="00522D8A">
          <w:rPr>
            <w:noProof/>
            <w:webHidden/>
          </w:rPr>
          <w:fldChar w:fldCharType="begin"/>
        </w:r>
        <w:r w:rsidR="000833CB">
          <w:rPr>
            <w:noProof/>
            <w:webHidden/>
          </w:rPr>
          <w:instrText xml:space="preserve"> PAGEREF _Toc409973822 \h </w:instrText>
        </w:r>
        <w:r w:rsidR="00522D8A">
          <w:rPr>
            <w:noProof/>
            <w:webHidden/>
          </w:rPr>
        </w:r>
        <w:r w:rsidR="00522D8A">
          <w:rPr>
            <w:noProof/>
            <w:webHidden/>
          </w:rPr>
          <w:fldChar w:fldCharType="separate"/>
        </w:r>
        <w:r w:rsidR="00CC4092">
          <w:rPr>
            <w:noProof/>
            <w:webHidden/>
          </w:rPr>
          <w:t>94</w:t>
        </w:r>
        <w:r w:rsidR="00522D8A">
          <w:rPr>
            <w:noProof/>
            <w:webHidden/>
          </w:rPr>
          <w:fldChar w:fldCharType="end"/>
        </w:r>
      </w:hyperlink>
    </w:p>
    <w:p w:rsidR="000833CB" w:rsidRDefault="006A31BA" w14:paraId="5296B523" w14:textId="77777777">
      <w:pPr>
        <w:pStyle w:val="TOC3"/>
        <w:rPr>
          <w:rFonts w:asciiTheme="minorHAnsi" w:hAnsiTheme="minorHAnsi" w:eastAsiaTheme="minorEastAsia" w:cstheme="minorBidi"/>
          <w:noProof/>
          <w:lang w:eastAsia="fr-FR"/>
        </w:rPr>
      </w:pPr>
      <w:hyperlink w:history="1" w:anchor="_Toc409973823">
        <w:r w:rsidRPr="00D53A53" w:rsidR="000833CB">
          <w:rPr>
            <w:rStyle w:val="Hyperlink"/>
            <w:noProof/>
          </w:rPr>
          <w:t>18.4.4</w:t>
        </w:r>
        <w:r w:rsidR="000833CB">
          <w:rPr>
            <w:rFonts w:asciiTheme="minorHAnsi" w:hAnsiTheme="minorHAnsi" w:eastAsiaTheme="minorEastAsia" w:cstheme="minorBidi"/>
            <w:noProof/>
            <w:lang w:eastAsia="fr-FR"/>
          </w:rPr>
          <w:tab/>
        </w:r>
        <w:r w:rsidRPr="00D53A53" w:rsidR="000833CB">
          <w:rPr>
            <w:rStyle w:val="Hyperlink"/>
            <w:noProof/>
          </w:rPr>
          <w:t>Diagramme d’activité</w:t>
        </w:r>
        <w:r w:rsidR="000833CB">
          <w:rPr>
            <w:noProof/>
            <w:webHidden/>
          </w:rPr>
          <w:tab/>
        </w:r>
        <w:r w:rsidR="00522D8A">
          <w:rPr>
            <w:noProof/>
            <w:webHidden/>
          </w:rPr>
          <w:fldChar w:fldCharType="begin"/>
        </w:r>
        <w:r w:rsidR="000833CB">
          <w:rPr>
            <w:noProof/>
            <w:webHidden/>
          </w:rPr>
          <w:instrText xml:space="preserve"> PAGEREF _Toc409973823 \h </w:instrText>
        </w:r>
        <w:r w:rsidR="00522D8A">
          <w:rPr>
            <w:noProof/>
            <w:webHidden/>
          </w:rPr>
        </w:r>
        <w:r w:rsidR="00522D8A">
          <w:rPr>
            <w:noProof/>
            <w:webHidden/>
          </w:rPr>
          <w:fldChar w:fldCharType="separate"/>
        </w:r>
        <w:r w:rsidR="00CC4092">
          <w:rPr>
            <w:noProof/>
            <w:webHidden/>
          </w:rPr>
          <w:t>94</w:t>
        </w:r>
        <w:r w:rsidR="00522D8A">
          <w:rPr>
            <w:noProof/>
            <w:webHidden/>
          </w:rPr>
          <w:fldChar w:fldCharType="end"/>
        </w:r>
      </w:hyperlink>
    </w:p>
    <w:p w:rsidR="000833CB" w:rsidRDefault="006A31BA" w14:paraId="7AAFEB15" w14:textId="77777777">
      <w:pPr>
        <w:pStyle w:val="TOC3"/>
        <w:rPr>
          <w:rFonts w:asciiTheme="minorHAnsi" w:hAnsiTheme="minorHAnsi" w:eastAsiaTheme="minorEastAsia" w:cstheme="minorBidi"/>
          <w:noProof/>
          <w:lang w:eastAsia="fr-FR"/>
        </w:rPr>
      </w:pPr>
      <w:hyperlink w:history="1" w:anchor="_Toc409973824">
        <w:r w:rsidRPr="00D53A53" w:rsidR="000833CB">
          <w:rPr>
            <w:rStyle w:val="Hyperlink"/>
            <w:noProof/>
          </w:rPr>
          <w:t>18.4.5</w:t>
        </w:r>
        <w:r w:rsidR="000833CB">
          <w:rPr>
            <w:rFonts w:asciiTheme="minorHAnsi" w:hAnsiTheme="minorHAnsi" w:eastAsiaTheme="minorEastAsia" w:cstheme="minorBidi"/>
            <w:noProof/>
            <w:lang w:eastAsia="fr-FR"/>
          </w:rPr>
          <w:tab/>
        </w:r>
        <w:r w:rsidRPr="00D53A53" w:rsidR="000833CB">
          <w:rPr>
            <w:rStyle w:val="Hyperlink"/>
            <w:noProof/>
          </w:rPr>
          <w:t>Règles de gestion</w:t>
        </w:r>
        <w:r w:rsidR="000833CB">
          <w:rPr>
            <w:noProof/>
            <w:webHidden/>
          </w:rPr>
          <w:tab/>
        </w:r>
        <w:r w:rsidR="00522D8A">
          <w:rPr>
            <w:noProof/>
            <w:webHidden/>
          </w:rPr>
          <w:fldChar w:fldCharType="begin"/>
        </w:r>
        <w:r w:rsidR="000833CB">
          <w:rPr>
            <w:noProof/>
            <w:webHidden/>
          </w:rPr>
          <w:instrText xml:space="preserve"> PAGEREF _Toc409973824 \h </w:instrText>
        </w:r>
        <w:r w:rsidR="00522D8A">
          <w:rPr>
            <w:noProof/>
            <w:webHidden/>
          </w:rPr>
        </w:r>
        <w:r w:rsidR="00522D8A">
          <w:rPr>
            <w:noProof/>
            <w:webHidden/>
          </w:rPr>
          <w:fldChar w:fldCharType="separate"/>
        </w:r>
        <w:r w:rsidR="00CC4092">
          <w:rPr>
            <w:noProof/>
            <w:webHidden/>
          </w:rPr>
          <w:t>94</w:t>
        </w:r>
        <w:r w:rsidR="00522D8A">
          <w:rPr>
            <w:noProof/>
            <w:webHidden/>
          </w:rPr>
          <w:fldChar w:fldCharType="end"/>
        </w:r>
      </w:hyperlink>
    </w:p>
    <w:p w:rsidR="000833CB" w:rsidRDefault="006A31BA" w14:paraId="49DA8FFF" w14:textId="77777777">
      <w:pPr>
        <w:pStyle w:val="TOC3"/>
        <w:rPr>
          <w:rFonts w:asciiTheme="minorHAnsi" w:hAnsiTheme="minorHAnsi" w:eastAsiaTheme="minorEastAsia" w:cstheme="minorBidi"/>
          <w:noProof/>
          <w:lang w:eastAsia="fr-FR"/>
        </w:rPr>
      </w:pPr>
      <w:hyperlink w:history="1" w:anchor="_Toc409973825">
        <w:r w:rsidRPr="00D53A53" w:rsidR="000833CB">
          <w:rPr>
            <w:rStyle w:val="Hyperlink"/>
            <w:noProof/>
          </w:rPr>
          <w:t>18.4.6</w:t>
        </w:r>
        <w:r w:rsidR="000833CB">
          <w:rPr>
            <w:rFonts w:asciiTheme="minorHAnsi" w:hAnsiTheme="minorHAnsi" w:eastAsiaTheme="minorEastAsia" w:cstheme="minorBidi"/>
            <w:noProof/>
            <w:lang w:eastAsia="fr-FR"/>
          </w:rPr>
          <w:tab/>
        </w:r>
        <w:r w:rsidRPr="00D53A53" w:rsidR="000833CB">
          <w:rPr>
            <w:rStyle w:val="Hyperlink"/>
            <w:noProof/>
          </w:rPr>
          <w:t>Traitements</w:t>
        </w:r>
        <w:r w:rsidR="000833CB">
          <w:rPr>
            <w:noProof/>
            <w:webHidden/>
          </w:rPr>
          <w:tab/>
        </w:r>
        <w:r w:rsidR="00522D8A">
          <w:rPr>
            <w:noProof/>
            <w:webHidden/>
          </w:rPr>
          <w:fldChar w:fldCharType="begin"/>
        </w:r>
        <w:r w:rsidR="000833CB">
          <w:rPr>
            <w:noProof/>
            <w:webHidden/>
          </w:rPr>
          <w:instrText xml:space="preserve"> PAGEREF _Toc409973825 \h </w:instrText>
        </w:r>
        <w:r w:rsidR="00522D8A">
          <w:rPr>
            <w:noProof/>
            <w:webHidden/>
          </w:rPr>
        </w:r>
        <w:r w:rsidR="00522D8A">
          <w:rPr>
            <w:noProof/>
            <w:webHidden/>
          </w:rPr>
          <w:fldChar w:fldCharType="separate"/>
        </w:r>
        <w:r w:rsidR="00CC4092">
          <w:rPr>
            <w:noProof/>
            <w:webHidden/>
          </w:rPr>
          <w:t>94</w:t>
        </w:r>
        <w:r w:rsidR="00522D8A">
          <w:rPr>
            <w:noProof/>
            <w:webHidden/>
          </w:rPr>
          <w:fldChar w:fldCharType="end"/>
        </w:r>
      </w:hyperlink>
    </w:p>
    <w:p w:rsidR="000833CB" w:rsidRDefault="006A31BA" w14:paraId="60D2FDC8" w14:textId="77777777">
      <w:pPr>
        <w:pStyle w:val="TOC3"/>
        <w:rPr>
          <w:rFonts w:asciiTheme="minorHAnsi" w:hAnsiTheme="minorHAnsi" w:eastAsiaTheme="minorEastAsia" w:cstheme="minorBidi"/>
          <w:noProof/>
          <w:lang w:eastAsia="fr-FR"/>
        </w:rPr>
      </w:pPr>
      <w:hyperlink w:history="1" w:anchor="_Toc409973826">
        <w:r w:rsidRPr="00D53A53" w:rsidR="000833CB">
          <w:rPr>
            <w:rStyle w:val="Hyperlink"/>
            <w:noProof/>
          </w:rPr>
          <w:t>18.4.7</w:t>
        </w:r>
        <w:r w:rsidR="000833CB">
          <w:rPr>
            <w:rFonts w:asciiTheme="minorHAnsi" w:hAnsiTheme="minorHAnsi" w:eastAsiaTheme="minorEastAsia" w:cstheme="minorBidi"/>
            <w:noProof/>
            <w:lang w:eastAsia="fr-FR"/>
          </w:rPr>
          <w:tab/>
        </w:r>
        <w:r w:rsidRPr="00D53A53" w:rsidR="000833CB">
          <w:rPr>
            <w:rStyle w:val="Hyperlink"/>
            <w:noProof/>
          </w:rPr>
          <w:t>Message d'erreur</w:t>
        </w:r>
        <w:r w:rsidR="000833CB">
          <w:rPr>
            <w:noProof/>
            <w:webHidden/>
          </w:rPr>
          <w:tab/>
        </w:r>
        <w:r w:rsidR="00522D8A">
          <w:rPr>
            <w:noProof/>
            <w:webHidden/>
          </w:rPr>
          <w:fldChar w:fldCharType="begin"/>
        </w:r>
        <w:r w:rsidR="000833CB">
          <w:rPr>
            <w:noProof/>
            <w:webHidden/>
          </w:rPr>
          <w:instrText xml:space="preserve"> PAGEREF _Toc409973826 \h </w:instrText>
        </w:r>
        <w:r w:rsidR="00522D8A">
          <w:rPr>
            <w:noProof/>
            <w:webHidden/>
          </w:rPr>
        </w:r>
        <w:r w:rsidR="00522D8A">
          <w:rPr>
            <w:noProof/>
            <w:webHidden/>
          </w:rPr>
          <w:fldChar w:fldCharType="separate"/>
        </w:r>
        <w:r w:rsidR="00CC4092">
          <w:rPr>
            <w:noProof/>
            <w:webHidden/>
          </w:rPr>
          <w:t>95</w:t>
        </w:r>
        <w:r w:rsidR="00522D8A">
          <w:rPr>
            <w:noProof/>
            <w:webHidden/>
          </w:rPr>
          <w:fldChar w:fldCharType="end"/>
        </w:r>
      </w:hyperlink>
    </w:p>
    <w:p w:rsidR="000833CB" w:rsidRDefault="006A31BA" w14:paraId="195EBAD3" w14:textId="77777777">
      <w:pPr>
        <w:pStyle w:val="TOC2"/>
        <w:tabs>
          <w:tab w:val="left" w:pos="849"/>
        </w:tabs>
        <w:rPr>
          <w:rFonts w:asciiTheme="minorHAnsi" w:hAnsiTheme="minorHAnsi" w:eastAsiaTheme="minorEastAsia" w:cstheme="minorBidi"/>
          <w:noProof/>
          <w:lang w:eastAsia="fr-FR"/>
        </w:rPr>
      </w:pPr>
      <w:hyperlink w:history="1" w:anchor="_Toc409973827">
        <w:r w:rsidRPr="00D53A53" w:rsidR="000833CB">
          <w:rPr>
            <w:rStyle w:val="Hyperlink"/>
            <w:noProof/>
          </w:rPr>
          <w:t>18.5</w:t>
        </w:r>
        <w:r w:rsidR="000833CB">
          <w:rPr>
            <w:rFonts w:asciiTheme="minorHAnsi" w:hAnsiTheme="minorHAnsi" w:eastAsiaTheme="minorEastAsia" w:cstheme="minorBidi"/>
            <w:noProof/>
            <w:lang w:eastAsia="fr-FR"/>
          </w:rPr>
          <w:tab/>
        </w:r>
        <w:r w:rsidRPr="00D53A53" w:rsidR="000833CB">
          <w:rPr>
            <w:rStyle w:val="Hyperlink"/>
            <w:noProof/>
          </w:rPr>
          <w:t>Cas d’utilisation &lt;Clôture du contrat PEA&gt;</w:t>
        </w:r>
        <w:r w:rsidR="000833CB">
          <w:rPr>
            <w:noProof/>
            <w:webHidden/>
          </w:rPr>
          <w:tab/>
        </w:r>
        <w:r w:rsidR="00522D8A">
          <w:rPr>
            <w:noProof/>
            <w:webHidden/>
          </w:rPr>
          <w:fldChar w:fldCharType="begin"/>
        </w:r>
        <w:r w:rsidR="000833CB">
          <w:rPr>
            <w:noProof/>
            <w:webHidden/>
          </w:rPr>
          <w:instrText xml:space="preserve"> PAGEREF _Toc409973827 \h </w:instrText>
        </w:r>
        <w:r w:rsidR="00522D8A">
          <w:rPr>
            <w:noProof/>
            <w:webHidden/>
          </w:rPr>
        </w:r>
        <w:r w:rsidR="00522D8A">
          <w:rPr>
            <w:noProof/>
            <w:webHidden/>
          </w:rPr>
          <w:fldChar w:fldCharType="separate"/>
        </w:r>
        <w:r w:rsidR="00CC4092">
          <w:rPr>
            <w:noProof/>
            <w:webHidden/>
          </w:rPr>
          <w:t>95</w:t>
        </w:r>
        <w:r w:rsidR="00522D8A">
          <w:rPr>
            <w:noProof/>
            <w:webHidden/>
          </w:rPr>
          <w:fldChar w:fldCharType="end"/>
        </w:r>
      </w:hyperlink>
    </w:p>
    <w:p w:rsidR="000833CB" w:rsidRDefault="006A31BA" w14:paraId="6231E9F9" w14:textId="77777777">
      <w:pPr>
        <w:pStyle w:val="TOC3"/>
        <w:rPr>
          <w:rFonts w:asciiTheme="minorHAnsi" w:hAnsiTheme="minorHAnsi" w:eastAsiaTheme="minorEastAsia" w:cstheme="minorBidi"/>
          <w:noProof/>
          <w:lang w:eastAsia="fr-FR"/>
        </w:rPr>
      </w:pPr>
      <w:hyperlink w:history="1" w:anchor="_Toc409973828">
        <w:r w:rsidRPr="00D53A53" w:rsidR="000833CB">
          <w:rPr>
            <w:rStyle w:val="Hyperlink"/>
            <w:noProof/>
          </w:rPr>
          <w:t>18.5.1</w:t>
        </w:r>
        <w:r w:rsidR="000833CB">
          <w:rPr>
            <w:rFonts w:asciiTheme="minorHAnsi" w:hAnsiTheme="minorHAnsi" w:eastAsiaTheme="minorEastAsia" w:cstheme="minorBidi"/>
            <w:noProof/>
            <w:lang w:eastAsia="fr-FR"/>
          </w:rPr>
          <w:tab/>
        </w:r>
        <w:r w:rsidRPr="00D53A53" w:rsidR="000833CB">
          <w:rPr>
            <w:rStyle w:val="Hyperlink"/>
            <w:noProof/>
          </w:rPr>
          <w:t>Définition et objectif</w:t>
        </w:r>
        <w:r w:rsidR="000833CB">
          <w:rPr>
            <w:noProof/>
            <w:webHidden/>
          </w:rPr>
          <w:tab/>
        </w:r>
        <w:r w:rsidR="00522D8A">
          <w:rPr>
            <w:noProof/>
            <w:webHidden/>
          </w:rPr>
          <w:fldChar w:fldCharType="begin"/>
        </w:r>
        <w:r w:rsidR="000833CB">
          <w:rPr>
            <w:noProof/>
            <w:webHidden/>
          </w:rPr>
          <w:instrText xml:space="preserve"> PAGEREF _Toc409973828 \h </w:instrText>
        </w:r>
        <w:r w:rsidR="00522D8A">
          <w:rPr>
            <w:noProof/>
            <w:webHidden/>
          </w:rPr>
        </w:r>
        <w:r w:rsidR="00522D8A">
          <w:rPr>
            <w:noProof/>
            <w:webHidden/>
          </w:rPr>
          <w:fldChar w:fldCharType="separate"/>
        </w:r>
        <w:r w:rsidR="00CC4092">
          <w:rPr>
            <w:noProof/>
            <w:webHidden/>
          </w:rPr>
          <w:t>95</w:t>
        </w:r>
        <w:r w:rsidR="00522D8A">
          <w:rPr>
            <w:noProof/>
            <w:webHidden/>
          </w:rPr>
          <w:fldChar w:fldCharType="end"/>
        </w:r>
      </w:hyperlink>
    </w:p>
    <w:p w:rsidR="000833CB" w:rsidRDefault="006A31BA" w14:paraId="2FE9CD93" w14:textId="77777777">
      <w:pPr>
        <w:pStyle w:val="TOC3"/>
        <w:rPr>
          <w:rFonts w:asciiTheme="minorHAnsi" w:hAnsiTheme="minorHAnsi" w:eastAsiaTheme="minorEastAsia" w:cstheme="minorBidi"/>
          <w:noProof/>
          <w:lang w:eastAsia="fr-FR"/>
        </w:rPr>
      </w:pPr>
      <w:hyperlink w:history="1" w:anchor="_Toc409973829">
        <w:r w:rsidRPr="00D53A53" w:rsidR="000833CB">
          <w:rPr>
            <w:rStyle w:val="Hyperlink"/>
            <w:noProof/>
          </w:rPr>
          <w:t>18.5.2</w:t>
        </w:r>
        <w:r w:rsidR="000833CB">
          <w:rPr>
            <w:rFonts w:asciiTheme="minorHAnsi" w:hAnsiTheme="minorHAnsi" w:eastAsiaTheme="minorEastAsia" w:cstheme="minorBidi"/>
            <w:noProof/>
            <w:lang w:eastAsia="fr-FR"/>
          </w:rPr>
          <w:tab/>
        </w:r>
        <w:r w:rsidRPr="00D53A53" w:rsidR="000833CB">
          <w:rPr>
            <w:rStyle w:val="Hyperlink"/>
            <w:noProof/>
          </w:rPr>
          <w:t>Pré-conditions</w:t>
        </w:r>
        <w:r w:rsidR="000833CB">
          <w:rPr>
            <w:noProof/>
            <w:webHidden/>
          </w:rPr>
          <w:tab/>
        </w:r>
        <w:r w:rsidR="00522D8A">
          <w:rPr>
            <w:noProof/>
            <w:webHidden/>
          </w:rPr>
          <w:fldChar w:fldCharType="begin"/>
        </w:r>
        <w:r w:rsidR="000833CB">
          <w:rPr>
            <w:noProof/>
            <w:webHidden/>
          </w:rPr>
          <w:instrText xml:space="preserve"> PAGEREF _Toc409973829 \h </w:instrText>
        </w:r>
        <w:r w:rsidR="00522D8A">
          <w:rPr>
            <w:noProof/>
            <w:webHidden/>
          </w:rPr>
        </w:r>
        <w:r w:rsidR="00522D8A">
          <w:rPr>
            <w:noProof/>
            <w:webHidden/>
          </w:rPr>
          <w:fldChar w:fldCharType="separate"/>
        </w:r>
        <w:r w:rsidR="00CC4092">
          <w:rPr>
            <w:noProof/>
            <w:webHidden/>
          </w:rPr>
          <w:t>96</w:t>
        </w:r>
        <w:r w:rsidR="00522D8A">
          <w:rPr>
            <w:noProof/>
            <w:webHidden/>
          </w:rPr>
          <w:fldChar w:fldCharType="end"/>
        </w:r>
      </w:hyperlink>
    </w:p>
    <w:p w:rsidR="000833CB" w:rsidRDefault="006A31BA" w14:paraId="37804B42" w14:textId="77777777">
      <w:pPr>
        <w:pStyle w:val="TOC3"/>
        <w:rPr>
          <w:rFonts w:asciiTheme="minorHAnsi" w:hAnsiTheme="minorHAnsi" w:eastAsiaTheme="minorEastAsia" w:cstheme="minorBidi"/>
          <w:noProof/>
          <w:lang w:eastAsia="fr-FR"/>
        </w:rPr>
      </w:pPr>
      <w:hyperlink w:history="1" w:anchor="_Toc409973830">
        <w:r w:rsidRPr="00D53A53" w:rsidR="000833CB">
          <w:rPr>
            <w:rStyle w:val="Hyperlink"/>
            <w:noProof/>
          </w:rPr>
          <w:t>18.5.3</w:t>
        </w:r>
        <w:r w:rsidR="000833CB">
          <w:rPr>
            <w:rFonts w:asciiTheme="minorHAnsi" w:hAnsiTheme="minorHAnsi" w:eastAsiaTheme="minorEastAsia" w:cstheme="minorBidi"/>
            <w:noProof/>
            <w:lang w:eastAsia="fr-FR"/>
          </w:rPr>
          <w:tab/>
        </w:r>
        <w:r w:rsidRPr="00D53A53" w:rsidR="000833CB">
          <w:rPr>
            <w:rStyle w:val="Hyperlink"/>
            <w:noProof/>
          </w:rPr>
          <w:t>Post-conditions</w:t>
        </w:r>
        <w:r w:rsidR="000833CB">
          <w:rPr>
            <w:noProof/>
            <w:webHidden/>
          </w:rPr>
          <w:tab/>
        </w:r>
        <w:r w:rsidR="00522D8A">
          <w:rPr>
            <w:noProof/>
            <w:webHidden/>
          </w:rPr>
          <w:fldChar w:fldCharType="begin"/>
        </w:r>
        <w:r w:rsidR="000833CB">
          <w:rPr>
            <w:noProof/>
            <w:webHidden/>
          </w:rPr>
          <w:instrText xml:space="preserve"> PAGEREF _Toc409973830 \h </w:instrText>
        </w:r>
        <w:r w:rsidR="00522D8A">
          <w:rPr>
            <w:noProof/>
            <w:webHidden/>
          </w:rPr>
        </w:r>
        <w:r w:rsidR="00522D8A">
          <w:rPr>
            <w:noProof/>
            <w:webHidden/>
          </w:rPr>
          <w:fldChar w:fldCharType="separate"/>
        </w:r>
        <w:r w:rsidR="00CC4092">
          <w:rPr>
            <w:noProof/>
            <w:webHidden/>
          </w:rPr>
          <w:t>96</w:t>
        </w:r>
        <w:r w:rsidR="00522D8A">
          <w:rPr>
            <w:noProof/>
            <w:webHidden/>
          </w:rPr>
          <w:fldChar w:fldCharType="end"/>
        </w:r>
      </w:hyperlink>
    </w:p>
    <w:p w:rsidR="000833CB" w:rsidRDefault="006A31BA" w14:paraId="4FD3E80F" w14:textId="77777777">
      <w:pPr>
        <w:pStyle w:val="TOC3"/>
        <w:rPr>
          <w:rFonts w:asciiTheme="minorHAnsi" w:hAnsiTheme="minorHAnsi" w:eastAsiaTheme="minorEastAsia" w:cstheme="minorBidi"/>
          <w:noProof/>
          <w:lang w:eastAsia="fr-FR"/>
        </w:rPr>
      </w:pPr>
      <w:hyperlink w:history="1" w:anchor="_Toc409973831">
        <w:r w:rsidRPr="00D53A53" w:rsidR="000833CB">
          <w:rPr>
            <w:rStyle w:val="Hyperlink"/>
            <w:noProof/>
          </w:rPr>
          <w:t>18.5.4</w:t>
        </w:r>
        <w:r w:rsidR="000833CB">
          <w:rPr>
            <w:rFonts w:asciiTheme="minorHAnsi" w:hAnsiTheme="minorHAnsi" w:eastAsiaTheme="minorEastAsia" w:cstheme="minorBidi"/>
            <w:noProof/>
            <w:lang w:eastAsia="fr-FR"/>
          </w:rPr>
          <w:tab/>
        </w:r>
        <w:r w:rsidRPr="00D53A53" w:rsidR="000833CB">
          <w:rPr>
            <w:rStyle w:val="Hyperlink"/>
            <w:noProof/>
          </w:rPr>
          <w:t>Diagramme d’activité</w:t>
        </w:r>
        <w:r w:rsidR="000833CB">
          <w:rPr>
            <w:noProof/>
            <w:webHidden/>
          </w:rPr>
          <w:tab/>
        </w:r>
        <w:r w:rsidR="00522D8A">
          <w:rPr>
            <w:noProof/>
            <w:webHidden/>
          </w:rPr>
          <w:fldChar w:fldCharType="begin"/>
        </w:r>
        <w:r w:rsidR="000833CB">
          <w:rPr>
            <w:noProof/>
            <w:webHidden/>
          </w:rPr>
          <w:instrText xml:space="preserve"> PAGEREF _Toc409973831 \h </w:instrText>
        </w:r>
        <w:r w:rsidR="00522D8A">
          <w:rPr>
            <w:noProof/>
            <w:webHidden/>
          </w:rPr>
        </w:r>
        <w:r w:rsidR="00522D8A">
          <w:rPr>
            <w:noProof/>
            <w:webHidden/>
          </w:rPr>
          <w:fldChar w:fldCharType="separate"/>
        </w:r>
        <w:r w:rsidR="00CC4092">
          <w:rPr>
            <w:noProof/>
            <w:webHidden/>
          </w:rPr>
          <w:t>96</w:t>
        </w:r>
        <w:r w:rsidR="00522D8A">
          <w:rPr>
            <w:noProof/>
            <w:webHidden/>
          </w:rPr>
          <w:fldChar w:fldCharType="end"/>
        </w:r>
      </w:hyperlink>
    </w:p>
    <w:p w:rsidR="000833CB" w:rsidRDefault="006A31BA" w14:paraId="0F7A736D" w14:textId="77777777">
      <w:pPr>
        <w:pStyle w:val="TOC3"/>
        <w:rPr>
          <w:rFonts w:asciiTheme="minorHAnsi" w:hAnsiTheme="minorHAnsi" w:eastAsiaTheme="minorEastAsia" w:cstheme="minorBidi"/>
          <w:noProof/>
          <w:lang w:eastAsia="fr-FR"/>
        </w:rPr>
      </w:pPr>
      <w:hyperlink w:history="1" w:anchor="_Toc409973832">
        <w:r w:rsidRPr="00D53A53" w:rsidR="000833CB">
          <w:rPr>
            <w:rStyle w:val="Hyperlink"/>
            <w:noProof/>
          </w:rPr>
          <w:t>18.5.5</w:t>
        </w:r>
        <w:r w:rsidR="000833CB">
          <w:rPr>
            <w:rFonts w:asciiTheme="minorHAnsi" w:hAnsiTheme="minorHAnsi" w:eastAsiaTheme="minorEastAsia" w:cstheme="minorBidi"/>
            <w:noProof/>
            <w:lang w:eastAsia="fr-FR"/>
          </w:rPr>
          <w:tab/>
        </w:r>
        <w:r w:rsidRPr="00D53A53" w:rsidR="000833CB">
          <w:rPr>
            <w:rStyle w:val="Hyperlink"/>
            <w:noProof/>
          </w:rPr>
          <w:t>Règles de gestion</w:t>
        </w:r>
        <w:r w:rsidR="000833CB">
          <w:rPr>
            <w:noProof/>
            <w:webHidden/>
          </w:rPr>
          <w:tab/>
        </w:r>
        <w:r w:rsidR="00522D8A">
          <w:rPr>
            <w:noProof/>
            <w:webHidden/>
          </w:rPr>
          <w:fldChar w:fldCharType="begin"/>
        </w:r>
        <w:r w:rsidR="000833CB">
          <w:rPr>
            <w:noProof/>
            <w:webHidden/>
          </w:rPr>
          <w:instrText xml:space="preserve"> PAGEREF _Toc409973832 \h </w:instrText>
        </w:r>
        <w:r w:rsidR="00522D8A">
          <w:rPr>
            <w:noProof/>
            <w:webHidden/>
          </w:rPr>
        </w:r>
        <w:r w:rsidR="00522D8A">
          <w:rPr>
            <w:noProof/>
            <w:webHidden/>
          </w:rPr>
          <w:fldChar w:fldCharType="separate"/>
        </w:r>
        <w:r w:rsidR="00CC4092">
          <w:rPr>
            <w:noProof/>
            <w:webHidden/>
          </w:rPr>
          <w:t>96</w:t>
        </w:r>
        <w:r w:rsidR="00522D8A">
          <w:rPr>
            <w:noProof/>
            <w:webHidden/>
          </w:rPr>
          <w:fldChar w:fldCharType="end"/>
        </w:r>
      </w:hyperlink>
    </w:p>
    <w:p w:rsidR="000833CB" w:rsidRDefault="006A31BA" w14:paraId="67AAC641" w14:textId="77777777">
      <w:pPr>
        <w:pStyle w:val="TOC3"/>
        <w:rPr>
          <w:rFonts w:asciiTheme="minorHAnsi" w:hAnsiTheme="minorHAnsi" w:eastAsiaTheme="minorEastAsia" w:cstheme="minorBidi"/>
          <w:noProof/>
          <w:lang w:eastAsia="fr-FR"/>
        </w:rPr>
      </w:pPr>
      <w:hyperlink w:history="1" w:anchor="_Toc409973833">
        <w:r w:rsidRPr="00D53A53" w:rsidR="000833CB">
          <w:rPr>
            <w:rStyle w:val="Hyperlink"/>
            <w:noProof/>
          </w:rPr>
          <w:t>18.5.6</w:t>
        </w:r>
        <w:r w:rsidR="000833CB">
          <w:rPr>
            <w:rFonts w:asciiTheme="minorHAnsi" w:hAnsiTheme="minorHAnsi" w:eastAsiaTheme="minorEastAsia" w:cstheme="minorBidi"/>
            <w:noProof/>
            <w:lang w:eastAsia="fr-FR"/>
          </w:rPr>
          <w:tab/>
        </w:r>
        <w:r w:rsidRPr="00D53A53" w:rsidR="000833CB">
          <w:rPr>
            <w:rStyle w:val="Hyperlink"/>
            <w:noProof/>
          </w:rPr>
          <w:t>Traitements</w:t>
        </w:r>
        <w:r w:rsidR="000833CB">
          <w:rPr>
            <w:noProof/>
            <w:webHidden/>
          </w:rPr>
          <w:tab/>
        </w:r>
        <w:r w:rsidR="00522D8A">
          <w:rPr>
            <w:noProof/>
            <w:webHidden/>
          </w:rPr>
          <w:fldChar w:fldCharType="begin"/>
        </w:r>
        <w:r w:rsidR="000833CB">
          <w:rPr>
            <w:noProof/>
            <w:webHidden/>
          </w:rPr>
          <w:instrText xml:space="preserve"> PAGEREF _Toc409973833 \h </w:instrText>
        </w:r>
        <w:r w:rsidR="00522D8A">
          <w:rPr>
            <w:noProof/>
            <w:webHidden/>
          </w:rPr>
        </w:r>
        <w:r w:rsidR="00522D8A">
          <w:rPr>
            <w:noProof/>
            <w:webHidden/>
          </w:rPr>
          <w:fldChar w:fldCharType="separate"/>
        </w:r>
        <w:r w:rsidR="00CC4092">
          <w:rPr>
            <w:noProof/>
            <w:webHidden/>
          </w:rPr>
          <w:t>96</w:t>
        </w:r>
        <w:r w:rsidR="00522D8A">
          <w:rPr>
            <w:noProof/>
            <w:webHidden/>
          </w:rPr>
          <w:fldChar w:fldCharType="end"/>
        </w:r>
      </w:hyperlink>
    </w:p>
    <w:p w:rsidR="000833CB" w:rsidRDefault="006A31BA" w14:paraId="1D84AB85" w14:textId="77777777">
      <w:pPr>
        <w:pStyle w:val="TOC1"/>
        <w:rPr>
          <w:rFonts w:asciiTheme="minorHAnsi" w:hAnsiTheme="minorHAnsi" w:eastAsiaTheme="minorEastAsia" w:cstheme="minorBidi"/>
          <w:noProof/>
          <w:lang w:eastAsia="fr-FR"/>
        </w:rPr>
      </w:pPr>
      <w:hyperlink w:history="1" w:anchor="_Toc409973834">
        <w:r w:rsidRPr="00D53A53" w:rsidR="000833CB">
          <w:rPr>
            <w:rStyle w:val="Hyperlink"/>
            <w:noProof/>
          </w:rPr>
          <w:t>19</w:t>
        </w:r>
        <w:r w:rsidR="000833CB">
          <w:rPr>
            <w:rFonts w:asciiTheme="minorHAnsi" w:hAnsiTheme="minorHAnsi" w:eastAsiaTheme="minorEastAsia" w:cstheme="minorBidi"/>
            <w:noProof/>
            <w:lang w:eastAsia="fr-FR"/>
          </w:rPr>
          <w:tab/>
        </w:r>
        <w:r w:rsidRPr="00D53A53" w:rsidR="000833CB">
          <w:rPr>
            <w:rStyle w:val="Hyperlink"/>
            <w:noProof/>
          </w:rPr>
          <w:t>Description des écrans</w:t>
        </w:r>
        <w:r w:rsidR="000833CB">
          <w:rPr>
            <w:noProof/>
            <w:webHidden/>
          </w:rPr>
          <w:tab/>
        </w:r>
        <w:r w:rsidR="00522D8A">
          <w:rPr>
            <w:noProof/>
            <w:webHidden/>
          </w:rPr>
          <w:fldChar w:fldCharType="begin"/>
        </w:r>
        <w:r w:rsidR="000833CB">
          <w:rPr>
            <w:noProof/>
            <w:webHidden/>
          </w:rPr>
          <w:instrText xml:space="preserve"> PAGEREF _Toc409973834 \h </w:instrText>
        </w:r>
        <w:r w:rsidR="00522D8A">
          <w:rPr>
            <w:noProof/>
            <w:webHidden/>
          </w:rPr>
        </w:r>
        <w:r w:rsidR="00522D8A">
          <w:rPr>
            <w:noProof/>
            <w:webHidden/>
          </w:rPr>
          <w:fldChar w:fldCharType="separate"/>
        </w:r>
        <w:r w:rsidR="00CC4092">
          <w:rPr>
            <w:noProof/>
            <w:webHidden/>
          </w:rPr>
          <w:t>97</w:t>
        </w:r>
        <w:r w:rsidR="00522D8A">
          <w:rPr>
            <w:noProof/>
            <w:webHidden/>
          </w:rPr>
          <w:fldChar w:fldCharType="end"/>
        </w:r>
      </w:hyperlink>
    </w:p>
    <w:p w:rsidR="000833CB" w:rsidRDefault="006A31BA" w14:paraId="05B4C31E" w14:textId="77777777">
      <w:pPr>
        <w:pStyle w:val="TOC2"/>
        <w:tabs>
          <w:tab w:val="left" w:pos="849"/>
        </w:tabs>
        <w:rPr>
          <w:rFonts w:asciiTheme="minorHAnsi" w:hAnsiTheme="minorHAnsi" w:eastAsiaTheme="minorEastAsia" w:cstheme="minorBidi"/>
          <w:noProof/>
          <w:lang w:eastAsia="fr-FR"/>
        </w:rPr>
      </w:pPr>
      <w:hyperlink w:history="1" w:anchor="_Toc409973835">
        <w:r w:rsidRPr="00D53A53" w:rsidR="000833CB">
          <w:rPr>
            <w:rStyle w:val="Hyperlink"/>
            <w:noProof/>
          </w:rPr>
          <w:t>19.1</w:t>
        </w:r>
        <w:r w:rsidR="000833CB">
          <w:rPr>
            <w:rFonts w:asciiTheme="minorHAnsi" w:hAnsiTheme="minorHAnsi" w:eastAsiaTheme="minorEastAsia" w:cstheme="minorBidi"/>
            <w:noProof/>
            <w:lang w:eastAsia="fr-FR"/>
          </w:rPr>
          <w:tab/>
        </w:r>
        <w:r w:rsidRPr="00D53A53" w:rsidR="000833CB">
          <w:rPr>
            <w:rStyle w:val="Hyperlink"/>
            <w:noProof/>
          </w:rPr>
          <w:t>Diagramme de navigation &lt; Saisie de la fiche produit PEA&gt;</w:t>
        </w:r>
        <w:r w:rsidR="000833CB">
          <w:rPr>
            <w:noProof/>
            <w:webHidden/>
          </w:rPr>
          <w:tab/>
        </w:r>
        <w:r w:rsidR="00522D8A">
          <w:rPr>
            <w:noProof/>
            <w:webHidden/>
          </w:rPr>
          <w:fldChar w:fldCharType="begin"/>
        </w:r>
        <w:r w:rsidR="000833CB">
          <w:rPr>
            <w:noProof/>
            <w:webHidden/>
          </w:rPr>
          <w:instrText xml:space="preserve"> PAGEREF _Toc409973835 \h </w:instrText>
        </w:r>
        <w:r w:rsidR="00522D8A">
          <w:rPr>
            <w:noProof/>
            <w:webHidden/>
          </w:rPr>
        </w:r>
        <w:r w:rsidR="00522D8A">
          <w:rPr>
            <w:noProof/>
            <w:webHidden/>
          </w:rPr>
          <w:fldChar w:fldCharType="separate"/>
        </w:r>
        <w:r w:rsidR="00CC4092">
          <w:rPr>
            <w:noProof/>
            <w:webHidden/>
          </w:rPr>
          <w:t>97</w:t>
        </w:r>
        <w:r w:rsidR="00522D8A">
          <w:rPr>
            <w:noProof/>
            <w:webHidden/>
          </w:rPr>
          <w:fldChar w:fldCharType="end"/>
        </w:r>
      </w:hyperlink>
    </w:p>
    <w:p w:rsidR="000833CB" w:rsidRDefault="006A31BA" w14:paraId="02AE196A" w14:textId="77777777">
      <w:pPr>
        <w:pStyle w:val="TOC3"/>
        <w:rPr>
          <w:rFonts w:asciiTheme="minorHAnsi" w:hAnsiTheme="minorHAnsi" w:eastAsiaTheme="minorEastAsia" w:cstheme="minorBidi"/>
          <w:noProof/>
          <w:lang w:eastAsia="fr-FR"/>
        </w:rPr>
      </w:pPr>
      <w:hyperlink w:history="1" w:anchor="_Toc409973836">
        <w:r w:rsidRPr="00D53A53" w:rsidR="000833CB">
          <w:rPr>
            <w:rStyle w:val="Hyperlink"/>
            <w:noProof/>
          </w:rPr>
          <w:t>19.1.1</w:t>
        </w:r>
        <w:r w:rsidR="000833CB">
          <w:rPr>
            <w:rFonts w:asciiTheme="minorHAnsi" w:hAnsiTheme="minorHAnsi" w:eastAsiaTheme="minorEastAsia" w:cstheme="minorBidi"/>
            <w:noProof/>
            <w:lang w:eastAsia="fr-FR"/>
          </w:rPr>
          <w:tab/>
        </w:r>
        <w:r w:rsidRPr="00D53A53" w:rsidR="000833CB">
          <w:rPr>
            <w:rStyle w:val="Hyperlink"/>
            <w:noProof/>
          </w:rPr>
          <w:t>Maquette de l’écran &lt; Saisie de la fiche produit PEA&gt;</w:t>
        </w:r>
        <w:r w:rsidR="000833CB">
          <w:rPr>
            <w:noProof/>
            <w:webHidden/>
          </w:rPr>
          <w:tab/>
        </w:r>
        <w:r w:rsidR="00522D8A">
          <w:rPr>
            <w:noProof/>
            <w:webHidden/>
          </w:rPr>
          <w:fldChar w:fldCharType="begin"/>
        </w:r>
        <w:r w:rsidR="000833CB">
          <w:rPr>
            <w:noProof/>
            <w:webHidden/>
          </w:rPr>
          <w:instrText xml:space="preserve"> PAGEREF _Toc409973836 \h </w:instrText>
        </w:r>
        <w:r w:rsidR="00522D8A">
          <w:rPr>
            <w:noProof/>
            <w:webHidden/>
          </w:rPr>
        </w:r>
        <w:r w:rsidR="00522D8A">
          <w:rPr>
            <w:noProof/>
            <w:webHidden/>
          </w:rPr>
          <w:fldChar w:fldCharType="separate"/>
        </w:r>
        <w:r w:rsidR="00CC4092">
          <w:rPr>
            <w:noProof/>
            <w:webHidden/>
          </w:rPr>
          <w:t>97</w:t>
        </w:r>
        <w:r w:rsidR="00522D8A">
          <w:rPr>
            <w:noProof/>
            <w:webHidden/>
          </w:rPr>
          <w:fldChar w:fldCharType="end"/>
        </w:r>
      </w:hyperlink>
    </w:p>
    <w:p w:rsidR="000833CB" w:rsidRDefault="006A31BA" w14:paraId="6C119DDE" w14:textId="77777777">
      <w:pPr>
        <w:pStyle w:val="TOC3"/>
        <w:rPr>
          <w:rFonts w:asciiTheme="minorHAnsi" w:hAnsiTheme="minorHAnsi" w:eastAsiaTheme="minorEastAsia" w:cstheme="minorBidi"/>
          <w:noProof/>
          <w:lang w:eastAsia="fr-FR"/>
        </w:rPr>
      </w:pPr>
      <w:hyperlink w:history="1" w:anchor="_Toc409973837">
        <w:r w:rsidRPr="00D53A53" w:rsidR="000833CB">
          <w:rPr>
            <w:rStyle w:val="Hyperlink"/>
            <w:noProof/>
          </w:rPr>
          <w:t>19.1.2</w:t>
        </w:r>
        <w:r w:rsidR="000833CB">
          <w:rPr>
            <w:rFonts w:asciiTheme="minorHAnsi" w:hAnsiTheme="minorHAnsi" w:eastAsiaTheme="minorEastAsia" w:cstheme="minorBidi"/>
            <w:noProof/>
            <w:lang w:eastAsia="fr-FR"/>
          </w:rPr>
          <w:tab/>
        </w:r>
        <w:r w:rsidRPr="00D53A53" w:rsidR="000833CB">
          <w:rPr>
            <w:rStyle w:val="Hyperlink"/>
            <w:noProof/>
          </w:rPr>
          <w:t>Typologie des données manipulées</w:t>
        </w:r>
        <w:r w:rsidR="000833CB">
          <w:rPr>
            <w:noProof/>
            <w:webHidden/>
          </w:rPr>
          <w:tab/>
        </w:r>
        <w:r w:rsidR="00522D8A">
          <w:rPr>
            <w:noProof/>
            <w:webHidden/>
          </w:rPr>
          <w:fldChar w:fldCharType="begin"/>
        </w:r>
        <w:r w:rsidR="000833CB">
          <w:rPr>
            <w:noProof/>
            <w:webHidden/>
          </w:rPr>
          <w:instrText xml:space="preserve"> PAGEREF _Toc409973837 \h </w:instrText>
        </w:r>
        <w:r w:rsidR="00522D8A">
          <w:rPr>
            <w:noProof/>
            <w:webHidden/>
          </w:rPr>
        </w:r>
        <w:r w:rsidR="00522D8A">
          <w:rPr>
            <w:noProof/>
            <w:webHidden/>
          </w:rPr>
          <w:fldChar w:fldCharType="separate"/>
        </w:r>
        <w:r w:rsidR="00CC4092">
          <w:rPr>
            <w:noProof/>
            <w:webHidden/>
          </w:rPr>
          <w:t>97</w:t>
        </w:r>
        <w:r w:rsidR="00522D8A">
          <w:rPr>
            <w:noProof/>
            <w:webHidden/>
          </w:rPr>
          <w:fldChar w:fldCharType="end"/>
        </w:r>
      </w:hyperlink>
    </w:p>
    <w:p w:rsidR="000833CB" w:rsidRDefault="006A31BA" w14:paraId="7AE24DDA" w14:textId="77777777">
      <w:pPr>
        <w:pStyle w:val="TOC3"/>
        <w:rPr>
          <w:rFonts w:asciiTheme="minorHAnsi" w:hAnsiTheme="minorHAnsi" w:eastAsiaTheme="minorEastAsia" w:cstheme="minorBidi"/>
          <w:noProof/>
          <w:lang w:eastAsia="fr-FR"/>
        </w:rPr>
      </w:pPr>
      <w:hyperlink w:history="1" w:anchor="_Toc409973838">
        <w:r w:rsidRPr="00D53A53" w:rsidR="000833CB">
          <w:rPr>
            <w:rStyle w:val="Hyperlink"/>
            <w:noProof/>
          </w:rPr>
          <w:t>19.1.3</w:t>
        </w:r>
        <w:r w:rsidR="000833CB">
          <w:rPr>
            <w:rFonts w:asciiTheme="minorHAnsi" w:hAnsiTheme="minorHAnsi" w:eastAsiaTheme="minorEastAsia" w:cstheme="minorBidi"/>
            <w:noProof/>
            <w:lang w:eastAsia="fr-FR"/>
          </w:rPr>
          <w:tab/>
        </w:r>
        <w:r w:rsidRPr="00D53A53" w:rsidR="000833CB">
          <w:rPr>
            <w:rStyle w:val="Hyperlink"/>
            <w:noProof/>
          </w:rPr>
          <w:t>Comportement de l’écran</w:t>
        </w:r>
        <w:r w:rsidR="000833CB">
          <w:rPr>
            <w:noProof/>
            <w:webHidden/>
          </w:rPr>
          <w:tab/>
        </w:r>
        <w:r w:rsidR="00522D8A">
          <w:rPr>
            <w:noProof/>
            <w:webHidden/>
          </w:rPr>
          <w:fldChar w:fldCharType="begin"/>
        </w:r>
        <w:r w:rsidR="000833CB">
          <w:rPr>
            <w:noProof/>
            <w:webHidden/>
          </w:rPr>
          <w:instrText xml:space="preserve"> PAGEREF _Toc409973838 \h </w:instrText>
        </w:r>
        <w:r w:rsidR="00522D8A">
          <w:rPr>
            <w:noProof/>
            <w:webHidden/>
          </w:rPr>
        </w:r>
        <w:r w:rsidR="00522D8A">
          <w:rPr>
            <w:noProof/>
            <w:webHidden/>
          </w:rPr>
          <w:fldChar w:fldCharType="separate"/>
        </w:r>
        <w:r w:rsidR="00CC4092">
          <w:rPr>
            <w:noProof/>
            <w:webHidden/>
          </w:rPr>
          <w:t>98</w:t>
        </w:r>
        <w:r w:rsidR="00522D8A">
          <w:rPr>
            <w:noProof/>
            <w:webHidden/>
          </w:rPr>
          <w:fldChar w:fldCharType="end"/>
        </w:r>
      </w:hyperlink>
    </w:p>
    <w:p w:rsidR="000833CB" w:rsidRDefault="006A31BA" w14:paraId="56D18CDE" w14:textId="77777777">
      <w:pPr>
        <w:pStyle w:val="TOC2"/>
        <w:tabs>
          <w:tab w:val="left" w:pos="849"/>
        </w:tabs>
        <w:rPr>
          <w:rFonts w:asciiTheme="minorHAnsi" w:hAnsiTheme="minorHAnsi" w:eastAsiaTheme="minorEastAsia" w:cstheme="minorBidi"/>
          <w:noProof/>
          <w:lang w:eastAsia="fr-FR"/>
        </w:rPr>
      </w:pPr>
      <w:hyperlink w:history="1" w:anchor="_Toc409973839">
        <w:r w:rsidRPr="00D53A53" w:rsidR="000833CB">
          <w:rPr>
            <w:rStyle w:val="Hyperlink"/>
            <w:noProof/>
          </w:rPr>
          <w:t>19.2</w:t>
        </w:r>
        <w:r w:rsidR="000833CB">
          <w:rPr>
            <w:rFonts w:asciiTheme="minorHAnsi" w:hAnsiTheme="minorHAnsi" w:eastAsiaTheme="minorEastAsia" w:cstheme="minorBidi"/>
            <w:noProof/>
            <w:lang w:eastAsia="fr-FR"/>
          </w:rPr>
          <w:tab/>
        </w:r>
        <w:r w:rsidRPr="00D53A53" w:rsidR="000833CB">
          <w:rPr>
            <w:rStyle w:val="Hyperlink"/>
            <w:noProof/>
          </w:rPr>
          <w:t>Diagramme de navigation &lt; Création du contrat PEA&gt;</w:t>
        </w:r>
        <w:r w:rsidR="000833CB">
          <w:rPr>
            <w:noProof/>
            <w:webHidden/>
          </w:rPr>
          <w:tab/>
        </w:r>
        <w:r w:rsidR="00522D8A">
          <w:rPr>
            <w:noProof/>
            <w:webHidden/>
          </w:rPr>
          <w:fldChar w:fldCharType="begin"/>
        </w:r>
        <w:r w:rsidR="000833CB">
          <w:rPr>
            <w:noProof/>
            <w:webHidden/>
          </w:rPr>
          <w:instrText xml:space="preserve"> PAGEREF _Toc409973839 \h </w:instrText>
        </w:r>
        <w:r w:rsidR="00522D8A">
          <w:rPr>
            <w:noProof/>
            <w:webHidden/>
          </w:rPr>
        </w:r>
        <w:r w:rsidR="00522D8A">
          <w:rPr>
            <w:noProof/>
            <w:webHidden/>
          </w:rPr>
          <w:fldChar w:fldCharType="separate"/>
        </w:r>
        <w:r w:rsidR="00CC4092">
          <w:rPr>
            <w:noProof/>
            <w:webHidden/>
          </w:rPr>
          <w:t>98</w:t>
        </w:r>
        <w:r w:rsidR="00522D8A">
          <w:rPr>
            <w:noProof/>
            <w:webHidden/>
          </w:rPr>
          <w:fldChar w:fldCharType="end"/>
        </w:r>
      </w:hyperlink>
    </w:p>
    <w:p w:rsidR="000833CB" w:rsidRDefault="006A31BA" w14:paraId="40161769" w14:textId="77777777">
      <w:pPr>
        <w:pStyle w:val="TOC3"/>
        <w:rPr>
          <w:rFonts w:asciiTheme="minorHAnsi" w:hAnsiTheme="minorHAnsi" w:eastAsiaTheme="minorEastAsia" w:cstheme="minorBidi"/>
          <w:noProof/>
          <w:lang w:eastAsia="fr-FR"/>
        </w:rPr>
      </w:pPr>
      <w:hyperlink w:history="1" w:anchor="_Toc409973840">
        <w:r w:rsidRPr="00D53A53" w:rsidR="000833CB">
          <w:rPr>
            <w:rStyle w:val="Hyperlink"/>
            <w:noProof/>
          </w:rPr>
          <w:t>19.2.1</w:t>
        </w:r>
        <w:r w:rsidR="000833CB">
          <w:rPr>
            <w:rFonts w:asciiTheme="minorHAnsi" w:hAnsiTheme="minorHAnsi" w:eastAsiaTheme="minorEastAsia" w:cstheme="minorBidi"/>
            <w:noProof/>
            <w:lang w:eastAsia="fr-FR"/>
          </w:rPr>
          <w:tab/>
        </w:r>
        <w:r w:rsidRPr="00D53A53" w:rsidR="000833CB">
          <w:rPr>
            <w:rStyle w:val="Hyperlink"/>
            <w:noProof/>
          </w:rPr>
          <w:t>Maquette de l’écran</w:t>
        </w:r>
        <w:r w:rsidR="000833CB">
          <w:rPr>
            <w:noProof/>
            <w:webHidden/>
          </w:rPr>
          <w:tab/>
        </w:r>
        <w:r w:rsidR="00522D8A">
          <w:rPr>
            <w:noProof/>
            <w:webHidden/>
          </w:rPr>
          <w:fldChar w:fldCharType="begin"/>
        </w:r>
        <w:r w:rsidR="000833CB">
          <w:rPr>
            <w:noProof/>
            <w:webHidden/>
          </w:rPr>
          <w:instrText xml:space="preserve"> PAGEREF _Toc409973840 \h </w:instrText>
        </w:r>
        <w:r w:rsidR="00522D8A">
          <w:rPr>
            <w:noProof/>
            <w:webHidden/>
          </w:rPr>
        </w:r>
        <w:r w:rsidR="00522D8A">
          <w:rPr>
            <w:noProof/>
            <w:webHidden/>
          </w:rPr>
          <w:fldChar w:fldCharType="separate"/>
        </w:r>
        <w:r w:rsidR="00CC4092">
          <w:rPr>
            <w:noProof/>
            <w:webHidden/>
          </w:rPr>
          <w:t>98</w:t>
        </w:r>
        <w:r w:rsidR="00522D8A">
          <w:rPr>
            <w:noProof/>
            <w:webHidden/>
          </w:rPr>
          <w:fldChar w:fldCharType="end"/>
        </w:r>
      </w:hyperlink>
    </w:p>
    <w:p w:rsidR="000833CB" w:rsidRDefault="006A31BA" w14:paraId="2A8CED2A" w14:textId="77777777">
      <w:pPr>
        <w:pStyle w:val="TOC3"/>
        <w:rPr>
          <w:rFonts w:asciiTheme="minorHAnsi" w:hAnsiTheme="minorHAnsi" w:eastAsiaTheme="minorEastAsia" w:cstheme="minorBidi"/>
          <w:noProof/>
          <w:lang w:eastAsia="fr-FR"/>
        </w:rPr>
      </w:pPr>
      <w:hyperlink w:history="1" w:anchor="_Toc409973841">
        <w:r w:rsidRPr="00D53A53" w:rsidR="000833CB">
          <w:rPr>
            <w:rStyle w:val="Hyperlink"/>
            <w:noProof/>
          </w:rPr>
          <w:t>19.2.2</w:t>
        </w:r>
        <w:r w:rsidR="000833CB">
          <w:rPr>
            <w:rFonts w:asciiTheme="minorHAnsi" w:hAnsiTheme="minorHAnsi" w:eastAsiaTheme="minorEastAsia" w:cstheme="minorBidi"/>
            <w:noProof/>
            <w:lang w:eastAsia="fr-FR"/>
          </w:rPr>
          <w:tab/>
        </w:r>
        <w:r w:rsidRPr="00D53A53" w:rsidR="000833CB">
          <w:rPr>
            <w:rStyle w:val="Hyperlink"/>
            <w:noProof/>
          </w:rPr>
          <w:t>Typologie des données manipulées</w:t>
        </w:r>
        <w:r w:rsidR="000833CB">
          <w:rPr>
            <w:noProof/>
            <w:webHidden/>
          </w:rPr>
          <w:tab/>
        </w:r>
        <w:r w:rsidR="00522D8A">
          <w:rPr>
            <w:noProof/>
            <w:webHidden/>
          </w:rPr>
          <w:fldChar w:fldCharType="begin"/>
        </w:r>
        <w:r w:rsidR="000833CB">
          <w:rPr>
            <w:noProof/>
            <w:webHidden/>
          </w:rPr>
          <w:instrText xml:space="preserve"> PAGEREF _Toc409973841 \h </w:instrText>
        </w:r>
        <w:r w:rsidR="00522D8A">
          <w:rPr>
            <w:noProof/>
            <w:webHidden/>
          </w:rPr>
        </w:r>
        <w:r w:rsidR="00522D8A">
          <w:rPr>
            <w:noProof/>
            <w:webHidden/>
          </w:rPr>
          <w:fldChar w:fldCharType="separate"/>
        </w:r>
        <w:r w:rsidR="00CC4092">
          <w:rPr>
            <w:noProof/>
            <w:webHidden/>
          </w:rPr>
          <w:t>98</w:t>
        </w:r>
        <w:r w:rsidR="00522D8A">
          <w:rPr>
            <w:noProof/>
            <w:webHidden/>
          </w:rPr>
          <w:fldChar w:fldCharType="end"/>
        </w:r>
      </w:hyperlink>
    </w:p>
    <w:p w:rsidR="000833CB" w:rsidRDefault="006A31BA" w14:paraId="7B732BD0" w14:textId="77777777">
      <w:pPr>
        <w:pStyle w:val="TOC2"/>
        <w:tabs>
          <w:tab w:val="left" w:pos="849"/>
        </w:tabs>
        <w:rPr>
          <w:rFonts w:asciiTheme="minorHAnsi" w:hAnsiTheme="minorHAnsi" w:eastAsiaTheme="minorEastAsia" w:cstheme="minorBidi"/>
          <w:noProof/>
          <w:lang w:eastAsia="fr-FR"/>
        </w:rPr>
      </w:pPr>
      <w:hyperlink w:history="1" w:anchor="_Toc409973842">
        <w:r w:rsidRPr="00D53A53" w:rsidR="000833CB">
          <w:rPr>
            <w:rStyle w:val="Hyperlink"/>
            <w:noProof/>
          </w:rPr>
          <w:t>19.3</w:t>
        </w:r>
        <w:r w:rsidR="000833CB">
          <w:rPr>
            <w:rFonts w:asciiTheme="minorHAnsi" w:hAnsiTheme="minorHAnsi" w:eastAsiaTheme="minorEastAsia" w:cstheme="minorBidi"/>
            <w:noProof/>
            <w:lang w:eastAsia="fr-FR"/>
          </w:rPr>
          <w:tab/>
        </w:r>
        <w:r w:rsidRPr="00D53A53" w:rsidR="000833CB">
          <w:rPr>
            <w:rStyle w:val="Hyperlink"/>
            <w:noProof/>
          </w:rPr>
          <w:t>Description de l’édition &lt;Etat des contrats PEA&gt;</w:t>
        </w:r>
        <w:r w:rsidR="000833CB">
          <w:rPr>
            <w:noProof/>
            <w:webHidden/>
          </w:rPr>
          <w:tab/>
        </w:r>
        <w:r w:rsidR="00522D8A">
          <w:rPr>
            <w:noProof/>
            <w:webHidden/>
          </w:rPr>
          <w:fldChar w:fldCharType="begin"/>
        </w:r>
        <w:r w:rsidR="000833CB">
          <w:rPr>
            <w:noProof/>
            <w:webHidden/>
          </w:rPr>
          <w:instrText xml:space="preserve"> PAGEREF _Toc409973842 \h </w:instrText>
        </w:r>
        <w:r w:rsidR="00522D8A">
          <w:rPr>
            <w:noProof/>
            <w:webHidden/>
          </w:rPr>
        </w:r>
        <w:r w:rsidR="00522D8A">
          <w:rPr>
            <w:noProof/>
            <w:webHidden/>
          </w:rPr>
          <w:fldChar w:fldCharType="separate"/>
        </w:r>
        <w:r w:rsidR="00CC4092">
          <w:rPr>
            <w:noProof/>
            <w:webHidden/>
          </w:rPr>
          <w:t>99</w:t>
        </w:r>
        <w:r w:rsidR="00522D8A">
          <w:rPr>
            <w:noProof/>
            <w:webHidden/>
          </w:rPr>
          <w:fldChar w:fldCharType="end"/>
        </w:r>
      </w:hyperlink>
    </w:p>
    <w:p w:rsidR="000833CB" w:rsidRDefault="006A31BA" w14:paraId="0C64B650" w14:textId="77777777">
      <w:pPr>
        <w:pStyle w:val="TOC3"/>
        <w:rPr>
          <w:rFonts w:asciiTheme="minorHAnsi" w:hAnsiTheme="minorHAnsi" w:eastAsiaTheme="minorEastAsia" w:cstheme="minorBidi"/>
          <w:noProof/>
          <w:lang w:eastAsia="fr-FR"/>
        </w:rPr>
      </w:pPr>
      <w:hyperlink w:history="1" w:anchor="_Toc409973843">
        <w:r w:rsidRPr="00D53A53" w:rsidR="000833CB">
          <w:rPr>
            <w:rStyle w:val="Hyperlink"/>
            <w:noProof/>
          </w:rPr>
          <w:t>19.3.1</w:t>
        </w:r>
        <w:r w:rsidR="000833CB">
          <w:rPr>
            <w:rFonts w:asciiTheme="minorHAnsi" w:hAnsiTheme="minorHAnsi" w:eastAsiaTheme="minorEastAsia" w:cstheme="minorBidi"/>
            <w:noProof/>
            <w:lang w:eastAsia="fr-FR"/>
          </w:rPr>
          <w:tab/>
        </w:r>
        <w:r w:rsidRPr="00D53A53" w:rsidR="000833CB">
          <w:rPr>
            <w:rStyle w:val="Hyperlink"/>
            <w:noProof/>
          </w:rPr>
          <w:t>Maquette de l’édition &lt;Nom de l’édition&gt;</w:t>
        </w:r>
        <w:r w:rsidR="000833CB">
          <w:rPr>
            <w:noProof/>
            <w:webHidden/>
          </w:rPr>
          <w:tab/>
        </w:r>
        <w:r w:rsidR="00522D8A">
          <w:rPr>
            <w:noProof/>
            <w:webHidden/>
          </w:rPr>
          <w:fldChar w:fldCharType="begin"/>
        </w:r>
        <w:r w:rsidR="000833CB">
          <w:rPr>
            <w:noProof/>
            <w:webHidden/>
          </w:rPr>
          <w:instrText xml:space="preserve"> PAGEREF _Toc409973843 \h </w:instrText>
        </w:r>
        <w:r w:rsidR="00522D8A">
          <w:rPr>
            <w:noProof/>
            <w:webHidden/>
          </w:rPr>
        </w:r>
        <w:r w:rsidR="00522D8A">
          <w:rPr>
            <w:noProof/>
            <w:webHidden/>
          </w:rPr>
          <w:fldChar w:fldCharType="separate"/>
        </w:r>
        <w:r w:rsidR="00CC4092">
          <w:rPr>
            <w:noProof/>
            <w:webHidden/>
          </w:rPr>
          <w:t>99</w:t>
        </w:r>
        <w:r w:rsidR="00522D8A">
          <w:rPr>
            <w:noProof/>
            <w:webHidden/>
          </w:rPr>
          <w:fldChar w:fldCharType="end"/>
        </w:r>
      </w:hyperlink>
    </w:p>
    <w:p w:rsidR="000833CB" w:rsidRDefault="006A31BA" w14:paraId="0EB2D656" w14:textId="77777777">
      <w:pPr>
        <w:pStyle w:val="TOC2"/>
        <w:tabs>
          <w:tab w:val="left" w:pos="849"/>
        </w:tabs>
        <w:rPr>
          <w:rFonts w:asciiTheme="minorHAnsi" w:hAnsiTheme="minorHAnsi" w:eastAsiaTheme="minorEastAsia" w:cstheme="minorBidi"/>
          <w:noProof/>
          <w:lang w:eastAsia="fr-FR"/>
        </w:rPr>
      </w:pPr>
      <w:hyperlink w:history="1" w:anchor="_Toc409973844">
        <w:r w:rsidRPr="00D53A53" w:rsidR="000833CB">
          <w:rPr>
            <w:rStyle w:val="Hyperlink"/>
            <w:noProof/>
          </w:rPr>
          <w:t>19.4</w:t>
        </w:r>
        <w:r w:rsidR="000833CB">
          <w:rPr>
            <w:rFonts w:asciiTheme="minorHAnsi" w:hAnsiTheme="minorHAnsi" w:eastAsiaTheme="minorEastAsia" w:cstheme="minorBidi"/>
            <w:noProof/>
            <w:lang w:eastAsia="fr-FR"/>
          </w:rPr>
          <w:tab/>
        </w:r>
        <w:r w:rsidRPr="00D53A53" w:rsidR="000833CB">
          <w:rPr>
            <w:rStyle w:val="Hyperlink"/>
            <w:noProof/>
          </w:rPr>
          <w:t>Description de l’édition &lt;Reporting Fiscal&gt;</w:t>
        </w:r>
        <w:r w:rsidR="000833CB">
          <w:rPr>
            <w:noProof/>
            <w:webHidden/>
          </w:rPr>
          <w:tab/>
        </w:r>
        <w:r w:rsidR="00522D8A">
          <w:rPr>
            <w:noProof/>
            <w:webHidden/>
          </w:rPr>
          <w:fldChar w:fldCharType="begin"/>
        </w:r>
        <w:r w:rsidR="000833CB">
          <w:rPr>
            <w:noProof/>
            <w:webHidden/>
          </w:rPr>
          <w:instrText xml:space="preserve"> PAGEREF _Toc409973844 \h </w:instrText>
        </w:r>
        <w:r w:rsidR="00522D8A">
          <w:rPr>
            <w:noProof/>
            <w:webHidden/>
          </w:rPr>
        </w:r>
        <w:r w:rsidR="00522D8A">
          <w:rPr>
            <w:noProof/>
            <w:webHidden/>
          </w:rPr>
          <w:fldChar w:fldCharType="separate"/>
        </w:r>
        <w:r w:rsidR="00CC4092">
          <w:rPr>
            <w:noProof/>
            <w:webHidden/>
          </w:rPr>
          <w:t>99</w:t>
        </w:r>
        <w:r w:rsidR="00522D8A">
          <w:rPr>
            <w:noProof/>
            <w:webHidden/>
          </w:rPr>
          <w:fldChar w:fldCharType="end"/>
        </w:r>
      </w:hyperlink>
    </w:p>
    <w:p w:rsidR="000833CB" w:rsidRDefault="006A31BA" w14:paraId="7DD5485A" w14:textId="77777777">
      <w:pPr>
        <w:pStyle w:val="TOC3"/>
        <w:rPr>
          <w:rFonts w:asciiTheme="minorHAnsi" w:hAnsiTheme="minorHAnsi" w:eastAsiaTheme="minorEastAsia" w:cstheme="minorBidi"/>
          <w:noProof/>
          <w:lang w:eastAsia="fr-FR"/>
        </w:rPr>
      </w:pPr>
      <w:hyperlink w:history="1" w:anchor="_Toc409973845">
        <w:r w:rsidRPr="00D53A53" w:rsidR="000833CB">
          <w:rPr>
            <w:rStyle w:val="Hyperlink"/>
            <w:noProof/>
          </w:rPr>
          <w:t>19.4.1</w:t>
        </w:r>
        <w:r w:rsidR="000833CB">
          <w:rPr>
            <w:rFonts w:asciiTheme="minorHAnsi" w:hAnsiTheme="minorHAnsi" w:eastAsiaTheme="minorEastAsia" w:cstheme="minorBidi"/>
            <w:noProof/>
            <w:lang w:eastAsia="fr-FR"/>
          </w:rPr>
          <w:tab/>
        </w:r>
        <w:r w:rsidRPr="00D53A53" w:rsidR="000833CB">
          <w:rPr>
            <w:rStyle w:val="Hyperlink"/>
            <w:noProof/>
          </w:rPr>
          <w:t>Maquette de l’édition &lt;Nom de l’édition&gt;</w:t>
        </w:r>
        <w:r w:rsidR="000833CB">
          <w:rPr>
            <w:noProof/>
            <w:webHidden/>
          </w:rPr>
          <w:tab/>
        </w:r>
        <w:r w:rsidR="00522D8A">
          <w:rPr>
            <w:noProof/>
            <w:webHidden/>
          </w:rPr>
          <w:fldChar w:fldCharType="begin"/>
        </w:r>
        <w:r w:rsidR="000833CB">
          <w:rPr>
            <w:noProof/>
            <w:webHidden/>
          </w:rPr>
          <w:instrText xml:space="preserve"> PAGEREF _Toc409973845 \h </w:instrText>
        </w:r>
        <w:r w:rsidR="00522D8A">
          <w:rPr>
            <w:noProof/>
            <w:webHidden/>
          </w:rPr>
        </w:r>
        <w:r w:rsidR="00522D8A">
          <w:rPr>
            <w:noProof/>
            <w:webHidden/>
          </w:rPr>
          <w:fldChar w:fldCharType="separate"/>
        </w:r>
        <w:r w:rsidR="00CC4092">
          <w:rPr>
            <w:noProof/>
            <w:webHidden/>
          </w:rPr>
          <w:t>99</w:t>
        </w:r>
        <w:r w:rsidR="00522D8A">
          <w:rPr>
            <w:noProof/>
            <w:webHidden/>
          </w:rPr>
          <w:fldChar w:fldCharType="end"/>
        </w:r>
      </w:hyperlink>
    </w:p>
    <w:p w:rsidR="000833CB" w:rsidRDefault="006A31BA" w14:paraId="7A459DDA" w14:textId="77777777">
      <w:pPr>
        <w:pStyle w:val="TOC1"/>
        <w:rPr>
          <w:rFonts w:asciiTheme="minorHAnsi" w:hAnsiTheme="minorHAnsi" w:eastAsiaTheme="minorEastAsia" w:cstheme="minorBidi"/>
          <w:noProof/>
          <w:lang w:eastAsia="fr-FR"/>
        </w:rPr>
      </w:pPr>
      <w:hyperlink w:history="1" w:anchor="_Toc409973846">
        <w:r w:rsidRPr="00D53A53" w:rsidR="000833CB">
          <w:rPr>
            <w:rStyle w:val="Hyperlink"/>
            <w:noProof/>
          </w:rPr>
          <w:t>20</w:t>
        </w:r>
        <w:r w:rsidR="000833CB">
          <w:rPr>
            <w:rFonts w:asciiTheme="minorHAnsi" w:hAnsiTheme="minorHAnsi" w:eastAsiaTheme="minorEastAsia" w:cstheme="minorBidi"/>
            <w:noProof/>
            <w:lang w:eastAsia="fr-FR"/>
          </w:rPr>
          <w:tab/>
        </w:r>
        <w:r w:rsidRPr="00D53A53" w:rsidR="000833CB">
          <w:rPr>
            <w:rStyle w:val="Hyperlink"/>
            <w:noProof/>
          </w:rPr>
          <w:t>Parametrage</w:t>
        </w:r>
        <w:r w:rsidR="000833CB">
          <w:rPr>
            <w:noProof/>
            <w:webHidden/>
          </w:rPr>
          <w:tab/>
        </w:r>
        <w:r w:rsidR="00522D8A">
          <w:rPr>
            <w:noProof/>
            <w:webHidden/>
          </w:rPr>
          <w:fldChar w:fldCharType="begin"/>
        </w:r>
        <w:r w:rsidR="000833CB">
          <w:rPr>
            <w:noProof/>
            <w:webHidden/>
          </w:rPr>
          <w:instrText xml:space="preserve"> PAGEREF _Toc409973846 \h </w:instrText>
        </w:r>
        <w:r w:rsidR="00522D8A">
          <w:rPr>
            <w:noProof/>
            <w:webHidden/>
          </w:rPr>
        </w:r>
        <w:r w:rsidR="00522D8A">
          <w:rPr>
            <w:noProof/>
            <w:webHidden/>
          </w:rPr>
          <w:fldChar w:fldCharType="separate"/>
        </w:r>
        <w:r w:rsidR="00CC4092">
          <w:rPr>
            <w:noProof/>
            <w:webHidden/>
          </w:rPr>
          <w:t>99</w:t>
        </w:r>
        <w:r w:rsidR="00522D8A">
          <w:rPr>
            <w:noProof/>
            <w:webHidden/>
          </w:rPr>
          <w:fldChar w:fldCharType="end"/>
        </w:r>
      </w:hyperlink>
    </w:p>
    <w:p w:rsidR="000833CB" w:rsidRDefault="006A31BA" w14:paraId="5BC5A975" w14:textId="77777777">
      <w:pPr>
        <w:pStyle w:val="TOC2"/>
        <w:tabs>
          <w:tab w:val="left" w:pos="849"/>
        </w:tabs>
        <w:rPr>
          <w:rFonts w:asciiTheme="minorHAnsi" w:hAnsiTheme="minorHAnsi" w:eastAsiaTheme="minorEastAsia" w:cstheme="minorBidi"/>
          <w:noProof/>
          <w:lang w:eastAsia="fr-FR"/>
        </w:rPr>
      </w:pPr>
      <w:hyperlink w:history="1" w:anchor="_Toc409973847">
        <w:r w:rsidRPr="00D53A53" w:rsidR="000833CB">
          <w:rPr>
            <w:rStyle w:val="Hyperlink"/>
            <w:noProof/>
          </w:rPr>
          <w:t>20.1</w:t>
        </w:r>
        <w:r w:rsidR="000833CB">
          <w:rPr>
            <w:rFonts w:asciiTheme="minorHAnsi" w:hAnsiTheme="minorHAnsi" w:eastAsiaTheme="minorEastAsia" w:cstheme="minorBidi"/>
            <w:noProof/>
            <w:lang w:eastAsia="fr-FR"/>
          </w:rPr>
          <w:tab/>
        </w:r>
        <w:r w:rsidRPr="00D53A53" w:rsidR="000833CB">
          <w:rPr>
            <w:rStyle w:val="Hyperlink"/>
            <w:noProof/>
          </w:rPr>
          <w:t>Tableau de Bord</w:t>
        </w:r>
        <w:r w:rsidR="000833CB">
          <w:rPr>
            <w:noProof/>
            <w:webHidden/>
          </w:rPr>
          <w:tab/>
        </w:r>
        <w:r w:rsidR="00522D8A">
          <w:rPr>
            <w:noProof/>
            <w:webHidden/>
          </w:rPr>
          <w:fldChar w:fldCharType="begin"/>
        </w:r>
        <w:r w:rsidR="000833CB">
          <w:rPr>
            <w:noProof/>
            <w:webHidden/>
          </w:rPr>
          <w:instrText xml:space="preserve"> PAGEREF _Toc409973847 \h </w:instrText>
        </w:r>
        <w:r w:rsidR="00522D8A">
          <w:rPr>
            <w:noProof/>
            <w:webHidden/>
          </w:rPr>
        </w:r>
        <w:r w:rsidR="00522D8A">
          <w:rPr>
            <w:noProof/>
            <w:webHidden/>
          </w:rPr>
          <w:fldChar w:fldCharType="separate"/>
        </w:r>
        <w:r w:rsidR="00CC4092">
          <w:rPr>
            <w:noProof/>
            <w:webHidden/>
          </w:rPr>
          <w:t>99</w:t>
        </w:r>
        <w:r w:rsidR="00522D8A">
          <w:rPr>
            <w:noProof/>
            <w:webHidden/>
          </w:rPr>
          <w:fldChar w:fldCharType="end"/>
        </w:r>
      </w:hyperlink>
    </w:p>
    <w:p w:rsidR="000833CB" w:rsidRDefault="006A31BA" w14:paraId="4902D1AF" w14:textId="77777777">
      <w:pPr>
        <w:pStyle w:val="TOC2"/>
        <w:tabs>
          <w:tab w:val="left" w:pos="849"/>
        </w:tabs>
        <w:rPr>
          <w:rFonts w:asciiTheme="minorHAnsi" w:hAnsiTheme="minorHAnsi" w:eastAsiaTheme="minorEastAsia" w:cstheme="minorBidi"/>
          <w:noProof/>
          <w:lang w:eastAsia="fr-FR"/>
        </w:rPr>
      </w:pPr>
      <w:hyperlink w:history="1" w:anchor="_Toc409973848">
        <w:r w:rsidRPr="00D53A53" w:rsidR="000833CB">
          <w:rPr>
            <w:rStyle w:val="Hyperlink"/>
            <w:noProof/>
          </w:rPr>
          <w:t>20.2</w:t>
        </w:r>
        <w:r w:rsidR="000833CB">
          <w:rPr>
            <w:rFonts w:asciiTheme="minorHAnsi" w:hAnsiTheme="minorHAnsi" w:eastAsiaTheme="minorEastAsia" w:cstheme="minorBidi"/>
            <w:noProof/>
            <w:lang w:eastAsia="fr-FR"/>
          </w:rPr>
          <w:tab/>
        </w:r>
        <w:r w:rsidRPr="00D53A53" w:rsidR="000833CB">
          <w:rPr>
            <w:rStyle w:val="Hyperlink"/>
            <w:noProof/>
          </w:rPr>
          <w:t>Profils</w:t>
        </w:r>
        <w:r w:rsidR="000833CB">
          <w:rPr>
            <w:noProof/>
            <w:webHidden/>
          </w:rPr>
          <w:tab/>
        </w:r>
        <w:r w:rsidR="00522D8A">
          <w:rPr>
            <w:noProof/>
            <w:webHidden/>
          </w:rPr>
          <w:fldChar w:fldCharType="begin"/>
        </w:r>
        <w:r w:rsidR="000833CB">
          <w:rPr>
            <w:noProof/>
            <w:webHidden/>
          </w:rPr>
          <w:instrText xml:space="preserve"> PAGEREF _Toc409973848 \h </w:instrText>
        </w:r>
        <w:r w:rsidR="00522D8A">
          <w:rPr>
            <w:noProof/>
            <w:webHidden/>
          </w:rPr>
        </w:r>
        <w:r w:rsidR="00522D8A">
          <w:rPr>
            <w:noProof/>
            <w:webHidden/>
          </w:rPr>
          <w:fldChar w:fldCharType="separate"/>
        </w:r>
        <w:r w:rsidR="00CC4092">
          <w:rPr>
            <w:noProof/>
            <w:webHidden/>
          </w:rPr>
          <w:t>99</w:t>
        </w:r>
        <w:r w:rsidR="00522D8A">
          <w:rPr>
            <w:noProof/>
            <w:webHidden/>
          </w:rPr>
          <w:fldChar w:fldCharType="end"/>
        </w:r>
      </w:hyperlink>
    </w:p>
    <w:p w:rsidR="000833CB" w:rsidRDefault="006A31BA" w14:paraId="0C32FACC" w14:textId="77777777">
      <w:pPr>
        <w:pStyle w:val="TOC2"/>
        <w:tabs>
          <w:tab w:val="left" w:pos="849"/>
        </w:tabs>
        <w:rPr>
          <w:rFonts w:asciiTheme="minorHAnsi" w:hAnsiTheme="minorHAnsi" w:eastAsiaTheme="minorEastAsia" w:cstheme="minorBidi"/>
          <w:noProof/>
          <w:lang w:eastAsia="fr-FR"/>
        </w:rPr>
      </w:pPr>
      <w:hyperlink w:history="1" w:anchor="_Toc409973849">
        <w:r w:rsidRPr="00D53A53" w:rsidR="000833CB">
          <w:rPr>
            <w:rStyle w:val="Hyperlink"/>
            <w:noProof/>
          </w:rPr>
          <w:t>20.3</w:t>
        </w:r>
        <w:r w:rsidR="000833CB">
          <w:rPr>
            <w:rFonts w:asciiTheme="minorHAnsi" w:hAnsiTheme="minorHAnsi" w:eastAsiaTheme="minorEastAsia" w:cstheme="minorBidi"/>
            <w:noProof/>
            <w:lang w:eastAsia="fr-FR"/>
          </w:rPr>
          <w:tab/>
        </w:r>
        <w:r w:rsidRPr="00D53A53" w:rsidR="000833CB">
          <w:rPr>
            <w:rStyle w:val="Hyperlink"/>
            <w:noProof/>
          </w:rPr>
          <w:t>Taxes et fiscalité:</w:t>
        </w:r>
        <w:r w:rsidR="000833CB">
          <w:rPr>
            <w:noProof/>
            <w:webHidden/>
          </w:rPr>
          <w:tab/>
        </w:r>
        <w:r w:rsidR="00522D8A">
          <w:rPr>
            <w:noProof/>
            <w:webHidden/>
          </w:rPr>
          <w:fldChar w:fldCharType="begin"/>
        </w:r>
        <w:r w:rsidR="000833CB">
          <w:rPr>
            <w:noProof/>
            <w:webHidden/>
          </w:rPr>
          <w:instrText xml:space="preserve"> PAGEREF _Toc409973849 \h </w:instrText>
        </w:r>
        <w:r w:rsidR="00522D8A">
          <w:rPr>
            <w:noProof/>
            <w:webHidden/>
          </w:rPr>
        </w:r>
        <w:r w:rsidR="00522D8A">
          <w:rPr>
            <w:noProof/>
            <w:webHidden/>
          </w:rPr>
          <w:fldChar w:fldCharType="separate"/>
        </w:r>
        <w:r w:rsidR="00CC4092">
          <w:rPr>
            <w:noProof/>
            <w:webHidden/>
          </w:rPr>
          <w:t>99</w:t>
        </w:r>
        <w:r w:rsidR="00522D8A">
          <w:rPr>
            <w:noProof/>
            <w:webHidden/>
          </w:rPr>
          <w:fldChar w:fldCharType="end"/>
        </w:r>
      </w:hyperlink>
    </w:p>
    <w:p w:rsidR="000833CB" w:rsidRDefault="006A31BA" w14:paraId="1ACC1DE2" w14:textId="77777777">
      <w:pPr>
        <w:pStyle w:val="TOC2"/>
        <w:tabs>
          <w:tab w:val="left" w:pos="849"/>
        </w:tabs>
        <w:rPr>
          <w:rFonts w:asciiTheme="minorHAnsi" w:hAnsiTheme="minorHAnsi" w:eastAsiaTheme="minorEastAsia" w:cstheme="minorBidi"/>
          <w:noProof/>
          <w:lang w:eastAsia="fr-FR"/>
        </w:rPr>
      </w:pPr>
      <w:hyperlink w:history="1" w:anchor="_Toc409973850">
        <w:r w:rsidRPr="00D53A53" w:rsidR="000833CB">
          <w:rPr>
            <w:rStyle w:val="Hyperlink"/>
            <w:noProof/>
          </w:rPr>
          <w:t>20.4</w:t>
        </w:r>
        <w:r w:rsidR="000833CB">
          <w:rPr>
            <w:rFonts w:asciiTheme="minorHAnsi" w:hAnsiTheme="minorHAnsi" w:eastAsiaTheme="minorEastAsia" w:cstheme="minorBidi"/>
            <w:noProof/>
            <w:lang w:eastAsia="fr-FR"/>
          </w:rPr>
          <w:tab/>
        </w:r>
        <w:r w:rsidRPr="00D53A53" w:rsidR="000833CB">
          <w:rPr>
            <w:rStyle w:val="Hyperlink"/>
            <w:noProof/>
          </w:rPr>
          <w:t>Frais:</w:t>
        </w:r>
        <w:r w:rsidR="000833CB">
          <w:rPr>
            <w:noProof/>
            <w:webHidden/>
          </w:rPr>
          <w:tab/>
        </w:r>
        <w:r w:rsidR="00522D8A">
          <w:rPr>
            <w:noProof/>
            <w:webHidden/>
          </w:rPr>
          <w:fldChar w:fldCharType="begin"/>
        </w:r>
        <w:r w:rsidR="000833CB">
          <w:rPr>
            <w:noProof/>
            <w:webHidden/>
          </w:rPr>
          <w:instrText xml:space="preserve"> PAGEREF _Toc409973850 \h </w:instrText>
        </w:r>
        <w:r w:rsidR="00522D8A">
          <w:rPr>
            <w:noProof/>
            <w:webHidden/>
          </w:rPr>
        </w:r>
        <w:r w:rsidR="00522D8A">
          <w:rPr>
            <w:noProof/>
            <w:webHidden/>
          </w:rPr>
          <w:fldChar w:fldCharType="separate"/>
        </w:r>
        <w:r w:rsidR="00CC4092">
          <w:rPr>
            <w:noProof/>
            <w:webHidden/>
          </w:rPr>
          <w:t>100</w:t>
        </w:r>
        <w:r w:rsidR="00522D8A">
          <w:rPr>
            <w:noProof/>
            <w:webHidden/>
          </w:rPr>
          <w:fldChar w:fldCharType="end"/>
        </w:r>
      </w:hyperlink>
    </w:p>
    <w:p w:rsidR="000833CB" w:rsidRDefault="006A31BA" w14:paraId="23A31C4D" w14:textId="77777777">
      <w:pPr>
        <w:pStyle w:val="TOC2"/>
        <w:tabs>
          <w:tab w:val="left" w:pos="849"/>
        </w:tabs>
        <w:rPr>
          <w:rFonts w:asciiTheme="minorHAnsi" w:hAnsiTheme="minorHAnsi" w:eastAsiaTheme="minorEastAsia" w:cstheme="minorBidi"/>
          <w:noProof/>
          <w:lang w:eastAsia="fr-FR"/>
        </w:rPr>
      </w:pPr>
      <w:hyperlink w:history="1" w:anchor="_Toc409973851">
        <w:r w:rsidRPr="00D53A53" w:rsidR="000833CB">
          <w:rPr>
            <w:rStyle w:val="Hyperlink"/>
            <w:noProof/>
          </w:rPr>
          <w:t>20.5</w:t>
        </w:r>
        <w:r w:rsidR="000833CB">
          <w:rPr>
            <w:rFonts w:asciiTheme="minorHAnsi" w:hAnsiTheme="minorHAnsi" w:eastAsiaTheme="minorEastAsia" w:cstheme="minorBidi"/>
            <w:noProof/>
            <w:lang w:eastAsia="fr-FR"/>
          </w:rPr>
          <w:tab/>
        </w:r>
        <w:r w:rsidRPr="00D53A53" w:rsidR="000833CB">
          <w:rPr>
            <w:rStyle w:val="Hyperlink"/>
            <w:noProof/>
          </w:rPr>
          <w:t>Comptabilité :</w:t>
        </w:r>
        <w:r w:rsidR="000833CB">
          <w:rPr>
            <w:noProof/>
            <w:webHidden/>
          </w:rPr>
          <w:tab/>
        </w:r>
        <w:r w:rsidR="00522D8A">
          <w:rPr>
            <w:noProof/>
            <w:webHidden/>
          </w:rPr>
          <w:fldChar w:fldCharType="begin"/>
        </w:r>
        <w:r w:rsidR="000833CB">
          <w:rPr>
            <w:noProof/>
            <w:webHidden/>
          </w:rPr>
          <w:instrText xml:space="preserve"> PAGEREF _Toc409973851 \h </w:instrText>
        </w:r>
        <w:r w:rsidR="00522D8A">
          <w:rPr>
            <w:noProof/>
            <w:webHidden/>
          </w:rPr>
        </w:r>
        <w:r w:rsidR="00522D8A">
          <w:rPr>
            <w:noProof/>
            <w:webHidden/>
          </w:rPr>
          <w:fldChar w:fldCharType="separate"/>
        </w:r>
        <w:r w:rsidR="00CC4092">
          <w:rPr>
            <w:noProof/>
            <w:webHidden/>
          </w:rPr>
          <w:t>100</w:t>
        </w:r>
        <w:r w:rsidR="00522D8A">
          <w:rPr>
            <w:noProof/>
            <w:webHidden/>
          </w:rPr>
          <w:fldChar w:fldCharType="end"/>
        </w:r>
      </w:hyperlink>
    </w:p>
    <w:p w:rsidR="000833CB" w:rsidRDefault="006A31BA" w14:paraId="43818E77" w14:textId="77777777">
      <w:pPr>
        <w:pStyle w:val="TOC1"/>
        <w:rPr>
          <w:rFonts w:asciiTheme="minorHAnsi" w:hAnsiTheme="minorHAnsi" w:eastAsiaTheme="minorEastAsia" w:cstheme="minorBidi"/>
          <w:noProof/>
          <w:lang w:eastAsia="fr-FR"/>
        </w:rPr>
      </w:pPr>
      <w:hyperlink w:history="1" w:anchor="_Toc409973852">
        <w:r w:rsidRPr="00D53A53" w:rsidR="000833CB">
          <w:rPr>
            <w:rStyle w:val="Hyperlink"/>
            <w:noProof/>
          </w:rPr>
          <w:t>21</w:t>
        </w:r>
        <w:r w:rsidR="000833CB">
          <w:rPr>
            <w:rFonts w:asciiTheme="minorHAnsi" w:hAnsiTheme="minorHAnsi" w:eastAsiaTheme="minorEastAsia" w:cstheme="minorBidi"/>
            <w:noProof/>
            <w:lang w:eastAsia="fr-FR"/>
          </w:rPr>
          <w:tab/>
        </w:r>
        <w:r w:rsidRPr="00D53A53" w:rsidR="000833CB">
          <w:rPr>
            <w:rStyle w:val="Hyperlink"/>
            <w:noProof/>
          </w:rPr>
          <w:t>Processus Metier : BOURSE en Ligne</w:t>
        </w:r>
        <w:r w:rsidR="000833CB">
          <w:rPr>
            <w:noProof/>
            <w:webHidden/>
          </w:rPr>
          <w:tab/>
        </w:r>
        <w:r w:rsidR="00522D8A">
          <w:rPr>
            <w:noProof/>
            <w:webHidden/>
          </w:rPr>
          <w:fldChar w:fldCharType="begin"/>
        </w:r>
        <w:r w:rsidR="000833CB">
          <w:rPr>
            <w:noProof/>
            <w:webHidden/>
          </w:rPr>
          <w:instrText xml:space="preserve"> PAGEREF _Toc409973852 \h </w:instrText>
        </w:r>
        <w:r w:rsidR="00522D8A">
          <w:rPr>
            <w:noProof/>
            <w:webHidden/>
          </w:rPr>
        </w:r>
        <w:r w:rsidR="00522D8A">
          <w:rPr>
            <w:noProof/>
            <w:webHidden/>
          </w:rPr>
          <w:fldChar w:fldCharType="separate"/>
        </w:r>
        <w:r w:rsidR="00CC4092">
          <w:rPr>
            <w:noProof/>
            <w:webHidden/>
          </w:rPr>
          <w:t>100</w:t>
        </w:r>
        <w:r w:rsidR="00522D8A">
          <w:rPr>
            <w:noProof/>
            <w:webHidden/>
          </w:rPr>
          <w:fldChar w:fldCharType="end"/>
        </w:r>
      </w:hyperlink>
    </w:p>
    <w:p w:rsidR="000833CB" w:rsidRDefault="006A31BA" w14:paraId="5C433290" w14:textId="77777777">
      <w:pPr>
        <w:pStyle w:val="TOC2"/>
        <w:tabs>
          <w:tab w:val="left" w:pos="849"/>
        </w:tabs>
        <w:rPr>
          <w:rFonts w:asciiTheme="minorHAnsi" w:hAnsiTheme="minorHAnsi" w:eastAsiaTheme="minorEastAsia" w:cstheme="minorBidi"/>
          <w:noProof/>
          <w:lang w:eastAsia="fr-FR"/>
        </w:rPr>
      </w:pPr>
      <w:hyperlink w:history="1" w:anchor="_Toc409973853">
        <w:r w:rsidRPr="00D53A53" w:rsidR="000833CB">
          <w:rPr>
            <w:rStyle w:val="Hyperlink"/>
            <w:noProof/>
          </w:rPr>
          <w:t>21.1</w:t>
        </w:r>
        <w:r w:rsidR="000833CB">
          <w:rPr>
            <w:rFonts w:asciiTheme="minorHAnsi" w:hAnsiTheme="minorHAnsi" w:eastAsiaTheme="minorEastAsia" w:cstheme="minorBidi"/>
            <w:noProof/>
            <w:lang w:eastAsia="fr-FR"/>
          </w:rPr>
          <w:tab/>
        </w:r>
        <w:r w:rsidRPr="00D53A53" w:rsidR="000833CB">
          <w:rPr>
            <w:rStyle w:val="Hyperlink"/>
            <w:noProof/>
          </w:rPr>
          <w:t>Description générale</w:t>
        </w:r>
        <w:r w:rsidR="000833CB">
          <w:rPr>
            <w:noProof/>
            <w:webHidden/>
          </w:rPr>
          <w:tab/>
        </w:r>
        <w:r w:rsidR="00522D8A">
          <w:rPr>
            <w:noProof/>
            <w:webHidden/>
          </w:rPr>
          <w:fldChar w:fldCharType="begin"/>
        </w:r>
        <w:r w:rsidR="000833CB">
          <w:rPr>
            <w:noProof/>
            <w:webHidden/>
          </w:rPr>
          <w:instrText xml:space="preserve"> PAGEREF _Toc409973853 \h </w:instrText>
        </w:r>
        <w:r w:rsidR="00522D8A">
          <w:rPr>
            <w:noProof/>
            <w:webHidden/>
          </w:rPr>
        </w:r>
        <w:r w:rsidR="00522D8A">
          <w:rPr>
            <w:noProof/>
            <w:webHidden/>
          </w:rPr>
          <w:fldChar w:fldCharType="separate"/>
        </w:r>
        <w:r w:rsidR="00CC4092">
          <w:rPr>
            <w:noProof/>
            <w:webHidden/>
          </w:rPr>
          <w:t>100</w:t>
        </w:r>
        <w:r w:rsidR="00522D8A">
          <w:rPr>
            <w:noProof/>
            <w:webHidden/>
          </w:rPr>
          <w:fldChar w:fldCharType="end"/>
        </w:r>
      </w:hyperlink>
    </w:p>
    <w:p w:rsidR="000833CB" w:rsidRDefault="006A31BA" w14:paraId="18F79528" w14:textId="77777777">
      <w:pPr>
        <w:pStyle w:val="TOC2"/>
        <w:tabs>
          <w:tab w:val="left" w:pos="849"/>
        </w:tabs>
        <w:rPr>
          <w:rFonts w:asciiTheme="minorHAnsi" w:hAnsiTheme="minorHAnsi" w:eastAsiaTheme="minorEastAsia" w:cstheme="minorBidi"/>
          <w:noProof/>
          <w:lang w:eastAsia="fr-FR"/>
        </w:rPr>
      </w:pPr>
      <w:hyperlink w:history="1" w:anchor="_Toc409973854">
        <w:r w:rsidRPr="00D53A53" w:rsidR="000833CB">
          <w:rPr>
            <w:rStyle w:val="Hyperlink"/>
            <w:noProof/>
          </w:rPr>
          <w:t>21.2</w:t>
        </w:r>
        <w:r w:rsidR="000833CB">
          <w:rPr>
            <w:rFonts w:asciiTheme="minorHAnsi" w:hAnsiTheme="minorHAnsi" w:eastAsiaTheme="minorEastAsia" w:cstheme="minorBidi"/>
            <w:noProof/>
            <w:lang w:eastAsia="fr-FR"/>
          </w:rPr>
          <w:tab/>
        </w:r>
        <w:r w:rsidRPr="00D53A53" w:rsidR="000833CB">
          <w:rPr>
            <w:rStyle w:val="Hyperlink"/>
            <w:noProof/>
          </w:rPr>
          <w:t>Description détaillée</w:t>
        </w:r>
        <w:r w:rsidR="000833CB">
          <w:rPr>
            <w:noProof/>
            <w:webHidden/>
          </w:rPr>
          <w:tab/>
        </w:r>
        <w:r w:rsidR="00522D8A">
          <w:rPr>
            <w:noProof/>
            <w:webHidden/>
          </w:rPr>
          <w:fldChar w:fldCharType="begin"/>
        </w:r>
        <w:r w:rsidR="000833CB">
          <w:rPr>
            <w:noProof/>
            <w:webHidden/>
          </w:rPr>
          <w:instrText xml:space="preserve"> PAGEREF _Toc409973854 \h </w:instrText>
        </w:r>
        <w:r w:rsidR="00522D8A">
          <w:rPr>
            <w:noProof/>
            <w:webHidden/>
          </w:rPr>
        </w:r>
        <w:r w:rsidR="00522D8A">
          <w:rPr>
            <w:noProof/>
            <w:webHidden/>
          </w:rPr>
          <w:fldChar w:fldCharType="separate"/>
        </w:r>
        <w:r w:rsidR="00CC4092">
          <w:rPr>
            <w:noProof/>
            <w:webHidden/>
          </w:rPr>
          <w:t>101</w:t>
        </w:r>
        <w:r w:rsidR="00522D8A">
          <w:rPr>
            <w:noProof/>
            <w:webHidden/>
          </w:rPr>
          <w:fldChar w:fldCharType="end"/>
        </w:r>
      </w:hyperlink>
    </w:p>
    <w:p w:rsidR="000833CB" w:rsidRDefault="006A31BA" w14:paraId="6D21E703" w14:textId="77777777">
      <w:pPr>
        <w:pStyle w:val="TOC3"/>
        <w:rPr>
          <w:rFonts w:asciiTheme="minorHAnsi" w:hAnsiTheme="minorHAnsi" w:eastAsiaTheme="minorEastAsia" w:cstheme="minorBidi"/>
          <w:noProof/>
          <w:lang w:eastAsia="fr-FR"/>
        </w:rPr>
      </w:pPr>
      <w:hyperlink w:history="1" w:anchor="_Toc409973855">
        <w:r w:rsidRPr="00D53A53" w:rsidR="000833CB">
          <w:rPr>
            <w:rStyle w:val="Hyperlink"/>
            <w:noProof/>
          </w:rPr>
          <w:t>21.2.1</w:t>
        </w:r>
        <w:r w:rsidR="000833CB">
          <w:rPr>
            <w:rFonts w:asciiTheme="minorHAnsi" w:hAnsiTheme="minorHAnsi" w:eastAsiaTheme="minorEastAsia" w:cstheme="minorBidi"/>
            <w:noProof/>
            <w:lang w:eastAsia="fr-FR"/>
          </w:rPr>
          <w:tab/>
        </w:r>
        <w:r w:rsidRPr="00D53A53" w:rsidR="000833CB">
          <w:rPr>
            <w:rStyle w:val="Hyperlink"/>
            <w:noProof/>
          </w:rPr>
          <w:t>Alertes et notifications</w:t>
        </w:r>
        <w:r w:rsidR="000833CB">
          <w:rPr>
            <w:noProof/>
            <w:webHidden/>
          </w:rPr>
          <w:tab/>
        </w:r>
        <w:r w:rsidR="00522D8A">
          <w:rPr>
            <w:noProof/>
            <w:webHidden/>
          </w:rPr>
          <w:fldChar w:fldCharType="begin"/>
        </w:r>
        <w:r w:rsidR="000833CB">
          <w:rPr>
            <w:noProof/>
            <w:webHidden/>
          </w:rPr>
          <w:instrText xml:space="preserve"> PAGEREF _Toc409973855 \h </w:instrText>
        </w:r>
        <w:r w:rsidR="00522D8A">
          <w:rPr>
            <w:noProof/>
            <w:webHidden/>
          </w:rPr>
        </w:r>
        <w:r w:rsidR="00522D8A">
          <w:rPr>
            <w:noProof/>
            <w:webHidden/>
          </w:rPr>
          <w:fldChar w:fldCharType="separate"/>
        </w:r>
        <w:r w:rsidR="00CC4092">
          <w:rPr>
            <w:noProof/>
            <w:webHidden/>
          </w:rPr>
          <w:t>102</w:t>
        </w:r>
        <w:r w:rsidR="00522D8A">
          <w:rPr>
            <w:noProof/>
            <w:webHidden/>
          </w:rPr>
          <w:fldChar w:fldCharType="end"/>
        </w:r>
      </w:hyperlink>
    </w:p>
    <w:p w:rsidR="000833CB" w:rsidRDefault="006A31BA" w14:paraId="48A842DE" w14:textId="77777777">
      <w:pPr>
        <w:pStyle w:val="TOC1"/>
        <w:rPr>
          <w:rFonts w:asciiTheme="minorHAnsi" w:hAnsiTheme="minorHAnsi" w:eastAsiaTheme="minorEastAsia" w:cstheme="minorBidi"/>
          <w:noProof/>
          <w:lang w:eastAsia="fr-FR"/>
        </w:rPr>
      </w:pPr>
      <w:hyperlink w:history="1" w:anchor="_Toc409973856">
        <w:r w:rsidRPr="00D53A53" w:rsidR="000833CB">
          <w:rPr>
            <w:rStyle w:val="Hyperlink"/>
            <w:noProof/>
          </w:rPr>
          <w:t>22</w:t>
        </w:r>
        <w:r w:rsidR="000833CB">
          <w:rPr>
            <w:rFonts w:asciiTheme="minorHAnsi" w:hAnsiTheme="minorHAnsi" w:eastAsiaTheme="minorEastAsia" w:cstheme="minorBidi"/>
            <w:noProof/>
            <w:lang w:eastAsia="fr-FR"/>
          </w:rPr>
          <w:tab/>
        </w:r>
        <w:r w:rsidRPr="00D53A53" w:rsidR="000833CB">
          <w:rPr>
            <w:rStyle w:val="Hyperlink"/>
            <w:noProof/>
          </w:rPr>
          <w:t>Services/ Activités</w:t>
        </w:r>
        <w:r w:rsidR="000833CB">
          <w:rPr>
            <w:noProof/>
            <w:webHidden/>
          </w:rPr>
          <w:tab/>
        </w:r>
        <w:r w:rsidR="00522D8A">
          <w:rPr>
            <w:noProof/>
            <w:webHidden/>
          </w:rPr>
          <w:fldChar w:fldCharType="begin"/>
        </w:r>
        <w:r w:rsidR="000833CB">
          <w:rPr>
            <w:noProof/>
            <w:webHidden/>
          </w:rPr>
          <w:instrText xml:space="preserve"> PAGEREF _Toc409973856 \h </w:instrText>
        </w:r>
        <w:r w:rsidR="00522D8A">
          <w:rPr>
            <w:noProof/>
            <w:webHidden/>
          </w:rPr>
        </w:r>
        <w:r w:rsidR="00522D8A">
          <w:rPr>
            <w:noProof/>
            <w:webHidden/>
          </w:rPr>
          <w:fldChar w:fldCharType="separate"/>
        </w:r>
        <w:r w:rsidR="00CC4092">
          <w:rPr>
            <w:noProof/>
            <w:webHidden/>
          </w:rPr>
          <w:t>102</w:t>
        </w:r>
        <w:r w:rsidR="00522D8A">
          <w:rPr>
            <w:noProof/>
            <w:webHidden/>
          </w:rPr>
          <w:fldChar w:fldCharType="end"/>
        </w:r>
      </w:hyperlink>
    </w:p>
    <w:p w:rsidR="000833CB" w:rsidRDefault="006A31BA" w14:paraId="7A1A2453" w14:textId="77777777">
      <w:pPr>
        <w:pStyle w:val="TOC2"/>
        <w:tabs>
          <w:tab w:val="left" w:pos="849"/>
        </w:tabs>
        <w:rPr>
          <w:rFonts w:asciiTheme="minorHAnsi" w:hAnsiTheme="minorHAnsi" w:eastAsiaTheme="minorEastAsia" w:cstheme="minorBidi"/>
          <w:noProof/>
          <w:lang w:eastAsia="fr-FR"/>
        </w:rPr>
      </w:pPr>
      <w:hyperlink w:history="1" w:anchor="_Toc409973857">
        <w:r w:rsidRPr="00D53A53" w:rsidR="000833CB">
          <w:rPr>
            <w:rStyle w:val="Hyperlink"/>
            <w:noProof/>
          </w:rPr>
          <w:t>22.1</w:t>
        </w:r>
        <w:r w:rsidR="000833CB">
          <w:rPr>
            <w:rFonts w:asciiTheme="minorHAnsi" w:hAnsiTheme="minorHAnsi" w:eastAsiaTheme="minorEastAsia" w:cstheme="minorBidi"/>
            <w:noProof/>
            <w:lang w:eastAsia="fr-FR"/>
          </w:rPr>
          <w:tab/>
        </w:r>
        <w:r w:rsidRPr="00D53A53" w:rsidR="000833CB">
          <w:rPr>
            <w:rStyle w:val="Hyperlink"/>
            <w:noProof/>
          </w:rPr>
          <w:t>Service/Activité 1</w:t>
        </w:r>
        <w:r w:rsidR="000833CB">
          <w:rPr>
            <w:noProof/>
            <w:webHidden/>
          </w:rPr>
          <w:tab/>
        </w:r>
        <w:r w:rsidR="00522D8A">
          <w:rPr>
            <w:noProof/>
            <w:webHidden/>
          </w:rPr>
          <w:fldChar w:fldCharType="begin"/>
        </w:r>
        <w:r w:rsidR="000833CB">
          <w:rPr>
            <w:noProof/>
            <w:webHidden/>
          </w:rPr>
          <w:instrText xml:space="preserve"> PAGEREF _Toc409973857 \h </w:instrText>
        </w:r>
        <w:r w:rsidR="00522D8A">
          <w:rPr>
            <w:noProof/>
            <w:webHidden/>
          </w:rPr>
        </w:r>
        <w:r w:rsidR="00522D8A">
          <w:rPr>
            <w:noProof/>
            <w:webHidden/>
          </w:rPr>
          <w:fldChar w:fldCharType="separate"/>
        </w:r>
        <w:r w:rsidR="00CC4092">
          <w:rPr>
            <w:noProof/>
            <w:webHidden/>
          </w:rPr>
          <w:t>102</w:t>
        </w:r>
        <w:r w:rsidR="00522D8A">
          <w:rPr>
            <w:noProof/>
            <w:webHidden/>
          </w:rPr>
          <w:fldChar w:fldCharType="end"/>
        </w:r>
      </w:hyperlink>
    </w:p>
    <w:p w:rsidR="000833CB" w:rsidRDefault="006A31BA" w14:paraId="57F070A6" w14:textId="77777777">
      <w:pPr>
        <w:pStyle w:val="TOC1"/>
        <w:rPr>
          <w:rFonts w:asciiTheme="minorHAnsi" w:hAnsiTheme="minorHAnsi" w:eastAsiaTheme="minorEastAsia" w:cstheme="minorBidi"/>
          <w:noProof/>
          <w:lang w:eastAsia="fr-FR"/>
        </w:rPr>
      </w:pPr>
      <w:hyperlink w:history="1" w:anchor="_Toc409973858">
        <w:r w:rsidRPr="00D53A53" w:rsidR="000833CB">
          <w:rPr>
            <w:rStyle w:val="Hyperlink"/>
            <w:noProof/>
          </w:rPr>
          <w:t>23</w:t>
        </w:r>
        <w:r w:rsidR="000833CB">
          <w:rPr>
            <w:rFonts w:asciiTheme="minorHAnsi" w:hAnsiTheme="minorHAnsi" w:eastAsiaTheme="minorEastAsia" w:cstheme="minorBidi"/>
            <w:noProof/>
            <w:lang w:eastAsia="fr-FR"/>
          </w:rPr>
          <w:tab/>
        </w:r>
        <w:r w:rsidRPr="00D53A53" w:rsidR="000833CB">
          <w:rPr>
            <w:rStyle w:val="Hyperlink"/>
            <w:noProof/>
          </w:rPr>
          <w:t>Menu</w:t>
        </w:r>
        <w:r w:rsidR="000833CB">
          <w:rPr>
            <w:noProof/>
            <w:webHidden/>
          </w:rPr>
          <w:tab/>
        </w:r>
        <w:r w:rsidR="00522D8A">
          <w:rPr>
            <w:noProof/>
            <w:webHidden/>
          </w:rPr>
          <w:fldChar w:fldCharType="begin"/>
        </w:r>
        <w:r w:rsidR="000833CB">
          <w:rPr>
            <w:noProof/>
            <w:webHidden/>
          </w:rPr>
          <w:instrText xml:space="preserve"> PAGEREF _Toc409973858 \h </w:instrText>
        </w:r>
        <w:r w:rsidR="00522D8A">
          <w:rPr>
            <w:noProof/>
            <w:webHidden/>
          </w:rPr>
        </w:r>
        <w:r w:rsidR="00522D8A">
          <w:rPr>
            <w:noProof/>
            <w:webHidden/>
          </w:rPr>
          <w:fldChar w:fldCharType="separate"/>
        </w:r>
        <w:r w:rsidR="00CC4092">
          <w:rPr>
            <w:noProof/>
            <w:webHidden/>
          </w:rPr>
          <w:t>102</w:t>
        </w:r>
        <w:r w:rsidR="00522D8A">
          <w:rPr>
            <w:noProof/>
            <w:webHidden/>
          </w:rPr>
          <w:fldChar w:fldCharType="end"/>
        </w:r>
      </w:hyperlink>
    </w:p>
    <w:p w:rsidR="000833CB" w:rsidRDefault="006A31BA" w14:paraId="3E1E6ABE" w14:textId="77777777">
      <w:pPr>
        <w:pStyle w:val="TOC1"/>
        <w:rPr>
          <w:rFonts w:asciiTheme="minorHAnsi" w:hAnsiTheme="minorHAnsi" w:eastAsiaTheme="minorEastAsia" w:cstheme="minorBidi"/>
          <w:noProof/>
          <w:lang w:eastAsia="fr-FR"/>
        </w:rPr>
      </w:pPr>
      <w:hyperlink w:history="1" w:anchor="_Toc409973859">
        <w:r w:rsidRPr="00D53A53" w:rsidR="000833CB">
          <w:rPr>
            <w:rStyle w:val="Hyperlink"/>
            <w:noProof/>
          </w:rPr>
          <w:t>24</w:t>
        </w:r>
        <w:r w:rsidR="000833CB">
          <w:rPr>
            <w:rFonts w:asciiTheme="minorHAnsi" w:hAnsiTheme="minorHAnsi" w:eastAsiaTheme="minorEastAsia" w:cstheme="minorBidi"/>
            <w:noProof/>
            <w:lang w:eastAsia="fr-FR"/>
          </w:rPr>
          <w:tab/>
        </w:r>
        <w:r w:rsidRPr="00D53A53" w:rsidR="000833CB">
          <w:rPr>
            <w:rStyle w:val="Hyperlink"/>
            <w:noProof/>
          </w:rPr>
          <w:t>Description des cas d’utilisation</w:t>
        </w:r>
        <w:r w:rsidR="000833CB">
          <w:rPr>
            <w:noProof/>
            <w:webHidden/>
          </w:rPr>
          <w:tab/>
        </w:r>
        <w:r w:rsidR="00522D8A">
          <w:rPr>
            <w:noProof/>
            <w:webHidden/>
          </w:rPr>
          <w:fldChar w:fldCharType="begin"/>
        </w:r>
        <w:r w:rsidR="000833CB">
          <w:rPr>
            <w:noProof/>
            <w:webHidden/>
          </w:rPr>
          <w:instrText xml:space="preserve"> PAGEREF _Toc409973859 \h </w:instrText>
        </w:r>
        <w:r w:rsidR="00522D8A">
          <w:rPr>
            <w:noProof/>
            <w:webHidden/>
          </w:rPr>
        </w:r>
        <w:r w:rsidR="00522D8A">
          <w:rPr>
            <w:noProof/>
            <w:webHidden/>
          </w:rPr>
          <w:fldChar w:fldCharType="separate"/>
        </w:r>
        <w:r w:rsidR="00CC4092">
          <w:rPr>
            <w:noProof/>
            <w:webHidden/>
          </w:rPr>
          <w:t>102</w:t>
        </w:r>
        <w:r w:rsidR="00522D8A">
          <w:rPr>
            <w:noProof/>
            <w:webHidden/>
          </w:rPr>
          <w:fldChar w:fldCharType="end"/>
        </w:r>
      </w:hyperlink>
    </w:p>
    <w:p w:rsidR="000833CB" w:rsidRDefault="006A31BA" w14:paraId="2FF1DE14" w14:textId="77777777">
      <w:pPr>
        <w:pStyle w:val="TOC2"/>
        <w:tabs>
          <w:tab w:val="left" w:pos="849"/>
        </w:tabs>
        <w:rPr>
          <w:rFonts w:asciiTheme="minorHAnsi" w:hAnsiTheme="minorHAnsi" w:eastAsiaTheme="minorEastAsia" w:cstheme="minorBidi"/>
          <w:noProof/>
          <w:lang w:eastAsia="fr-FR"/>
        </w:rPr>
      </w:pPr>
      <w:hyperlink w:history="1" w:anchor="_Toc409973860">
        <w:r w:rsidRPr="00D53A53" w:rsidR="000833CB">
          <w:rPr>
            <w:rStyle w:val="Hyperlink"/>
            <w:noProof/>
          </w:rPr>
          <w:t>24.1</w:t>
        </w:r>
        <w:r w:rsidR="000833CB">
          <w:rPr>
            <w:rFonts w:asciiTheme="minorHAnsi" w:hAnsiTheme="minorHAnsi" w:eastAsiaTheme="minorEastAsia" w:cstheme="minorBidi"/>
            <w:noProof/>
            <w:lang w:eastAsia="fr-FR"/>
          </w:rPr>
          <w:tab/>
        </w:r>
        <w:r w:rsidRPr="00D53A53" w:rsidR="000833CB">
          <w:rPr>
            <w:rStyle w:val="Hyperlink"/>
            <w:noProof/>
          </w:rPr>
          <w:t>Cas d’utilisation &lt;Saisie de la Convention Tripartite&gt;</w:t>
        </w:r>
        <w:r w:rsidR="000833CB">
          <w:rPr>
            <w:noProof/>
            <w:webHidden/>
          </w:rPr>
          <w:tab/>
        </w:r>
        <w:r w:rsidR="00522D8A">
          <w:rPr>
            <w:noProof/>
            <w:webHidden/>
          </w:rPr>
          <w:fldChar w:fldCharType="begin"/>
        </w:r>
        <w:r w:rsidR="000833CB">
          <w:rPr>
            <w:noProof/>
            <w:webHidden/>
          </w:rPr>
          <w:instrText xml:space="preserve"> PAGEREF _Toc409973860 \h </w:instrText>
        </w:r>
        <w:r w:rsidR="00522D8A">
          <w:rPr>
            <w:noProof/>
            <w:webHidden/>
          </w:rPr>
        </w:r>
        <w:r w:rsidR="00522D8A">
          <w:rPr>
            <w:noProof/>
            <w:webHidden/>
          </w:rPr>
          <w:fldChar w:fldCharType="separate"/>
        </w:r>
        <w:r w:rsidR="00CC4092">
          <w:rPr>
            <w:noProof/>
            <w:webHidden/>
          </w:rPr>
          <w:t>102</w:t>
        </w:r>
        <w:r w:rsidR="00522D8A">
          <w:rPr>
            <w:noProof/>
            <w:webHidden/>
          </w:rPr>
          <w:fldChar w:fldCharType="end"/>
        </w:r>
      </w:hyperlink>
    </w:p>
    <w:p w:rsidR="000833CB" w:rsidRDefault="006A31BA" w14:paraId="6CE1840C" w14:textId="77777777">
      <w:pPr>
        <w:pStyle w:val="TOC3"/>
        <w:rPr>
          <w:rFonts w:asciiTheme="minorHAnsi" w:hAnsiTheme="minorHAnsi" w:eastAsiaTheme="minorEastAsia" w:cstheme="minorBidi"/>
          <w:noProof/>
          <w:lang w:eastAsia="fr-FR"/>
        </w:rPr>
      </w:pPr>
      <w:hyperlink w:history="1" w:anchor="_Toc409973861">
        <w:r w:rsidRPr="00D53A53" w:rsidR="000833CB">
          <w:rPr>
            <w:rStyle w:val="Hyperlink"/>
            <w:noProof/>
          </w:rPr>
          <w:t>24.1.1</w:t>
        </w:r>
        <w:r w:rsidR="000833CB">
          <w:rPr>
            <w:rFonts w:asciiTheme="minorHAnsi" w:hAnsiTheme="minorHAnsi" w:eastAsiaTheme="minorEastAsia" w:cstheme="minorBidi"/>
            <w:noProof/>
            <w:lang w:eastAsia="fr-FR"/>
          </w:rPr>
          <w:tab/>
        </w:r>
        <w:r w:rsidRPr="00D53A53" w:rsidR="000833CB">
          <w:rPr>
            <w:rStyle w:val="Hyperlink"/>
            <w:noProof/>
          </w:rPr>
          <w:t>Définition et objectif</w:t>
        </w:r>
        <w:r w:rsidR="000833CB">
          <w:rPr>
            <w:noProof/>
            <w:webHidden/>
          </w:rPr>
          <w:tab/>
        </w:r>
        <w:r w:rsidR="00522D8A">
          <w:rPr>
            <w:noProof/>
            <w:webHidden/>
          </w:rPr>
          <w:fldChar w:fldCharType="begin"/>
        </w:r>
        <w:r w:rsidR="000833CB">
          <w:rPr>
            <w:noProof/>
            <w:webHidden/>
          </w:rPr>
          <w:instrText xml:space="preserve"> PAGEREF _Toc409973861 \h </w:instrText>
        </w:r>
        <w:r w:rsidR="00522D8A">
          <w:rPr>
            <w:noProof/>
            <w:webHidden/>
          </w:rPr>
        </w:r>
        <w:r w:rsidR="00522D8A">
          <w:rPr>
            <w:noProof/>
            <w:webHidden/>
          </w:rPr>
          <w:fldChar w:fldCharType="separate"/>
        </w:r>
        <w:r w:rsidR="00CC4092">
          <w:rPr>
            <w:noProof/>
            <w:webHidden/>
          </w:rPr>
          <w:t>102</w:t>
        </w:r>
        <w:r w:rsidR="00522D8A">
          <w:rPr>
            <w:noProof/>
            <w:webHidden/>
          </w:rPr>
          <w:fldChar w:fldCharType="end"/>
        </w:r>
      </w:hyperlink>
    </w:p>
    <w:p w:rsidR="000833CB" w:rsidRDefault="006A31BA" w14:paraId="2293B7F2" w14:textId="77777777">
      <w:pPr>
        <w:pStyle w:val="TOC3"/>
        <w:rPr>
          <w:rFonts w:asciiTheme="minorHAnsi" w:hAnsiTheme="minorHAnsi" w:eastAsiaTheme="minorEastAsia" w:cstheme="minorBidi"/>
          <w:noProof/>
          <w:lang w:eastAsia="fr-FR"/>
        </w:rPr>
      </w:pPr>
      <w:hyperlink w:history="1" w:anchor="_Toc409973862">
        <w:r w:rsidRPr="00D53A53" w:rsidR="000833CB">
          <w:rPr>
            <w:rStyle w:val="Hyperlink"/>
            <w:noProof/>
          </w:rPr>
          <w:t>24.1.2</w:t>
        </w:r>
        <w:r w:rsidR="000833CB">
          <w:rPr>
            <w:rFonts w:asciiTheme="minorHAnsi" w:hAnsiTheme="minorHAnsi" w:eastAsiaTheme="minorEastAsia" w:cstheme="minorBidi"/>
            <w:noProof/>
            <w:lang w:eastAsia="fr-FR"/>
          </w:rPr>
          <w:tab/>
        </w:r>
        <w:r w:rsidRPr="00D53A53" w:rsidR="000833CB">
          <w:rPr>
            <w:rStyle w:val="Hyperlink"/>
            <w:noProof/>
          </w:rPr>
          <w:t>Pré-conditions</w:t>
        </w:r>
        <w:r w:rsidR="000833CB">
          <w:rPr>
            <w:noProof/>
            <w:webHidden/>
          </w:rPr>
          <w:tab/>
        </w:r>
        <w:r w:rsidR="00522D8A">
          <w:rPr>
            <w:noProof/>
            <w:webHidden/>
          </w:rPr>
          <w:fldChar w:fldCharType="begin"/>
        </w:r>
        <w:r w:rsidR="000833CB">
          <w:rPr>
            <w:noProof/>
            <w:webHidden/>
          </w:rPr>
          <w:instrText xml:space="preserve"> PAGEREF _Toc409973862 \h </w:instrText>
        </w:r>
        <w:r w:rsidR="00522D8A">
          <w:rPr>
            <w:noProof/>
            <w:webHidden/>
          </w:rPr>
        </w:r>
        <w:r w:rsidR="00522D8A">
          <w:rPr>
            <w:noProof/>
            <w:webHidden/>
          </w:rPr>
          <w:fldChar w:fldCharType="separate"/>
        </w:r>
        <w:r w:rsidR="00CC4092">
          <w:rPr>
            <w:noProof/>
            <w:webHidden/>
          </w:rPr>
          <w:t>102</w:t>
        </w:r>
        <w:r w:rsidR="00522D8A">
          <w:rPr>
            <w:noProof/>
            <w:webHidden/>
          </w:rPr>
          <w:fldChar w:fldCharType="end"/>
        </w:r>
      </w:hyperlink>
    </w:p>
    <w:p w:rsidR="000833CB" w:rsidRDefault="006A31BA" w14:paraId="180494DC" w14:textId="77777777">
      <w:pPr>
        <w:pStyle w:val="TOC3"/>
        <w:rPr>
          <w:rFonts w:asciiTheme="minorHAnsi" w:hAnsiTheme="minorHAnsi" w:eastAsiaTheme="minorEastAsia" w:cstheme="minorBidi"/>
          <w:noProof/>
          <w:lang w:eastAsia="fr-FR"/>
        </w:rPr>
      </w:pPr>
      <w:hyperlink w:history="1" w:anchor="_Toc409973863">
        <w:r w:rsidRPr="00D53A53" w:rsidR="000833CB">
          <w:rPr>
            <w:rStyle w:val="Hyperlink"/>
            <w:noProof/>
          </w:rPr>
          <w:t>24.1.3</w:t>
        </w:r>
        <w:r w:rsidR="000833CB">
          <w:rPr>
            <w:rFonts w:asciiTheme="minorHAnsi" w:hAnsiTheme="minorHAnsi" w:eastAsiaTheme="minorEastAsia" w:cstheme="minorBidi"/>
            <w:noProof/>
            <w:lang w:eastAsia="fr-FR"/>
          </w:rPr>
          <w:tab/>
        </w:r>
        <w:r w:rsidRPr="00D53A53" w:rsidR="000833CB">
          <w:rPr>
            <w:rStyle w:val="Hyperlink"/>
            <w:noProof/>
          </w:rPr>
          <w:t>Post-conditions</w:t>
        </w:r>
        <w:r w:rsidR="000833CB">
          <w:rPr>
            <w:noProof/>
            <w:webHidden/>
          </w:rPr>
          <w:tab/>
        </w:r>
        <w:r w:rsidR="00522D8A">
          <w:rPr>
            <w:noProof/>
            <w:webHidden/>
          </w:rPr>
          <w:fldChar w:fldCharType="begin"/>
        </w:r>
        <w:r w:rsidR="000833CB">
          <w:rPr>
            <w:noProof/>
            <w:webHidden/>
          </w:rPr>
          <w:instrText xml:space="preserve"> PAGEREF _Toc409973863 \h </w:instrText>
        </w:r>
        <w:r w:rsidR="00522D8A">
          <w:rPr>
            <w:noProof/>
            <w:webHidden/>
          </w:rPr>
        </w:r>
        <w:r w:rsidR="00522D8A">
          <w:rPr>
            <w:noProof/>
            <w:webHidden/>
          </w:rPr>
          <w:fldChar w:fldCharType="separate"/>
        </w:r>
        <w:r w:rsidR="00CC4092">
          <w:rPr>
            <w:noProof/>
            <w:webHidden/>
          </w:rPr>
          <w:t>103</w:t>
        </w:r>
        <w:r w:rsidR="00522D8A">
          <w:rPr>
            <w:noProof/>
            <w:webHidden/>
          </w:rPr>
          <w:fldChar w:fldCharType="end"/>
        </w:r>
      </w:hyperlink>
    </w:p>
    <w:p w:rsidR="000833CB" w:rsidRDefault="006A31BA" w14:paraId="02CF7C84" w14:textId="77777777">
      <w:pPr>
        <w:pStyle w:val="TOC3"/>
        <w:rPr>
          <w:rFonts w:asciiTheme="minorHAnsi" w:hAnsiTheme="minorHAnsi" w:eastAsiaTheme="minorEastAsia" w:cstheme="minorBidi"/>
          <w:noProof/>
          <w:lang w:eastAsia="fr-FR"/>
        </w:rPr>
      </w:pPr>
      <w:hyperlink w:history="1" w:anchor="_Toc409973864">
        <w:r w:rsidRPr="00D53A53" w:rsidR="000833CB">
          <w:rPr>
            <w:rStyle w:val="Hyperlink"/>
            <w:noProof/>
          </w:rPr>
          <w:t>24.1.4</w:t>
        </w:r>
        <w:r w:rsidR="000833CB">
          <w:rPr>
            <w:rFonts w:asciiTheme="minorHAnsi" w:hAnsiTheme="minorHAnsi" w:eastAsiaTheme="minorEastAsia" w:cstheme="minorBidi"/>
            <w:noProof/>
            <w:lang w:eastAsia="fr-FR"/>
          </w:rPr>
          <w:tab/>
        </w:r>
        <w:r w:rsidRPr="00D53A53" w:rsidR="000833CB">
          <w:rPr>
            <w:rStyle w:val="Hyperlink"/>
            <w:noProof/>
          </w:rPr>
          <w:t>Diagramme d’activité</w:t>
        </w:r>
        <w:r w:rsidR="000833CB">
          <w:rPr>
            <w:noProof/>
            <w:webHidden/>
          </w:rPr>
          <w:tab/>
        </w:r>
        <w:r w:rsidR="00522D8A">
          <w:rPr>
            <w:noProof/>
            <w:webHidden/>
          </w:rPr>
          <w:fldChar w:fldCharType="begin"/>
        </w:r>
        <w:r w:rsidR="000833CB">
          <w:rPr>
            <w:noProof/>
            <w:webHidden/>
          </w:rPr>
          <w:instrText xml:space="preserve"> PAGEREF _Toc409973864 \h </w:instrText>
        </w:r>
        <w:r w:rsidR="00522D8A">
          <w:rPr>
            <w:noProof/>
            <w:webHidden/>
          </w:rPr>
        </w:r>
        <w:r w:rsidR="00522D8A">
          <w:rPr>
            <w:noProof/>
            <w:webHidden/>
          </w:rPr>
          <w:fldChar w:fldCharType="separate"/>
        </w:r>
        <w:r w:rsidR="00CC4092">
          <w:rPr>
            <w:noProof/>
            <w:webHidden/>
          </w:rPr>
          <w:t>103</w:t>
        </w:r>
        <w:r w:rsidR="00522D8A">
          <w:rPr>
            <w:noProof/>
            <w:webHidden/>
          </w:rPr>
          <w:fldChar w:fldCharType="end"/>
        </w:r>
      </w:hyperlink>
    </w:p>
    <w:p w:rsidR="000833CB" w:rsidRDefault="006A31BA" w14:paraId="6CE87718" w14:textId="77777777">
      <w:pPr>
        <w:pStyle w:val="TOC3"/>
        <w:rPr>
          <w:rFonts w:asciiTheme="minorHAnsi" w:hAnsiTheme="minorHAnsi" w:eastAsiaTheme="minorEastAsia" w:cstheme="minorBidi"/>
          <w:noProof/>
          <w:lang w:eastAsia="fr-FR"/>
        </w:rPr>
      </w:pPr>
      <w:hyperlink w:history="1" w:anchor="_Toc409973865">
        <w:r w:rsidRPr="00D53A53" w:rsidR="000833CB">
          <w:rPr>
            <w:rStyle w:val="Hyperlink"/>
            <w:noProof/>
          </w:rPr>
          <w:t>24.1.5</w:t>
        </w:r>
        <w:r w:rsidR="000833CB">
          <w:rPr>
            <w:rFonts w:asciiTheme="minorHAnsi" w:hAnsiTheme="minorHAnsi" w:eastAsiaTheme="minorEastAsia" w:cstheme="minorBidi"/>
            <w:noProof/>
            <w:lang w:eastAsia="fr-FR"/>
          </w:rPr>
          <w:tab/>
        </w:r>
        <w:r w:rsidRPr="00D53A53" w:rsidR="000833CB">
          <w:rPr>
            <w:rStyle w:val="Hyperlink"/>
            <w:noProof/>
          </w:rPr>
          <w:t>Règles de gestion</w:t>
        </w:r>
        <w:r w:rsidR="000833CB">
          <w:rPr>
            <w:noProof/>
            <w:webHidden/>
          </w:rPr>
          <w:tab/>
        </w:r>
        <w:r w:rsidR="00522D8A">
          <w:rPr>
            <w:noProof/>
            <w:webHidden/>
          </w:rPr>
          <w:fldChar w:fldCharType="begin"/>
        </w:r>
        <w:r w:rsidR="000833CB">
          <w:rPr>
            <w:noProof/>
            <w:webHidden/>
          </w:rPr>
          <w:instrText xml:space="preserve"> PAGEREF _Toc409973865 \h </w:instrText>
        </w:r>
        <w:r w:rsidR="00522D8A">
          <w:rPr>
            <w:noProof/>
            <w:webHidden/>
          </w:rPr>
        </w:r>
        <w:r w:rsidR="00522D8A">
          <w:rPr>
            <w:noProof/>
            <w:webHidden/>
          </w:rPr>
          <w:fldChar w:fldCharType="separate"/>
        </w:r>
        <w:r w:rsidR="00CC4092">
          <w:rPr>
            <w:noProof/>
            <w:webHidden/>
          </w:rPr>
          <w:t>103</w:t>
        </w:r>
        <w:r w:rsidR="00522D8A">
          <w:rPr>
            <w:noProof/>
            <w:webHidden/>
          </w:rPr>
          <w:fldChar w:fldCharType="end"/>
        </w:r>
      </w:hyperlink>
    </w:p>
    <w:p w:rsidR="000833CB" w:rsidRDefault="006A31BA" w14:paraId="2D2DB4D4" w14:textId="77777777">
      <w:pPr>
        <w:pStyle w:val="TOC3"/>
        <w:rPr>
          <w:rFonts w:asciiTheme="minorHAnsi" w:hAnsiTheme="minorHAnsi" w:eastAsiaTheme="minorEastAsia" w:cstheme="minorBidi"/>
          <w:noProof/>
          <w:lang w:eastAsia="fr-FR"/>
        </w:rPr>
      </w:pPr>
      <w:hyperlink w:history="1" w:anchor="_Toc409973866">
        <w:r w:rsidRPr="00D53A53" w:rsidR="000833CB">
          <w:rPr>
            <w:rStyle w:val="Hyperlink"/>
            <w:noProof/>
          </w:rPr>
          <w:t>24.1.6</w:t>
        </w:r>
        <w:r w:rsidR="000833CB">
          <w:rPr>
            <w:rFonts w:asciiTheme="minorHAnsi" w:hAnsiTheme="minorHAnsi" w:eastAsiaTheme="minorEastAsia" w:cstheme="minorBidi"/>
            <w:noProof/>
            <w:lang w:eastAsia="fr-FR"/>
          </w:rPr>
          <w:tab/>
        </w:r>
        <w:r w:rsidRPr="00D53A53" w:rsidR="000833CB">
          <w:rPr>
            <w:rStyle w:val="Hyperlink"/>
            <w:noProof/>
          </w:rPr>
          <w:t>Traitements</w:t>
        </w:r>
        <w:r w:rsidR="000833CB">
          <w:rPr>
            <w:noProof/>
            <w:webHidden/>
          </w:rPr>
          <w:tab/>
        </w:r>
        <w:r w:rsidR="00522D8A">
          <w:rPr>
            <w:noProof/>
            <w:webHidden/>
          </w:rPr>
          <w:fldChar w:fldCharType="begin"/>
        </w:r>
        <w:r w:rsidR="000833CB">
          <w:rPr>
            <w:noProof/>
            <w:webHidden/>
          </w:rPr>
          <w:instrText xml:space="preserve"> PAGEREF _Toc409973866 \h </w:instrText>
        </w:r>
        <w:r w:rsidR="00522D8A">
          <w:rPr>
            <w:noProof/>
            <w:webHidden/>
          </w:rPr>
        </w:r>
        <w:r w:rsidR="00522D8A">
          <w:rPr>
            <w:noProof/>
            <w:webHidden/>
          </w:rPr>
          <w:fldChar w:fldCharType="separate"/>
        </w:r>
        <w:r w:rsidR="00CC4092">
          <w:rPr>
            <w:noProof/>
            <w:webHidden/>
          </w:rPr>
          <w:t>103</w:t>
        </w:r>
        <w:r w:rsidR="00522D8A">
          <w:rPr>
            <w:noProof/>
            <w:webHidden/>
          </w:rPr>
          <w:fldChar w:fldCharType="end"/>
        </w:r>
      </w:hyperlink>
    </w:p>
    <w:p w:rsidR="000833CB" w:rsidRDefault="006A31BA" w14:paraId="4D7F0327" w14:textId="77777777">
      <w:pPr>
        <w:pStyle w:val="TOC3"/>
        <w:rPr>
          <w:rFonts w:asciiTheme="minorHAnsi" w:hAnsiTheme="minorHAnsi" w:eastAsiaTheme="minorEastAsia" w:cstheme="minorBidi"/>
          <w:noProof/>
          <w:lang w:eastAsia="fr-FR"/>
        </w:rPr>
      </w:pPr>
      <w:hyperlink w:history="1" w:anchor="_Toc409973867">
        <w:r w:rsidRPr="00D53A53" w:rsidR="000833CB">
          <w:rPr>
            <w:rStyle w:val="Hyperlink"/>
            <w:noProof/>
          </w:rPr>
          <w:t>24.1.7</w:t>
        </w:r>
        <w:r w:rsidR="000833CB">
          <w:rPr>
            <w:rFonts w:asciiTheme="minorHAnsi" w:hAnsiTheme="minorHAnsi" w:eastAsiaTheme="minorEastAsia" w:cstheme="minorBidi"/>
            <w:noProof/>
            <w:lang w:eastAsia="fr-FR"/>
          </w:rPr>
          <w:tab/>
        </w:r>
        <w:r w:rsidRPr="00D53A53" w:rsidR="000833CB">
          <w:rPr>
            <w:rStyle w:val="Hyperlink"/>
            <w:noProof/>
          </w:rPr>
          <w:t>Message d'erreur</w:t>
        </w:r>
        <w:r w:rsidR="000833CB">
          <w:rPr>
            <w:noProof/>
            <w:webHidden/>
          </w:rPr>
          <w:tab/>
        </w:r>
        <w:r w:rsidR="00522D8A">
          <w:rPr>
            <w:noProof/>
            <w:webHidden/>
          </w:rPr>
          <w:fldChar w:fldCharType="begin"/>
        </w:r>
        <w:r w:rsidR="000833CB">
          <w:rPr>
            <w:noProof/>
            <w:webHidden/>
          </w:rPr>
          <w:instrText xml:space="preserve"> PAGEREF _Toc409973867 \h </w:instrText>
        </w:r>
        <w:r w:rsidR="00522D8A">
          <w:rPr>
            <w:noProof/>
            <w:webHidden/>
          </w:rPr>
        </w:r>
        <w:r w:rsidR="00522D8A">
          <w:rPr>
            <w:noProof/>
            <w:webHidden/>
          </w:rPr>
          <w:fldChar w:fldCharType="separate"/>
        </w:r>
        <w:r w:rsidR="00CC4092">
          <w:rPr>
            <w:noProof/>
            <w:webHidden/>
          </w:rPr>
          <w:t>104</w:t>
        </w:r>
        <w:r w:rsidR="00522D8A">
          <w:rPr>
            <w:noProof/>
            <w:webHidden/>
          </w:rPr>
          <w:fldChar w:fldCharType="end"/>
        </w:r>
      </w:hyperlink>
    </w:p>
    <w:p w:rsidR="000833CB" w:rsidRDefault="006A31BA" w14:paraId="1CA8DCB7" w14:textId="77777777">
      <w:pPr>
        <w:pStyle w:val="TOC2"/>
        <w:tabs>
          <w:tab w:val="left" w:pos="849"/>
        </w:tabs>
        <w:rPr>
          <w:rFonts w:asciiTheme="minorHAnsi" w:hAnsiTheme="minorHAnsi" w:eastAsiaTheme="minorEastAsia" w:cstheme="minorBidi"/>
          <w:noProof/>
          <w:lang w:eastAsia="fr-FR"/>
        </w:rPr>
      </w:pPr>
      <w:hyperlink w:history="1" w:anchor="_Toc409973868">
        <w:r w:rsidRPr="00D53A53" w:rsidR="000833CB">
          <w:rPr>
            <w:rStyle w:val="Hyperlink"/>
            <w:noProof/>
          </w:rPr>
          <w:t>24.2</w:t>
        </w:r>
        <w:r w:rsidR="000833CB">
          <w:rPr>
            <w:rFonts w:asciiTheme="minorHAnsi" w:hAnsiTheme="minorHAnsi" w:eastAsiaTheme="minorEastAsia" w:cstheme="minorBidi"/>
            <w:noProof/>
            <w:lang w:eastAsia="fr-FR"/>
          </w:rPr>
          <w:tab/>
        </w:r>
        <w:r w:rsidRPr="00D53A53" w:rsidR="000833CB">
          <w:rPr>
            <w:rStyle w:val="Hyperlink"/>
            <w:noProof/>
          </w:rPr>
          <w:t>Cas d’utilisation &lt;Saisie Bulletin de souscription à la bourse en ligne&gt;</w:t>
        </w:r>
        <w:r w:rsidR="000833CB">
          <w:rPr>
            <w:noProof/>
            <w:webHidden/>
          </w:rPr>
          <w:tab/>
        </w:r>
        <w:r w:rsidR="00522D8A">
          <w:rPr>
            <w:noProof/>
            <w:webHidden/>
          </w:rPr>
          <w:fldChar w:fldCharType="begin"/>
        </w:r>
        <w:r w:rsidR="000833CB">
          <w:rPr>
            <w:noProof/>
            <w:webHidden/>
          </w:rPr>
          <w:instrText xml:space="preserve"> PAGEREF _Toc409973868 \h </w:instrText>
        </w:r>
        <w:r w:rsidR="00522D8A">
          <w:rPr>
            <w:noProof/>
            <w:webHidden/>
          </w:rPr>
        </w:r>
        <w:r w:rsidR="00522D8A">
          <w:rPr>
            <w:noProof/>
            <w:webHidden/>
          </w:rPr>
          <w:fldChar w:fldCharType="separate"/>
        </w:r>
        <w:r w:rsidR="00CC4092">
          <w:rPr>
            <w:noProof/>
            <w:webHidden/>
          </w:rPr>
          <w:t>104</w:t>
        </w:r>
        <w:r w:rsidR="00522D8A">
          <w:rPr>
            <w:noProof/>
            <w:webHidden/>
          </w:rPr>
          <w:fldChar w:fldCharType="end"/>
        </w:r>
      </w:hyperlink>
    </w:p>
    <w:p w:rsidR="000833CB" w:rsidRDefault="006A31BA" w14:paraId="15282163" w14:textId="77777777">
      <w:pPr>
        <w:pStyle w:val="TOC3"/>
        <w:rPr>
          <w:rFonts w:asciiTheme="minorHAnsi" w:hAnsiTheme="minorHAnsi" w:eastAsiaTheme="minorEastAsia" w:cstheme="minorBidi"/>
          <w:noProof/>
          <w:lang w:eastAsia="fr-FR"/>
        </w:rPr>
      </w:pPr>
      <w:hyperlink w:history="1" w:anchor="_Toc409973869">
        <w:r w:rsidRPr="00D53A53" w:rsidR="000833CB">
          <w:rPr>
            <w:rStyle w:val="Hyperlink"/>
            <w:noProof/>
          </w:rPr>
          <w:t>24.2.1</w:t>
        </w:r>
        <w:r w:rsidR="000833CB">
          <w:rPr>
            <w:rFonts w:asciiTheme="minorHAnsi" w:hAnsiTheme="minorHAnsi" w:eastAsiaTheme="minorEastAsia" w:cstheme="minorBidi"/>
            <w:noProof/>
            <w:lang w:eastAsia="fr-FR"/>
          </w:rPr>
          <w:tab/>
        </w:r>
        <w:r w:rsidRPr="00D53A53" w:rsidR="000833CB">
          <w:rPr>
            <w:rStyle w:val="Hyperlink"/>
            <w:noProof/>
          </w:rPr>
          <w:t>Définition et objectif</w:t>
        </w:r>
        <w:r w:rsidR="000833CB">
          <w:rPr>
            <w:noProof/>
            <w:webHidden/>
          </w:rPr>
          <w:tab/>
        </w:r>
        <w:r w:rsidR="00522D8A">
          <w:rPr>
            <w:noProof/>
            <w:webHidden/>
          </w:rPr>
          <w:fldChar w:fldCharType="begin"/>
        </w:r>
        <w:r w:rsidR="000833CB">
          <w:rPr>
            <w:noProof/>
            <w:webHidden/>
          </w:rPr>
          <w:instrText xml:space="preserve"> PAGEREF _Toc409973869 \h </w:instrText>
        </w:r>
        <w:r w:rsidR="00522D8A">
          <w:rPr>
            <w:noProof/>
            <w:webHidden/>
          </w:rPr>
        </w:r>
        <w:r w:rsidR="00522D8A">
          <w:rPr>
            <w:noProof/>
            <w:webHidden/>
          </w:rPr>
          <w:fldChar w:fldCharType="separate"/>
        </w:r>
        <w:r w:rsidR="00CC4092">
          <w:rPr>
            <w:noProof/>
            <w:webHidden/>
          </w:rPr>
          <w:t>104</w:t>
        </w:r>
        <w:r w:rsidR="00522D8A">
          <w:rPr>
            <w:noProof/>
            <w:webHidden/>
          </w:rPr>
          <w:fldChar w:fldCharType="end"/>
        </w:r>
      </w:hyperlink>
    </w:p>
    <w:p w:rsidR="000833CB" w:rsidRDefault="006A31BA" w14:paraId="3F95A2B0" w14:textId="77777777">
      <w:pPr>
        <w:pStyle w:val="TOC3"/>
        <w:rPr>
          <w:rFonts w:asciiTheme="minorHAnsi" w:hAnsiTheme="minorHAnsi" w:eastAsiaTheme="minorEastAsia" w:cstheme="minorBidi"/>
          <w:noProof/>
          <w:lang w:eastAsia="fr-FR"/>
        </w:rPr>
      </w:pPr>
      <w:hyperlink w:history="1" w:anchor="_Toc409973870">
        <w:r w:rsidRPr="00D53A53" w:rsidR="000833CB">
          <w:rPr>
            <w:rStyle w:val="Hyperlink"/>
            <w:noProof/>
          </w:rPr>
          <w:t>24.2.2</w:t>
        </w:r>
        <w:r w:rsidR="000833CB">
          <w:rPr>
            <w:rFonts w:asciiTheme="minorHAnsi" w:hAnsiTheme="minorHAnsi" w:eastAsiaTheme="minorEastAsia" w:cstheme="minorBidi"/>
            <w:noProof/>
            <w:lang w:eastAsia="fr-FR"/>
          </w:rPr>
          <w:tab/>
        </w:r>
        <w:r w:rsidRPr="00D53A53" w:rsidR="000833CB">
          <w:rPr>
            <w:rStyle w:val="Hyperlink"/>
            <w:noProof/>
          </w:rPr>
          <w:t>Pré-conditions</w:t>
        </w:r>
        <w:r w:rsidR="000833CB">
          <w:rPr>
            <w:noProof/>
            <w:webHidden/>
          </w:rPr>
          <w:tab/>
        </w:r>
        <w:r w:rsidR="00522D8A">
          <w:rPr>
            <w:noProof/>
            <w:webHidden/>
          </w:rPr>
          <w:fldChar w:fldCharType="begin"/>
        </w:r>
        <w:r w:rsidR="000833CB">
          <w:rPr>
            <w:noProof/>
            <w:webHidden/>
          </w:rPr>
          <w:instrText xml:space="preserve"> PAGEREF _Toc409973870 \h </w:instrText>
        </w:r>
        <w:r w:rsidR="00522D8A">
          <w:rPr>
            <w:noProof/>
            <w:webHidden/>
          </w:rPr>
        </w:r>
        <w:r w:rsidR="00522D8A">
          <w:rPr>
            <w:noProof/>
            <w:webHidden/>
          </w:rPr>
          <w:fldChar w:fldCharType="separate"/>
        </w:r>
        <w:r w:rsidR="00CC4092">
          <w:rPr>
            <w:noProof/>
            <w:webHidden/>
          </w:rPr>
          <w:t>104</w:t>
        </w:r>
        <w:r w:rsidR="00522D8A">
          <w:rPr>
            <w:noProof/>
            <w:webHidden/>
          </w:rPr>
          <w:fldChar w:fldCharType="end"/>
        </w:r>
      </w:hyperlink>
    </w:p>
    <w:p w:rsidR="000833CB" w:rsidRDefault="006A31BA" w14:paraId="6A8F1DF7" w14:textId="77777777">
      <w:pPr>
        <w:pStyle w:val="TOC3"/>
        <w:rPr>
          <w:rFonts w:asciiTheme="minorHAnsi" w:hAnsiTheme="minorHAnsi" w:eastAsiaTheme="minorEastAsia" w:cstheme="minorBidi"/>
          <w:noProof/>
          <w:lang w:eastAsia="fr-FR"/>
        </w:rPr>
      </w:pPr>
      <w:hyperlink w:history="1" w:anchor="_Toc409973871">
        <w:r w:rsidRPr="00D53A53" w:rsidR="000833CB">
          <w:rPr>
            <w:rStyle w:val="Hyperlink"/>
            <w:noProof/>
          </w:rPr>
          <w:t>24.2.3</w:t>
        </w:r>
        <w:r w:rsidR="000833CB">
          <w:rPr>
            <w:rFonts w:asciiTheme="minorHAnsi" w:hAnsiTheme="minorHAnsi" w:eastAsiaTheme="minorEastAsia" w:cstheme="minorBidi"/>
            <w:noProof/>
            <w:lang w:eastAsia="fr-FR"/>
          </w:rPr>
          <w:tab/>
        </w:r>
        <w:r w:rsidRPr="00D53A53" w:rsidR="000833CB">
          <w:rPr>
            <w:rStyle w:val="Hyperlink"/>
            <w:noProof/>
          </w:rPr>
          <w:t>Post-conditions</w:t>
        </w:r>
        <w:r w:rsidR="000833CB">
          <w:rPr>
            <w:noProof/>
            <w:webHidden/>
          </w:rPr>
          <w:tab/>
        </w:r>
        <w:r w:rsidR="00522D8A">
          <w:rPr>
            <w:noProof/>
            <w:webHidden/>
          </w:rPr>
          <w:fldChar w:fldCharType="begin"/>
        </w:r>
        <w:r w:rsidR="000833CB">
          <w:rPr>
            <w:noProof/>
            <w:webHidden/>
          </w:rPr>
          <w:instrText xml:space="preserve"> PAGEREF _Toc409973871 \h </w:instrText>
        </w:r>
        <w:r w:rsidR="00522D8A">
          <w:rPr>
            <w:noProof/>
            <w:webHidden/>
          </w:rPr>
        </w:r>
        <w:r w:rsidR="00522D8A">
          <w:rPr>
            <w:noProof/>
            <w:webHidden/>
          </w:rPr>
          <w:fldChar w:fldCharType="separate"/>
        </w:r>
        <w:r w:rsidR="00CC4092">
          <w:rPr>
            <w:noProof/>
            <w:webHidden/>
          </w:rPr>
          <w:t>104</w:t>
        </w:r>
        <w:r w:rsidR="00522D8A">
          <w:rPr>
            <w:noProof/>
            <w:webHidden/>
          </w:rPr>
          <w:fldChar w:fldCharType="end"/>
        </w:r>
      </w:hyperlink>
    </w:p>
    <w:p w:rsidR="000833CB" w:rsidRDefault="006A31BA" w14:paraId="0F7D7961" w14:textId="77777777">
      <w:pPr>
        <w:pStyle w:val="TOC3"/>
        <w:rPr>
          <w:rFonts w:asciiTheme="minorHAnsi" w:hAnsiTheme="minorHAnsi" w:eastAsiaTheme="minorEastAsia" w:cstheme="minorBidi"/>
          <w:noProof/>
          <w:lang w:eastAsia="fr-FR"/>
        </w:rPr>
      </w:pPr>
      <w:hyperlink w:history="1" w:anchor="_Toc409973872">
        <w:r w:rsidRPr="00D53A53" w:rsidR="000833CB">
          <w:rPr>
            <w:rStyle w:val="Hyperlink"/>
            <w:noProof/>
          </w:rPr>
          <w:t>24.2.4</w:t>
        </w:r>
        <w:r w:rsidR="000833CB">
          <w:rPr>
            <w:rFonts w:asciiTheme="minorHAnsi" w:hAnsiTheme="minorHAnsi" w:eastAsiaTheme="minorEastAsia" w:cstheme="minorBidi"/>
            <w:noProof/>
            <w:lang w:eastAsia="fr-FR"/>
          </w:rPr>
          <w:tab/>
        </w:r>
        <w:r w:rsidRPr="00D53A53" w:rsidR="000833CB">
          <w:rPr>
            <w:rStyle w:val="Hyperlink"/>
            <w:noProof/>
          </w:rPr>
          <w:t>Diagramme d’activité</w:t>
        </w:r>
        <w:r w:rsidR="000833CB">
          <w:rPr>
            <w:noProof/>
            <w:webHidden/>
          </w:rPr>
          <w:tab/>
        </w:r>
        <w:r w:rsidR="00522D8A">
          <w:rPr>
            <w:noProof/>
            <w:webHidden/>
          </w:rPr>
          <w:fldChar w:fldCharType="begin"/>
        </w:r>
        <w:r w:rsidR="000833CB">
          <w:rPr>
            <w:noProof/>
            <w:webHidden/>
          </w:rPr>
          <w:instrText xml:space="preserve"> PAGEREF _Toc409973872 \h </w:instrText>
        </w:r>
        <w:r w:rsidR="00522D8A">
          <w:rPr>
            <w:noProof/>
            <w:webHidden/>
          </w:rPr>
        </w:r>
        <w:r w:rsidR="00522D8A">
          <w:rPr>
            <w:noProof/>
            <w:webHidden/>
          </w:rPr>
          <w:fldChar w:fldCharType="separate"/>
        </w:r>
        <w:r w:rsidR="00CC4092">
          <w:rPr>
            <w:noProof/>
            <w:webHidden/>
          </w:rPr>
          <w:t>105</w:t>
        </w:r>
        <w:r w:rsidR="00522D8A">
          <w:rPr>
            <w:noProof/>
            <w:webHidden/>
          </w:rPr>
          <w:fldChar w:fldCharType="end"/>
        </w:r>
      </w:hyperlink>
    </w:p>
    <w:p w:rsidR="000833CB" w:rsidRDefault="006A31BA" w14:paraId="5BA64040" w14:textId="77777777">
      <w:pPr>
        <w:pStyle w:val="TOC3"/>
        <w:rPr>
          <w:rFonts w:asciiTheme="minorHAnsi" w:hAnsiTheme="minorHAnsi" w:eastAsiaTheme="minorEastAsia" w:cstheme="minorBidi"/>
          <w:noProof/>
          <w:lang w:eastAsia="fr-FR"/>
        </w:rPr>
      </w:pPr>
      <w:hyperlink w:history="1" w:anchor="_Toc409973873">
        <w:r w:rsidRPr="00D53A53" w:rsidR="000833CB">
          <w:rPr>
            <w:rStyle w:val="Hyperlink"/>
            <w:noProof/>
          </w:rPr>
          <w:t>24.2.5</w:t>
        </w:r>
        <w:r w:rsidR="000833CB">
          <w:rPr>
            <w:rFonts w:asciiTheme="minorHAnsi" w:hAnsiTheme="minorHAnsi" w:eastAsiaTheme="minorEastAsia" w:cstheme="minorBidi"/>
            <w:noProof/>
            <w:lang w:eastAsia="fr-FR"/>
          </w:rPr>
          <w:tab/>
        </w:r>
        <w:r w:rsidRPr="00D53A53" w:rsidR="000833CB">
          <w:rPr>
            <w:rStyle w:val="Hyperlink"/>
            <w:noProof/>
          </w:rPr>
          <w:t>Règles de gestion</w:t>
        </w:r>
        <w:r w:rsidR="000833CB">
          <w:rPr>
            <w:noProof/>
            <w:webHidden/>
          </w:rPr>
          <w:tab/>
        </w:r>
        <w:r w:rsidR="00522D8A">
          <w:rPr>
            <w:noProof/>
            <w:webHidden/>
          </w:rPr>
          <w:fldChar w:fldCharType="begin"/>
        </w:r>
        <w:r w:rsidR="000833CB">
          <w:rPr>
            <w:noProof/>
            <w:webHidden/>
          </w:rPr>
          <w:instrText xml:space="preserve"> PAGEREF _Toc409973873 \h </w:instrText>
        </w:r>
        <w:r w:rsidR="00522D8A">
          <w:rPr>
            <w:noProof/>
            <w:webHidden/>
          </w:rPr>
        </w:r>
        <w:r w:rsidR="00522D8A">
          <w:rPr>
            <w:noProof/>
            <w:webHidden/>
          </w:rPr>
          <w:fldChar w:fldCharType="separate"/>
        </w:r>
        <w:r w:rsidR="00CC4092">
          <w:rPr>
            <w:noProof/>
            <w:webHidden/>
          </w:rPr>
          <w:t>105</w:t>
        </w:r>
        <w:r w:rsidR="00522D8A">
          <w:rPr>
            <w:noProof/>
            <w:webHidden/>
          </w:rPr>
          <w:fldChar w:fldCharType="end"/>
        </w:r>
      </w:hyperlink>
    </w:p>
    <w:p w:rsidR="000833CB" w:rsidRDefault="006A31BA" w14:paraId="13FBB211" w14:textId="77777777">
      <w:pPr>
        <w:pStyle w:val="TOC3"/>
        <w:rPr>
          <w:rFonts w:asciiTheme="minorHAnsi" w:hAnsiTheme="minorHAnsi" w:eastAsiaTheme="minorEastAsia" w:cstheme="minorBidi"/>
          <w:noProof/>
          <w:lang w:eastAsia="fr-FR"/>
        </w:rPr>
      </w:pPr>
      <w:hyperlink w:history="1" w:anchor="_Toc409973874">
        <w:r w:rsidRPr="00D53A53" w:rsidR="000833CB">
          <w:rPr>
            <w:rStyle w:val="Hyperlink"/>
            <w:noProof/>
          </w:rPr>
          <w:t>24.2.6</w:t>
        </w:r>
        <w:r w:rsidR="000833CB">
          <w:rPr>
            <w:rFonts w:asciiTheme="minorHAnsi" w:hAnsiTheme="minorHAnsi" w:eastAsiaTheme="minorEastAsia" w:cstheme="minorBidi"/>
            <w:noProof/>
            <w:lang w:eastAsia="fr-FR"/>
          </w:rPr>
          <w:tab/>
        </w:r>
        <w:r w:rsidRPr="00D53A53" w:rsidR="000833CB">
          <w:rPr>
            <w:rStyle w:val="Hyperlink"/>
            <w:noProof/>
          </w:rPr>
          <w:t>Traitements</w:t>
        </w:r>
        <w:r w:rsidR="000833CB">
          <w:rPr>
            <w:noProof/>
            <w:webHidden/>
          </w:rPr>
          <w:tab/>
        </w:r>
        <w:r w:rsidR="00522D8A">
          <w:rPr>
            <w:noProof/>
            <w:webHidden/>
          </w:rPr>
          <w:fldChar w:fldCharType="begin"/>
        </w:r>
        <w:r w:rsidR="000833CB">
          <w:rPr>
            <w:noProof/>
            <w:webHidden/>
          </w:rPr>
          <w:instrText xml:space="preserve"> PAGEREF _Toc409973874 \h </w:instrText>
        </w:r>
        <w:r w:rsidR="00522D8A">
          <w:rPr>
            <w:noProof/>
            <w:webHidden/>
          </w:rPr>
        </w:r>
        <w:r w:rsidR="00522D8A">
          <w:rPr>
            <w:noProof/>
            <w:webHidden/>
          </w:rPr>
          <w:fldChar w:fldCharType="separate"/>
        </w:r>
        <w:r w:rsidR="00CC4092">
          <w:rPr>
            <w:noProof/>
            <w:webHidden/>
          </w:rPr>
          <w:t>105</w:t>
        </w:r>
        <w:r w:rsidR="00522D8A">
          <w:rPr>
            <w:noProof/>
            <w:webHidden/>
          </w:rPr>
          <w:fldChar w:fldCharType="end"/>
        </w:r>
      </w:hyperlink>
    </w:p>
    <w:p w:rsidR="000833CB" w:rsidRDefault="006A31BA" w14:paraId="39EAEF59" w14:textId="77777777">
      <w:pPr>
        <w:pStyle w:val="TOC3"/>
        <w:rPr>
          <w:rFonts w:asciiTheme="minorHAnsi" w:hAnsiTheme="minorHAnsi" w:eastAsiaTheme="minorEastAsia" w:cstheme="minorBidi"/>
          <w:noProof/>
          <w:lang w:eastAsia="fr-FR"/>
        </w:rPr>
      </w:pPr>
      <w:hyperlink w:history="1" w:anchor="_Toc409973875">
        <w:r w:rsidRPr="00D53A53" w:rsidR="000833CB">
          <w:rPr>
            <w:rStyle w:val="Hyperlink"/>
            <w:noProof/>
          </w:rPr>
          <w:t>24.2.7</w:t>
        </w:r>
        <w:r w:rsidR="000833CB">
          <w:rPr>
            <w:rFonts w:asciiTheme="minorHAnsi" w:hAnsiTheme="minorHAnsi" w:eastAsiaTheme="minorEastAsia" w:cstheme="minorBidi"/>
            <w:noProof/>
            <w:lang w:eastAsia="fr-FR"/>
          </w:rPr>
          <w:tab/>
        </w:r>
        <w:r w:rsidRPr="00D53A53" w:rsidR="000833CB">
          <w:rPr>
            <w:rStyle w:val="Hyperlink"/>
            <w:noProof/>
          </w:rPr>
          <w:t>Message d'erreur</w:t>
        </w:r>
        <w:r w:rsidR="000833CB">
          <w:rPr>
            <w:noProof/>
            <w:webHidden/>
          </w:rPr>
          <w:tab/>
        </w:r>
        <w:r w:rsidR="00522D8A">
          <w:rPr>
            <w:noProof/>
            <w:webHidden/>
          </w:rPr>
          <w:fldChar w:fldCharType="begin"/>
        </w:r>
        <w:r w:rsidR="000833CB">
          <w:rPr>
            <w:noProof/>
            <w:webHidden/>
          </w:rPr>
          <w:instrText xml:space="preserve"> PAGEREF _Toc409973875 \h </w:instrText>
        </w:r>
        <w:r w:rsidR="00522D8A">
          <w:rPr>
            <w:noProof/>
            <w:webHidden/>
          </w:rPr>
        </w:r>
        <w:r w:rsidR="00522D8A">
          <w:rPr>
            <w:noProof/>
            <w:webHidden/>
          </w:rPr>
          <w:fldChar w:fldCharType="separate"/>
        </w:r>
        <w:r w:rsidR="00CC4092">
          <w:rPr>
            <w:noProof/>
            <w:webHidden/>
          </w:rPr>
          <w:t>105</w:t>
        </w:r>
        <w:r w:rsidR="00522D8A">
          <w:rPr>
            <w:noProof/>
            <w:webHidden/>
          </w:rPr>
          <w:fldChar w:fldCharType="end"/>
        </w:r>
      </w:hyperlink>
    </w:p>
    <w:p w:rsidR="000833CB" w:rsidRDefault="006A31BA" w14:paraId="04ECF384" w14:textId="77777777">
      <w:pPr>
        <w:pStyle w:val="TOC2"/>
        <w:tabs>
          <w:tab w:val="left" w:pos="849"/>
        </w:tabs>
        <w:rPr>
          <w:rFonts w:asciiTheme="minorHAnsi" w:hAnsiTheme="minorHAnsi" w:eastAsiaTheme="minorEastAsia" w:cstheme="minorBidi"/>
          <w:noProof/>
          <w:lang w:eastAsia="fr-FR"/>
        </w:rPr>
      </w:pPr>
      <w:hyperlink w:history="1" w:anchor="_Toc409973876">
        <w:r w:rsidRPr="00D53A53" w:rsidR="000833CB">
          <w:rPr>
            <w:rStyle w:val="Hyperlink"/>
            <w:noProof/>
          </w:rPr>
          <w:t>24.3</w:t>
        </w:r>
        <w:r w:rsidR="000833CB">
          <w:rPr>
            <w:rFonts w:asciiTheme="minorHAnsi" w:hAnsiTheme="minorHAnsi" w:eastAsiaTheme="minorEastAsia" w:cstheme="minorBidi"/>
            <w:noProof/>
            <w:lang w:eastAsia="fr-FR"/>
          </w:rPr>
          <w:tab/>
        </w:r>
        <w:r w:rsidRPr="00D53A53" w:rsidR="000833CB">
          <w:rPr>
            <w:rStyle w:val="Hyperlink"/>
            <w:noProof/>
          </w:rPr>
          <w:t>Cas d’utilisation &lt;Gestion des exécutions d'un Ordre BEL&gt;</w:t>
        </w:r>
        <w:r w:rsidR="000833CB">
          <w:rPr>
            <w:noProof/>
            <w:webHidden/>
          </w:rPr>
          <w:tab/>
        </w:r>
        <w:r w:rsidR="00522D8A">
          <w:rPr>
            <w:noProof/>
            <w:webHidden/>
          </w:rPr>
          <w:fldChar w:fldCharType="begin"/>
        </w:r>
        <w:r w:rsidR="000833CB">
          <w:rPr>
            <w:noProof/>
            <w:webHidden/>
          </w:rPr>
          <w:instrText xml:space="preserve"> PAGEREF _Toc409973876 \h </w:instrText>
        </w:r>
        <w:r w:rsidR="00522D8A">
          <w:rPr>
            <w:noProof/>
            <w:webHidden/>
          </w:rPr>
        </w:r>
        <w:r w:rsidR="00522D8A">
          <w:rPr>
            <w:noProof/>
            <w:webHidden/>
          </w:rPr>
          <w:fldChar w:fldCharType="separate"/>
        </w:r>
        <w:r w:rsidR="00CC4092">
          <w:rPr>
            <w:noProof/>
            <w:webHidden/>
          </w:rPr>
          <w:t>106</w:t>
        </w:r>
        <w:r w:rsidR="00522D8A">
          <w:rPr>
            <w:noProof/>
            <w:webHidden/>
          </w:rPr>
          <w:fldChar w:fldCharType="end"/>
        </w:r>
      </w:hyperlink>
    </w:p>
    <w:p w:rsidR="000833CB" w:rsidRDefault="006A31BA" w14:paraId="1146BBB0" w14:textId="77777777">
      <w:pPr>
        <w:pStyle w:val="TOC3"/>
        <w:rPr>
          <w:rFonts w:asciiTheme="minorHAnsi" w:hAnsiTheme="minorHAnsi" w:eastAsiaTheme="minorEastAsia" w:cstheme="minorBidi"/>
          <w:noProof/>
          <w:lang w:eastAsia="fr-FR"/>
        </w:rPr>
      </w:pPr>
      <w:hyperlink w:history="1" w:anchor="_Toc409973877">
        <w:r w:rsidRPr="00D53A53" w:rsidR="000833CB">
          <w:rPr>
            <w:rStyle w:val="Hyperlink"/>
            <w:noProof/>
          </w:rPr>
          <w:t>24.3.1</w:t>
        </w:r>
        <w:r w:rsidR="000833CB">
          <w:rPr>
            <w:rFonts w:asciiTheme="minorHAnsi" w:hAnsiTheme="minorHAnsi" w:eastAsiaTheme="minorEastAsia" w:cstheme="minorBidi"/>
            <w:noProof/>
            <w:lang w:eastAsia="fr-FR"/>
          </w:rPr>
          <w:tab/>
        </w:r>
        <w:r w:rsidRPr="00D53A53" w:rsidR="000833CB">
          <w:rPr>
            <w:rStyle w:val="Hyperlink"/>
            <w:noProof/>
          </w:rPr>
          <w:t>Définition et objectif</w:t>
        </w:r>
        <w:r w:rsidR="000833CB">
          <w:rPr>
            <w:noProof/>
            <w:webHidden/>
          </w:rPr>
          <w:tab/>
        </w:r>
        <w:r w:rsidR="00522D8A">
          <w:rPr>
            <w:noProof/>
            <w:webHidden/>
          </w:rPr>
          <w:fldChar w:fldCharType="begin"/>
        </w:r>
        <w:r w:rsidR="000833CB">
          <w:rPr>
            <w:noProof/>
            <w:webHidden/>
          </w:rPr>
          <w:instrText xml:space="preserve"> PAGEREF _Toc409973877 \h </w:instrText>
        </w:r>
        <w:r w:rsidR="00522D8A">
          <w:rPr>
            <w:noProof/>
            <w:webHidden/>
          </w:rPr>
        </w:r>
        <w:r w:rsidR="00522D8A">
          <w:rPr>
            <w:noProof/>
            <w:webHidden/>
          </w:rPr>
          <w:fldChar w:fldCharType="separate"/>
        </w:r>
        <w:r w:rsidR="00CC4092">
          <w:rPr>
            <w:noProof/>
            <w:webHidden/>
          </w:rPr>
          <w:t>106</w:t>
        </w:r>
        <w:r w:rsidR="00522D8A">
          <w:rPr>
            <w:noProof/>
            <w:webHidden/>
          </w:rPr>
          <w:fldChar w:fldCharType="end"/>
        </w:r>
      </w:hyperlink>
    </w:p>
    <w:p w:rsidR="000833CB" w:rsidRDefault="006A31BA" w14:paraId="619B1345" w14:textId="77777777">
      <w:pPr>
        <w:pStyle w:val="TOC3"/>
        <w:rPr>
          <w:rFonts w:asciiTheme="minorHAnsi" w:hAnsiTheme="minorHAnsi" w:eastAsiaTheme="minorEastAsia" w:cstheme="minorBidi"/>
          <w:noProof/>
          <w:lang w:eastAsia="fr-FR"/>
        </w:rPr>
      </w:pPr>
      <w:hyperlink w:history="1" w:anchor="_Toc409973878">
        <w:r w:rsidRPr="00D53A53" w:rsidR="000833CB">
          <w:rPr>
            <w:rStyle w:val="Hyperlink"/>
            <w:noProof/>
          </w:rPr>
          <w:t>24.3.2</w:t>
        </w:r>
        <w:r w:rsidR="000833CB">
          <w:rPr>
            <w:rFonts w:asciiTheme="minorHAnsi" w:hAnsiTheme="minorHAnsi" w:eastAsiaTheme="minorEastAsia" w:cstheme="minorBidi"/>
            <w:noProof/>
            <w:lang w:eastAsia="fr-FR"/>
          </w:rPr>
          <w:tab/>
        </w:r>
        <w:r w:rsidRPr="00D53A53" w:rsidR="000833CB">
          <w:rPr>
            <w:rStyle w:val="Hyperlink"/>
            <w:noProof/>
          </w:rPr>
          <w:t>Pré-conditions</w:t>
        </w:r>
        <w:r w:rsidR="000833CB">
          <w:rPr>
            <w:noProof/>
            <w:webHidden/>
          </w:rPr>
          <w:tab/>
        </w:r>
        <w:r w:rsidR="00522D8A">
          <w:rPr>
            <w:noProof/>
            <w:webHidden/>
          </w:rPr>
          <w:fldChar w:fldCharType="begin"/>
        </w:r>
        <w:r w:rsidR="000833CB">
          <w:rPr>
            <w:noProof/>
            <w:webHidden/>
          </w:rPr>
          <w:instrText xml:space="preserve"> PAGEREF _Toc409973878 \h </w:instrText>
        </w:r>
        <w:r w:rsidR="00522D8A">
          <w:rPr>
            <w:noProof/>
            <w:webHidden/>
          </w:rPr>
        </w:r>
        <w:r w:rsidR="00522D8A">
          <w:rPr>
            <w:noProof/>
            <w:webHidden/>
          </w:rPr>
          <w:fldChar w:fldCharType="separate"/>
        </w:r>
        <w:r w:rsidR="00CC4092">
          <w:rPr>
            <w:noProof/>
            <w:webHidden/>
          </w:rPr>
          <w:t>106</w:t>
        </w:r>
        <w:r w:rsidR="00522D8A">
          <w:rPr>
            <w:noProof/>
            <w:webHidden/>
          </w:rPr>
          <w:fldChar w:fldCharType="end"/>
        </w:r>
      </w:hyperlink>
    </w:p>
    <w:p w:rsidR="000833CB" w:rsidRDefault="006A31BA" w14:paraId="153F3116" w14:textId="77777777">
      <w:pPr>
        <w:pStyle w:val="TOC3"/>
        <w:rPr>
          <w:rFonts w:asciiTheme="minorHAnsi" w:hAnsiTheme="minorHAnsi" w:eastAsiaTheme="minorEastAsia" w:cstheme="minorBidi"/>
          <w:noProof/>
          <w:lang w:eastAsia="fr-FR"/>
        </w:rPr>
      </w:pPr>
      <w:hyperlink w:history="1" w:anchor="_Toc409973879">
        <w:r w:rsidRPr="00D53A53" w:rsidR="000833CB">
          <w:rPr>
            <w:rStyle w:val="Hyperlink"/>
            <w:noProof/>
          </w:rPr>
          <w:t>24.3.3</w:t>
        </w:r>
        <w:r w:rsidR="000833CB">
          <w:rPr>
            <w:rFonts w:asciiTheme="minorHAnsi" w:hAnsiTheme="minorHAnsi" w:eastAsiaTheme="minorEastAsia" w:cstheme="minorBidi"/>
            <w:noProof/>
            <w:lang w:eastAsia="fr-FR"/>
          </w:rPr>
          <w:tab/>
        </w:r>
        <w:r w:rsidRPr="00D53A53" w:rsidR="000833CB">
          <w:rPr>
            <w:rStyle w:val="Hyperlink"/>
            <w:noProof/>
          </w:rPr>
          <w:t>Post-conditions</w:t>
        </w:r>
        <w:r w:rsidR="000833CB">
          <w:rPr>
            <w:noProof/>
            <w:webHidden/>
          </w:rPr>
          <w:tab/>
        </w:r>
        <w:r w:rsidR="00522D8A">
          <w:rPr>
            <w:noProof/>
            <w:webHidden/>
          </w:rPr>
          <w:fldChar w:fldCharType="begin"/>
        </w:r>
        <w:r w:rsidR="000833CB">
          <w:rPr>
            <w:noProof/>
            <w:webHidden/>
          </w:rPr>
          <w:instrText xml:space="preserve"> PAGEREF _Toc409973879 \h </w:instrText>
        </w:r>
        <w:r w:rsidR="00522D8A">
          <w:rPr>
            <w:noProof/>
            <w:webHidden/>
          </w:rPr>
        </w:r>
        <w:r w:rsidR="00522D8A">
          <w:rPr>
            <w:noProof/>
            <w:webHidden/>
          </w:rPr>
          <w:fldChar w:fldCharType="separate"/>
        </w:r>
        <w:r w:rsidR="00CC4092">
          <w:rPr>
            <w:noProof/>
            <w:webHidden/>
          </w:rPr>
          <w:t>106</w:t>
        </w:r>
        <w:r w:rsidR="00522D8A">
          <w:rPr>
            <w:noProof/>
            <w:webHidden/>
          </w:rPr>
          <w:fldChar w:fldCharType="end"/>
        </w:r>
      </w:hyperlink>
    </w:p>
    <w:p w:rsidR="000833CB" w:rsidRDefault="006A31BA" w14:paraId="344AC580" w14:textId="77777777">
      <w:pPr>
        <w:pStyle w:val="TOC3"/>
        <w:rPr>
          <w:rFonts w:asciiTheme="minorHAnsi" w:hAnsiTheme="minorHAnsi" w:eastAsiaTheme="minorEastAsia" w:cstheme="minorBidi"/>
          <w:noProof/>
          <w:lang w:eastAsia="fr-FR"/>
        </w:rPr>
      </w:pPr>
      <w:hyperlink w:history="1" w:anchor="_Toc409973880">
        <w:r w:rsidRPr="00D53A53" w:rsidR="000833CB">
          <w:rPr>
            <w:rStyle w:val="Hyperlink"/>
            <w:noProof/>
          </w:rPr>
          <w:t>24.3.4</w:t>
        </w:r>
        <w:r w:rsidR="000833CB">
          <w:rPr>
            <w:rFonts w:asciiTheme="minorHAnsi" w:hAnsiTheme="minorHAnsi" w:eastAsiaTheme="minorEastAsia" w:cstheme="minorBidi"/>
            <w:noProof/>
            <w:lang w:eastAsia="fr-FR"/>
          </w:rPr>
          <w:tab/>
        </w:r>
        <w:r w:rsidRPr="00D53A53" w:rsidR="000833CB">
          <w:rPr>
            <w:rStyle w:val="Hyperlink"/>
            <w:noProof/>
          </w:rPr>
          <w:t>Diagramme d’activité</w:t>
        </w:r>
        <w:r w:rsidR="000833CB">
          <w:rPr>
            <w:noProof/>
            <w:webHidden/>
          </w:rPr>
          <w:tab/>
        </w:r>
        <w:r w:rsidR="00522D8A">
          <w:rPr>
            <w:noProof/>
            <w:webHidden/>
          </w:rPr>
          <w:fldChar w:fldCharType="begin"/>
        </w:r>
        <w:r w:rsidR="000833CB">
          <w:rPr>
            <w:noProof/>
            <w:webHidden/>
          </w:rPr>
          <w:instrText xml:space="preserve"> PAGEREF _Toc409973880 \h </w:instrText>
        </w:r>
        <w:r w:rsidR="00522D8A">
          <w:rPr>
            <w:noProof/>
            <w:webHidden/>
          </w:rPr>
        </w:r>
        <w:r w:rsidR="00522D8A">
          <w:rPr>
            <w:noProof/>
            <w:webHidden/>
          </w:rPr>
          <w:fldChar w:fldCharType="separate"/>
        </w:r>
        <w:r w:rsidR="00CC4092">
          <w:rPr>
            <w:noProof/>
            <w:webHidden/>
          </w:rPr>
          <w:t>106</w:t>
        </w:r>
        <w:r w:rsidR="00522D8A">
          <w:rPr>
            <w:noProof/>
            <w:webHidden/>
          </w:rPr>
          <w:fldChar w:fldCharType="end"/>
        </w:r>
      </w:hyperlink>
    </w:p>
    <w:p w:rsidR="000833CB" w:rsidRDefault="006A31BA" w14:paraId="3387954B" w14:textId="77777777">
      <w:pPr>
        <w:pStyle w:val="TOC3"/>
        <w:rPr>
          <w:rFonts w:asciiTheme="minorHAnsi" w:hAnsiTheme="minorHAnsi" w:eastAsiaTheme="minorEastAsia" w:cstheme="minorBidi"/>
          <w:noProof/>
          <w:lang w:eastAsia="fr-FR"/>
        </w:rPr>
      </w:pPr>
      <w:hyperlink w:history="1" w:anchor="_Toc409973881">
        <w:r w:rsidRPr="00D53A53" w:rsidR="000833CB">
          <w:rPr>
            <w:rStyle w:val="Hyperlink"/>
            <w:noProof/>
          </w:rPr>
          <w:t>24.3.5</w:t>
        </w:r>
        <w:r w:rsidR="000833CB">
          <w:rPr>
            <w:rFonts w:asciiTheme="minorHAnsi" w:hAnsiTheme="minorHAnsi" w:eastAsiaTheme="minorEastAsia" w:cstheme="minorBidi"/>
            <w:noProof/>
            <w:lang w:eastAsia="fr-FR"/>
          </w:rPr>
          <w:tab/>
        </w:r>
        <w:r w:rsidRPr="00D53A53" w:rsidR="000833CB">
          <w:rPr>
            <w:rStyle w:val="Hyperlink"/>
            <w:noProof/>
          </w:rPr>
          <w:t>Règles de gestion</w:t>
        </w:r>
        <w:r w:rsidR="000833CB">
          <w:rPr>
            <w:noProof/>
            <w:webHidden/>
          </w:rPr>
          <w:tab/>
        </w:r>
        <w:r w:rsidR="00522D8A">
          <w:rPr>
            <w:noProof/>
            <w:webHidden/>
          </w:rPr>
          <w:fldChar w:fldCharType="begin"/>
        </w:r>
        <w:r w:rsidR="000833CB">
          <w:rPr>
            <w:noProof/>
            <w:webHidden/>
          </w:rPr>
          <w:instrText xml:space="preserve"> PAGEREF _Toc409973881 \h </w:instrText>
        </w:r>
        <w:r w:rsidR="00522D8A">
          <w:rPr>
            <w:noProof/>
            <w:webHidden/>
          </w:rPr>
        </w:r>
        <w:r w:rsidR="00522D8A">
          <w:rPr>
            <w:noProof/>
            <w:webHidden/>
          </w:rPr>
          <w:fldChar w:fldCharType="separate"/>
        </w:r>
        <w:r w:rsidR="00CC4092">
          <w:rPr>
            <w:noProof/>
            <w:webHidden/>
          </w:rPr>
          <w:t>107</w:t>
        </w:r>
        <w:r w:rsidR="00522D8A">
          <w:rPr>
            <w:noProof/>
            <w:webHidden/>
          </w:rPr>
          <w:fldChar w:fldCharType="end"/>
        </w:r>
      </w:hyperlink>
    </w:p>
    <w:p w:rsidR="000833CB" w:rsidRDefault="006A31BA" w14:paraId="73773742" w14:textId="77777777">
      <w:pPr>
        <w:pStyle w:val="TOC3"/>
        <w:rPr>
          <w:rFonts w:asciiTheme="minorHAnsi" w:hAnsiTheme="minorHAnsi" w:eastAsiaTheme="minorEastAsia" w:cstheme="minorBidi"/>
          <w:noProof/>
          <w:lang w:eastAsia="fr-FR"/>
        </w:rPr>
      </w:pPr>
      <w:hyperlink w:history="1" w:anchor="_Toc409973882">
        <w:r w:rsidRPr="00D53A53" w:rsidR="000833CB">
          <w:rPr>
            <w:rStyle w:val="Hyperlink"/>
            <w:noProof/>
          </w:rPr>
          <w:t>24.3.6</w:t>
        </w:r>
        <w:r w:rsidR="000833CB">
          <w:rPr>
            <w:rFonts w:asciiTheme="minorHAnsi" w:hAnsiTheme="minorHAnsi" w:eastAsiaTheme="minorEastAsia" w:cstheme="minorBidi"/>
            <w:noProof/>
            <w:lang w:eastAsia="fr-FR"/>
          </w:rPr>
          <w:tab/>
        </w:r>
        <w:r w:rsidRPr="00D53A53" w:rsidR="000833CB">
          <w:rPr>
            <w:rStyle w:val="Hyperlink"/>
            <w:noProof/>
          </w:rPr>
          <w:t>Traitements</w:t>
        </w:r>
        <w:r w:rsidR="000833CB">
          <w:rPr>
            <w:noProof/>
            <w:webHidden/>
          </w:rPr>
          <w:tab/>
        </w:r>
        <w:r w:rsidR="00522D8A">
          <w:rPr>
            <w:noProof/>
            <w:webHidden/>
          </w:rPr>
          <w:fldChar w:fldCharType="begin"/>
        </w:r>
        <w:r w:rsidR="000833CB">
          <w:rPr>
            <w:noProof/>
            <w:webHidden/>
          </w:rPr>
          <w:instrText xml:space="preserve"> PAGEREF _Toc409973882 \h </w:instrText>
        </w:r>
        <w:r w:rsidR="00522D8A">
          <w:rPr>
            <w:noProof/>
            <w:webHidden/>
          </w:rPr>
        </w:r>
        <w:r w:rsidR="00522D8A">
          <w:rPr>
            <w:noProof/>
            <w:webHidden/>
          </w:rPr>
          <w:fldChar w:fldCharType="separate"/>
        </w:r>
        <w:r w:rsidR="00CC4092">
          <w:rPr>
            <w:noProof/>
            <w:webHidden/>
          </w:rPr>
          <w:t>107</w:t>
        </w:r>
        <w:r w:rsidR="00522D8A">
          <w:rPr>
            <w:noProof/>
            <w:webHidden/>
          </w:rPr>
          <w:fldChar w:fldCharType="end"/>
        </w:r>
      </w:hyperlink>
    </w:p>
    <w:p w:rsidR="000833CB" w:rsidRDefault="006A31BA" w14:paraId="3F8FD716" w14:textId="77777777">
      <w:pPr>
        <w:pStyle w:val="TOC3"/>
        <w:rPr>
          <w:rFonts w:asciiTheme="minorHAnsi" w:hAnsiTheme="minorHAnsi" w:eastAsiaTheme="minorEastAsia" w:cstheme="minorBidi"/>
          <w:noProof/>
          <w:lang w:eastAsia="fr-FR"/>
        </w:rPr>
      </w:pPr>
      <w:hyperlink w:history="1" w:anchor="_Toc409973883">
        <w:r w:rsidRPr="00D53A53" w:rsidR="000833CB">
          <w:rPr>
            <w:rStyle w:val="Hyperlink"/>
            <w:noProof/>
          </w:rPr>
          <w:t>24.3.7</w:t>
        </w:r>
        <w:r w:rsidR="000833CB">
          <w:rPr>
            <w:rFonts w:asciiTheme="minorHAnsi" w:hAnsiTheme="minorHAnsi" w:eastAsiaTheme="minorEastAsia" w:cstheme="minorBidi"/>
            <w:noProof/>
            <w:lang w:eastAsia="fr-FR"/>
          </w:rPr>
          <w:tab/>
        </w:r>
        <w:r w:rsidRPr="00D53A53" w:rsidR="000833CB">
          <w:rPr>
            <w:rStyle w:val="Hyperlink"/>
            <w:noProof/>
          </w:rPr>
          <w:t>Message d'erreur</w:t>
        </w:r>
        <w:r w:rsidR="000833CB">
          <w:rPr>
            <w:noProof/>
            <w:webHidden/>
          </w:rPr>
          <w:tab/>
        </w:r>
        <w:r w:rsidR="00522D8A">
          <w:rPr>
            <w:noProof/>
            <w:webHidden/>
          </w:rPr>
          <w:fldChar w:fldCharType="begin"/>
        </w:r>
        <w:r w:rsidR="000833CB">
          <w:rPr>
            <w:noProof/>
            <w:webHidden/>
          </w:rPr>
          <w:instrText xml:space="preserve"> PAGEREF _Toc409973883 \h </w:instrText>
        </w:r>
        <w:r w:rsidR="00522D8A">
          <w:rPr>
            <w:noProof/>
            <w:webHidden/>
          </w:rPr>
        </w:r>
        <w:r w:rsidR="00522D8A">
          <w:rPr>
            <w:noProof/>
            <w:webHidden/>
          </w:rPr>
          <w:fldChar w:fldCharType="separate"/>
        </w:r>
        <w:r w:rsidR="00CC4092">
          <w:rPr>
            <w:noProof/>
            <w:webHidden/>
          </w:rPr>
          <w:t>107</w:t>
        </w:r>
        <w:r w:rsidR="00522D8A">
          <w:rPr>
            <w:noProof/>
            <w:webHidden/>
          </w:rPr>
          <w:fldChar w:fldCharType="end"/>
        </w:r>
      </w:hyperlink>
    </w:p>
    <w:p w:rsidR="000833CB" w:rsidRDefault="006A31BA" w14:paraId="0C3B476E" w14:textId="77777777">
      <w:pPr>
        <w:pStyle w:val="TOC2"/>
        <w:tabs>
          <w:tab w:val="left" w:pos="849"/>
        </w:tabs>
        <w:rPr>
          <w:rFonts w:asciiTheme="minorHAnsi" w:hAnsiTheme="minorHAnsi" w:eastAsiaTheme="minorEastAsia" w:cstheme="minorBidi"/>
          <w:noProof/>
          <w:lang w:eastAsia="fr-FR"/>
        </w:rPr>
      </w:pPr>
      <w:hyperlink w:history="1" w:anchor="_Toc409973884">
        <w:r w:rsidRPr="00D53A53" w:rsidR="000833CB">
          <w:rPr>
            <w:rStyle w:val="Hyperlink"/>
            <w:noProof/>
          </w:rPr>
          <w:t>24.4</w:t>
        </w:r>
        <w:r w:rsidR="000833CB">
          <w:rPr>
            <w:rFonts w:asciiTheme="minorHAnsi" w:hAnsiTheme="minorHAnsi" w:eastAsiaTheme="minorEastAsia" w:cstheme="minorBidi"/>
            <w:noProof/>
            <w:lang w:eastAsia="fr-FR"/>
          </w:rPr>
          <w:tab/>
        </w:r>
        <w:r w:rsidRPr="00D53A53" w:rsidR="000833CB">
          <w:rPr>
            <w:rStyle w:val="Hyperlink"/>
            <w:noProof/>
          </w:rPr>
          <w:t>Cas d’utilisation &lt;Gestion des exécutions d'un Ordre de S/R BEL&gt;</w:t>
        </w:r>
        <w:r w:rsidR="000833CB">
          <w:rPr>
            <w:noProof/>
            <w:webHidden/>
          </w:rPr>
          <w:tab/>
        </w:r>
        <w:r w:rsidR="00522D8A">
          <w:rPr>
            <w:noProof/>
            <w:webHidden/>
          </w:rPr>
          <w:fldChar w:fldCharType="begin"/>
        </w:r>
        <w:r w:rsidR="000833CB">
          <w:rPr>
            <w:noProof/>
            <w:webHidden/>
          </w:rPr>
          <w:instrText xml:space="preserve"> PAGEREF _Toc409973884 \h </w:instrText>
        </w:r>
        <w:r w:rsidR="00522D8A">
          <w:rPr>
            <w:noProof/>
            <w:webHidden/>
          </w:rPr>
        </w:r>
        <w:r w:rsidR="00522D8A">
          <w:rPr>
            <w:noProof/>
            <w:webHidden/>
          </w:rPr>
          <w:fldChar w:fldCharType="separate"/>
        </w:r>
        <w:r w:rsidR="00CC4092">
          <w:rPr>
            <w:noProof/>
            <w:webHidden/>
          </w:rPr>
          <w:t>108</w:t>
        </w:r>
        <w:r w:rsidR="00522D8A">
          <w:rPr>
            <w:noProof/>
            <w:webHidden/>
          </w:rPr>
          <w:fldChar w:fldCharType="end"/>
        </w:r>
      </w:hyperlink>
    </w:p>
    <w:p w:rsidR="000833CB" w:rsidRDefault="006A31BA" w14:paraId="592FF1AB" w14:textId="77777777">
      <w:pPr>
        <w:pStyle w:val="TOC2"/>
        <w:tabs>
          <w:tab w:val="left" w:pos="849"/>
        </w:tabs>
        <w:rPr>
          <w:rFonts w:asciiTheme="minorHAnsi" w:hAnsiTheme="minorHAnsi" w:eastAsiaTheme="minorEastAsia" w:cstheme="minorBidi"/>
          <w:noProof/>
          <w:lang w:eastAsia="fr-FR"/>
        </w:rPr>
      </w:pPr>
      <w:hyperlink w:history="1" w:anchor="_Toc409973885">
        <w:r w:rsidRPr="00D53A53" w:rsidR="000833CB">
          <w:rPr>
            <w:rStyle w:val="Hyperlink"/>
            <w:noProof/>
          </w:rPr>
          <w:t>24.5</w:t>
        </w:r>
        <w:r w:rsidR="000833CB">
          <w:rPr>
            <w:rFonts w:asciiTheme="minorHAnsi" w:hAnsiTheme="minorHAnsi" w:eastAsiaTheme="minorEastAsia" w:cstheme="minorBidi"/>
            <w:noProof/>
            <w:lang w:eastAsia="fr-FR"/>
          </w:rPr>
          <w:tab/>
        </w:r>
        <w:r w:rsidRPr="00D53A53" w:rsidR="000833CB">
          <w:rPr>
            <w:rStyle w:val="Hyperlink"/>
            <w:noProof/>
          </w:rPr>
          <w:t>Cas d’utilisation &lt;Résiliation d'un compte bourse en ligne&gt;</w:t>
        </w:r>
        <w:r w:rsidR="000833CB">
          <w:rPr>
            <w:noProof/>
            <w:webHidden/>
          </w:rPr>
          <w:tab/>
        </w:r>
        <w:r w:rsidR="00522D8A">
          <w:rPr>
            <w:noProof/>
            <w:webHidden/>
          </w:rPr>
          <w:fldChar w:fldCharType="begin"/>
        </w:r>
        <w:r w:rsidR="000833CB">
          <w:rPr>
            <w:noProof/>
            <w:webHidden/>
          </w:rPr>
          <w:instrText xml:space="preserve"> PAGEREF _Toc409973885 \h </w:instrText>
        </w:r>
        <w:r w:rsidR="00522D8A">
          <w:rPr>
            <w:noProof/>
            <w:webHidden/>
          </w:rPr>
        </w:r>
        <w:r w:rsidR="00522D8A">
          <w:rPr>
            <w:noProof/>
            <w:webHidden/>
          </w:rPr>
          <w:fldChar w:fldCharType="separate"/>
        </w:r>
        <w:r w:rsidR="00CC4092">
          <w:rPr>
            <w:noProof/>
            <w:webHidden/>
          </w:rPr>
          <w:t>108</w:t>
        </w:r>
        <w:r w:rsidR="00522D8A">
          <w:rPr>
            <w:noProof/>
            <w:webHidden/>
          </w:rPr>
          <w:fldChar w:fldCharType="end"/>
        </w:r>
      </w:hyperlink>
    </w:p>
    <w:p w:rsidR="000833CB" w:rsidRDefault="006A31BA" w14:paraId="1F571B7E" w14:textId="77777777">
      <w:pPr>
        <w:pStyle w:val="TOC3"/>
        <w:rPr>
          <w:rFonts w:asciiTheme="minorHAnsi" w:hAnsiTheme="minorHAnsi" w:eastAsiaTheme="minorEastAsia" w:cstheme="minorBidi"/>
          <w:noProof/>
          <w:lang w:eastAsia="fr-FR"/>
        </w:rPr>
      </w:pPr>
      <w:hyperlink w:history="1" w:anchor="_Toc409973886">
        <w:r w:rsidRPr="00D53A53" w:rsidR="000833CB">
          <w:rPr>
            <w:rStyle w:val="Hyperlink"/>
            <w:noProof/>
          </w:rPr>
          <w:t>24.5.1</w:t>
        </w:r>
        <w:r w:rsidR="000833CB">
          <w:rPr>
            <w:rFonts w:asciiTheme="minorHAnsi" w:hAnsiTheme="minorHAnsi" w:eastAsiaTheme="minorEastAsia" w:cstheme="minorBidi"/>
            <w:noProof/>
            <w:lang w:eastAsia="fr-FR"/>
          </w:rPr>
          <w:tab/>
        </w:r>
        <w:r w:rsidRPr="00D53A53" w:rsidR="000833CB">
          <w:rPr>
            <w:rStyle w:val="Hyperlink"/>
            <w:noProof/>
          </w:rPr>
          <w:t>Définition et objectif</w:t>
        </w:r>
        <w:r w:rsidR="000833CB">
          <w:rPr>
            <w:noProof/>
            <w:webHidden/>
          </w:rPr>
          <w:tab/>
        </w:r>
        <w:r w:rsidR="00522D8A">
          <w:rPr>
            <w:noProof/>
            <w:webHidden/>
          </w:rPr>
          <w:fldChar w:fldCharType="begin"/>
        </w:r>
        <w:r w:rsidR="000833CB">
          <w:rPr>
            <w:noProof/>
            <w:webHidden/>
          </w:rPr>
          <w:instrText xml:space="preserve"> PAGEREF _Toc409973886 \h </w:instrText>
        </w:r>
        <w:r w:rsidR="00522D8A">
          <w:rPr>
            <w:noProof/>
            <w:webHidden/>
          </w:rPr>
        </w:r>
        <w:r w:rsidR="00522D8A">
          <w:rPr>
            <w:noProof/>
            <w:webHidden/>
          </w:rPr>
          <w:fldChar w:fldCharType="separate"/>
        </w:r>
        <w:r w:rsidR="00CC4092">
          <w:rPr>
            <w:noProof/>
            <w:webHidden/>
          </w:rPr>
          <w:t>108</w:t>
        </w:r>
        <w:r w:rsidR="00522D8A">
          <w:rPr>
            <w:noProof/>
            <w:webHidden/>
          </w:rPr>
          <w:fldChar w:fldCharType="end"/>
        </w:r>
      </w:hyperlink>
    </w:p>
    <w:p w:rsidR="000833CB" w:rsidRDefault="006A31BA" w14:paraId="6BC6799A" w14:textId="77777777">
      <w:pPr>
        <w:pStyle w:val="TOC3"/>
        <w:rPr>
          <w:rFonts w:asciiTheme="minorHAnsi" w:hAnsiTheme="minorHAnsi" w:eastAsiaTheme="minorEastAsia" w:cstheme="minorBidi"/>
          <w:noProof/>
          <w:lang w:eastAsia="fr-FR"/>
        </w:rPr>
      </w:pPr>
      <w:hyperlink w:history="1" w:anchor="_Toc409973887">
        <w:r w:rsidRPr="00D53A53" w:rsidR="000833CB">
          <w:rPr>
            <w:rStyle w:val="Hyperlink"/>
            <w:noProof/>
          </w:rPr>
          <w:t>24.5.2</w:t>
        </w:r>
        <w:r w:rsidR="000833CB">
          <w:rPr>
            <w:rFonts w:asciiTheme="minorHAnsi" w:hAnsiTheme="minorHAnsi" w:eastAsiaTheme="minorEastAsia" w:cstheme="minorBidi"/>
            <w:noProof/>
            <w:lang w:eastAsia="fr-FR"/>
          </w:rPr>
          <w:tab/>
        </w:r>
        <w:r w:rsidRPr="00D53A53" w:rsidR="000833CB">
          <w:rPr>
            <w:rStyle w:val="Hyperlink"/>
            <w:noProof/>
          </w:rPr>
          <w:t>Pré-conditions</w:t>
        </w:r>
        <w:r w:rsidR="000833CB">
          <w:rPr>
            <w:noProof/>
            <w:webHidden/>
          </w:rPr>
          <w:tab/>
        </w:r>
        <w:r w:rsidR="00522D8A">
          <w:rPr>
            <w:noProof/>
            <w:webHidden/>
          </w:rPr>
          <w:fldChar w:fldCharType="begin"/>
        </w:r>
        <w:r w:rsidR="000833CB">
          <w:rPr>
            <w:noProof/>
            <w:webHidden/>
          </w:rPr>
          <w:instrText xml:space="preserve"> PAGEREF _Toc409973887 \h </w:instrText>
        </w:r>
        <w:r w:rsidR="00522D8A">
          <w:rPr>
            <w:noProof/>
            <w:webHidden/>
          </w:rPr>
        </w:r>
        <w:r w:rsidR="00522D8A">
          <w:rPr>
            <w:noProof/>
            <w:webHidden/>
          </w:rPr>
          <w:fldChar w:fldCharType="separate"/>
        </w:r>
        <w:r w:rsidR="00CC4092">
          <w:rPr>
            <w:noProof/>
            <w:webHidden/>
          </w:rPr>
          <w:t>108</w:t>
        </w:r>
        <w:r w:rsidR="00522D8A">
          <w:rPr>
            <w:noProof/>
            <w:webHidden/>
          </w:rPr>
          <w:fldChar w:fldCharType="end"/>
        </w:r>
      </w:hyperlink>
    </w:p>
    <w:p w:rsidR="000833CB" w:rsidRDefault="006A31BA" w14:paraId="3833F811" w14:textId="77777777">
      <w:pPr>
        <w:pStyle w:val="TOC3"/>
        <w:rPr>
          <w:rFonts w:asciiTheme="minorHAnsi" w:hAnsiTheme="minorHAnsi" w:eastAsiaTheme="minorEastAsia" w:cstheme="minorBidi"/>
          <w:noProof/>
          <w:lang w:eastAsia="fr-FR"/>
        </w:rPr>
      </w:pPr>
      <w:hyperlink w:history="1" w:anchor="_Toc409973888">
        <w:r w:rsidRPr="00D53A53" w:rsidR="000833CB">
          <w:rPr>
            <w:rStyle w:val="Hyperlink"/>
            <w:noProof/>
          </w:rPr>
          <w:t>24.5.3</w:t>
        </w:r>
        <w:r w:rsidR="000833CB">
          <w:rPr>
            <w:rFonts w:asciiTheme="minorHAnsi" w:hAnsiTheme="minorHAnsi" w:eastAsiaTheme="minorEastAsia" w:cstheme="minorBidi"/>
            <w:noProof/>
            <w:lang w:eastAsia="fr-FR"/>
          </w:rPr>
          <w:tab/>
        </w:r>
        <w:r w:rsidRPr="00D53A53" w:rsidR="000833CB">
          <w:rPr>
            <w:rStyle w:val="Hyperlink"/>
            <w:noProof/>
          </w:rPr>
          <w:t>Post-conditions</w:t>
        </w:r>
        <w:r w:rsidR="000833CB">
          <w:rPr>
            <w:noProof/>
            <w:webHidden/>
          </w:rPr>
          <w:tab/>
        </w:r>
        <w:r w:rsidR="00522D8A">
          <w:rPr>
            <w:noProof/>
            <w:webHidden/>
          </w:rPr>
          <w:fldChar w:fldCharType="begin"/>
        </w:r>
        <w:r w:rsidR="000833CB">
          <w:rPr>
            <w:noProof/>
            <w:webHidden/>
          </w:rPr>
          <w:instrText xml:space="preserve"> PAGEREF _Toc409973888 \h </w:instrText>
        </w:r>
        <w:r w:rsidR="00522D8A">
          <w:rPr>
            <w:noProof/>
            <w:webHidden/>
          </w:rPr>
        </w:r>
        <w:r w:rsidR="00522D8A">
          <w:rPr>
            <w:noProof/>
            <w:webHidden/>
          </w:rPr>
          <w:fldChar w:fldCharType="separate"/>
        </w:r>
        <w:r w:rsidR="00CC4092">
          <w:rPr>
            <w:noProof/>
            <w:webHidden/>
          </w:rPr>
          <w:t>108</w:t>
        </w:r>
        <w:r w:rsidR="00522D8A">
          <w:rPr>
            <w:noProof/>
            <w:webHidden/>
          </w:rPr>
          <w:fldChar w:fldCharType="end"/>
        </w:r>
      </w:hyperlink>
    </w:p>
    <w:p w:rsidR="000833CB" w:rsidRDefault="006A31BA" w14:paraId="3CC0660A" w14:textId="77777777">
      <w:pPr>
        <w:pStyle w:val="TOC3"/>
        <w:rPr>
          <w:rFonts w:asciiTheme="minorHAnsi" w:hAnsiTheme="minorHAnsi" w:eastAsiaTheme="minorEastAsia" w:cstheme="minorBidi"/>
          <w:noProof/>
          <w:lang w:eastAsia="fr-FR"/>
        </w:rPr>
      </w:pPr>
      <w:hyperlink w:history="1" w:anchor="_Toc409973889">
        <w:r w:rsidRPr="00D53A53" w:rsidR="000833CB">
          <w:rPr>
            <w:rStyle w:val="Hyperlink"/>
            <w:noProof/>
          </w:rPr>
          <w:t>24.5.4</w:t>
        </w:r>
        <w:r w:rsidR="000833CB">
          <w:rPr>
            <w:rFonts w:asciiTheme="minorHAnsi" w:hAnsiTheme="minorHAnsi" w:eastAsiaTheme="minorEastAsia" w:cstheme="minorBidi"/>
            <w:noProof/>
            <w:lang w:eastAsia="fr-FR"/>
          </w:rPr>
          <w:tab/>
        </w:r>
        <w:r w:rsidRPr="00D53A53" w:rsidR="000833CB">
          <w:rPr>
            <w:rStyle w:val="Hyperlink"/>
            <w:noProof/>
          </w:rPr>
          <w:t>Règles de gestion</w:t>
        </w:r>
        <w:r w:rsidR="000833CB">
          <w:rPr>
            <w:noProof/>
            <w:webHidden/>
          </w:rPr>
          <w:tab/>
        </w:r>
        <w:r w:rsidR="00522D8A">
          <w:rPr>
            <w:noProof/>
            <w:webHidden/>
          </w:rPr>
          <w:fldChar w:fldCharType="begin"/>
        </w:r>
        <w:r w:rsidR="000833CB">
          <w:rPr>
            <w:noProof/>
            <w:webHidden/>
          </w:rPr>
          <w:instrText xml:space="preserve"> PAGEREF _Toc409973889 \h </w:instrText>
        </w:r>
        <w:r w:rsidR="00522D8A">
          <w:rPr>
            <w:noProof/>
            <w:webHidden/>
          </w:rPr>
        </w:r>
        <w:r w:rsidR="00522D8A">
          <w:rPr>
            <w:noProof/>
            <w:webHidden/>
          </w:rPr>
          <w:fldChar w:fldCharType="separate"/>
        </w:r>
        <w:r w:rsidR="00CC4092">
          <w:rPr>
            <w:noProof/>
            <w:webHidden/>
          </w:rPr>
          <w:t>109</w:t>
        </w:r>
        <w:r w:rsidR="00522D8A">
          <w:rPr>
            <w:noProof/>
            <w:webHidden/>
          </w:rPr>
          <w:fldChar w:fldCharType="end"/>
        </w:r>
      </w:hyperlink>
    </w:p>
    <w:p w:rsidR="000833CB" w:rsidRDefault="006A31BA" w14:paraId="3C175A83" w14:textId="77777777">
      <w:pPr>
        <w:pStyle w:val="TOC3"/>
        <w:rPr>
          <w:rFonts w:asciiTheme="minorHAnsi" w:hAnsiTheme="minorHAnsi" w:eastAsiaTheme="minorEastAsia" w:cstheme="minorBidi"/>
          <w:noProof/>
          <w:lang w:eastAsia="fr-FR"/>
        </w:rPr>
      </w:pPr>
      <w:hyperlink w:history="1" w:anchor="_Toc409973890">
        <w:r w:rsidRPr="00D53A53" w:rsidR="000833CB">
          <w:rPr>
            <w:rStyle w:val="Hyperlink"/>
            <w:noProof/>
          </w:rPr>
          <w:t>24.5.5</w:t>
        </w:r>
        <w:r w:rsidR="000833CB">
          <w:rPr>
            <w:rFonts w:asciiTheme="minorHAnsi" w:hAnsiTheme="minorHAnsi" w:eastAsiaTheme="minorEastAsia" w:cstheme="minorBidi"/>
            <w:noProof/>
            <w:lang w:eastAsia="fr-FR"/>
          </w:rPr>
          <w:tab/>
        </w:r>
        <w:r w:rsidRPr="00D53A53" w:rsidR="000833CB">
          <w:rPr>
            <w:rStyle w:val="Hyperlink"/>
            <w:noProof/>
          </w:rPr>
          <w:t>Message d'erreur</w:t>
        </w:r>
        <w:r w:rsidR="000833CB">
          <w:rPr>
            <w:noProof/>
            <w:webHidden/>
          </w:rPr>
          <w:tab/>
        </w:r>
        <w:r w:rsidR="00522D8A">
          <w:rPr>
            <w:noProof/>
            <w:webHidden/>
          </w:rPr>
          <w:fldChar w:fldCharType="begin"/>
        </w:r>
        <w:r w:rsidR="000833CB">
          <w:rPr>
            <w:noProof/>
            <w:webHidden/>
          </w:rPr>
          <w:instrText xml:space="preserve"> PAGEREF _Toc409973890 \h </w:instrText>
        </w:r>
        <w:r w:rsidR="00522D8A">
          <w:rPr>
            <w:noProof/>
            <w:webHidden/>
          </w:rPr>
        </w:r>
        <w:r w:rsidR="00522D8A">
          <w:rPr>
            <w:noProof/>
            <w:webHidden/>
          </w:rPr>
          <w:fldChar w:fldCharType="separate"/>
        </w:r>
        <w:r w:rsidR="00CC4092">
          <w:rPr>
            <w:noProof/>
            <w:webHidden/>
          </w:rPr>
          <w:t>109</w:t>
        </w:r>
        <w:r w:rsidR="00522D8A">
          <w:rPr>
            <w:noProof/>
            <w:webHidden/>
          </w:rPr>
          <w:fldChar w:fldCharType="end"/>
        </w:r>
      </w:hyperlink>
    </w:p>
    <w:p w:rsidR="000833CB" w:rsidRDefault="006A31BA" w14:paraId="66F81500" w14:textId="77777777">
      <w:pPr>
        <w:pStyle w:val="TOC1"/>
        <w:rPr>
          <w:rFonts w:asciiTheme="minorHAnsi" w:hAnsiTheme="minorHAnsi" w:eastAsiaTheme="minorEastAsia" w:cstheme="minorBidi"/>
          <w:noProof/>
          <w:lang w:eastAsia="fr-FR"/>
        </w:rPr>
      </w:pPr>
      <w:hyperlink w:history="1" w:anchor="_Toc409973891">
        <w:r w:rsidRPr="00D53A53" w:rsidR="000833CB">
          <w:rPr>
            <w:rStyle w:val="Hyperlink"/>
            <w:noProof/>
          </w:rPr>
          <w:t>25</w:t>
        </w:r>
        <w:r w:rsidR="000833CB">
          <w:rPr>
            <w:rFonts w:asciiTheme="minorHAnsi" w:hAnsiTheme="minorHAnsi" w:eastAsiaTheme="minorEastAsia" w:cstheme="minorBidi"/>
            <w:noProof/>
            <w:lang w:eastAsia="fr-FR"/>
          </w:rPr>
          <w:tab/>
        </w:r>
        <w:r w:rsidRPr="00D53A53" w:rsidR="000833CB">
          <w:rPr>
            <w:rStyle w:val="Hyperlink"/>
            <w:noProof/>
          </w:rPr>
          <w:t>Description des écrans</w:t>
        </w:r>
        <w:r w:rsidR="000833CB">
          <w:rPr>
            <w:noProof/>
            <w:webHidden/>
          </w:rPr>
          <w:tab/>
        </w:r>
        <w:r w:rsidR="00522D8A">
          <w:rPr>
            <w:noProof/>
            <w:webHidden/>
          </w:rPr>
          <w:fldChar w:fldCharType="begin"/>
        </w:r>
        <w:r w:rsidR="000833CB">
          <w:rPr>
            <w:noProof/>
            <w:webHidden/>
          </w:rPr>
          <w:instrText xml:space="preserve"> PAGEREF _Toc409973891 \h </w:instrText>
        </w:r>
        <w:r w:rsidR="00522D8A">
          <w:rPr>
            <w:noProof/>
            <w:webHidden/>
          </w:rPr>
        </w:r>
        <w:r w:rsidR="00522D8A">
          <w:rPr>
            <w:noProof/>
            <w:webHidden/>
          </w:rPr>
          <w:fldChar w:fldCharType="separate"/>
        </w:r>
        <w:r w:rsidR="00CC4092">
          <w:rPr>
            <w:noProof/>
            <w:webHidden/>
          </w:rPr>
          <w:t>110</w:t>
        </w:r>
        <w:r w:rsidR="00522D8A">
          <w:rPr>
            <w:noProof/>
            <w:webHidden/>
          </w:rPr>
          <w:fldChar w:fldCharType="end"/>
        </w:r>
      </w:hyperlink>
    </w:p>
    <w:p w:rsidR="000833CB" w:rsidRDefault="006A31BA" w14:paraId="564A90CB" w14:textId="77777777">
      <w:pPr>
        <w:pStyle w:val="TOC2"/>
        <w:tabs>
          <w:tab w:val="left" w:pos="849"/>
        </w:tabs>
        <w:rPr>
          <w:rFonts w:asciiTheme="minorHAnsi" w:hAnsiTheme="minorHAnsi" w:eastAsiaTheme="minorEastAsia" w:cstheme="minorBidi"/>
          <w:noProof/>
          <w:lang w:eastAsia="fr-FR"/>
        </w:rPr>
      </w:pPr>
      <w:hyperlink w:history="1" w:anchor="_Toc409973892">
        <w:r w:rsidRPr="00D53A53" w:rsidR="000833CB">
          <w:rPr>
            <w:rStyle w:val="Hyperlink"/>
            <w:noProof/>
          </w:rPr>
          <w:t>25.1</w:t>
        </w:r>
        <w:r w:rsidR="000833CB">
          <w:rPr>
            <w:rFonts w:asciiTheme="minorHAnsi" w:hAnsiTheme="minorHAnsi" w:eastAsiaTheme="minorEastAsia" w:cstheme="minorBidi"/>
            <w:noProof/>
            <w:lang w:eastAsia="fr-FR"/>
          </w:rPr>
          <w:tab/>
        </w:r>
        <w:r w:rsidRPr="00D53A53" w:rsidR="000833CB">
          <w:rPr>
            <w:rStyle w:val="Hyperlink"/>
            <w:noProof/>
          </w:rPr>
          <w:t>Description de l’édition &lt;Convention tripartite relative à la transmission d'ordres via un support électronique&gt;</w:t>
        </w:r>
        <w:r w:rsidR="000833CB">
          <w:rPr>
            <w:noProof/>
            <w:webHidden/>
          </w:rPr>
          <w:tab/>
        </w:r>
        <w:r w:rsidR="00522D8A">
          <w:rPr>
            <w:noProof/>
            <w:webHidden/>
          </w:rPr>
          <w:fldChar w:fldCharType="begin"/>
        </w:r>
        <w:r w:rsidR="000833CB">
          <w:rPr>
            <w:noProof/>
            <w:webHidden/>
          </w:rPr>
          <w:instrText xml:space="preserve"> PAGEREF _Toc409973892 \h </w:instrText>
        </w:r>
        <w:r w:rsidR="00522D8A">
          <w:rPr>
            <w:noProof/>
            <w:webHidden/>
          </w:rPr>
        </w:r>
        <w:r w:rsidR="00522D8A">
          <w:rPr>
            <w:noProof/>
            <w:webHidden/>
          </w:rPr>
          <w:fldChar w:fldCharType="separate"/>
        </w:r>
        <w:r w:rsidR="00CC4092">
          <w:rPr>
            <w:noProof/>
            <w:webHidden/>
          </w:rPr>
          <w:t>110</w:t>
        </w:r>
        <w:r w:rsidR="00522D8A">
          <w:rPr>
            <w:noProof/>
            <w:webHidden/>
          </w:rPr>
          <w:fldChar w:fldCharType="end"/>
        </w:r>
      </w:hyperlink>
    </w:p>
    <w:p w:rsidR="000833CB" w:rsidRDefault="006A31BA" w14:paraId="05A195E4" w14:textId="77777777">
      <w:pPr>
        <w:pStyle w:val="TOC3"/>
        <w:rPr>
          <w:rFonts w:asciiTheme="minorHAnsi" w:hAnsiTheme="minorHAnsi" w:eastAsiaTheme="minorEastAsia" w:cstheme="minorBidi"/>
          <w:noProof/>
          <w:lang w:eastAsia="fr-FR"/>
        </w:rPr>
      </w:pPr>
      <w:hyperlink w:history="1" w:anchor="_Toc409973893">
        <w:r w:rsidRPr="00D53A53" w:rsidR="000833CB">
          <w:rPr>
            <w:rStyle w:val="Hyperlink"/>
            <w:noProof/>
          </w:rPr>
          <w:t>25.1.1</w:t>
        </w:r>
        <w:r w:rsidR="000833CB">
          <w:rPr>
            <w:rFonts w:asciiTheme="minorHAnsi" w:hAnsiTheme="minorHAnsi" w:eastAsiaTheme="minorEastAsia" w:cstheme="minorBidi"/>
            <w:noProof/>
            <w:lang w:eastAsia="fr-FR"/>
          </w:rPr>
          <w:tab/>
        </w:r>
        <w:r w:rsidRPr="00D53A53" w:rsidR="000833CB">
          <w:rPr>
            <w:rStyle w:val="Hyperlink"/>
            <w:noProof/>
          </w:rPr>
          <w:t>Maquette de l’édition &lt;&gt;</w:t>
        </w:r>
        <w:r w:rsidR="000833CB">
          <w:rPr>
            <w:noProof/>
            <w:webHidden/>
          </w:rPr>
          <w:tab/>
        </w:r>
        <w:r w:rsidR="00522D8A">
          <w:rPr>
            <w:noProof/>
            <w:webHidden/>
          </w:rPr>
          <w:fldChar w:fldCharType="begin"/>
        </w:r>
        <w:r w:rsidR="000833CB">
          <w:rPr>
            <w:noProof/>
            <w:webHidden/>
          </w:rPr>
          <w:instrText xml:space="preserve"> PAGEREF _Toc409973893 \h </w:instrText>
        </w:r>
        <w:r w:rsidR="00522D8A">
          <w:rPr>
            <w:noProof/>
            <w:webHidden/>
          </w:rPr>
        </w:r>
        <w:r w:rsidR="00522D8A">
          <w:rPr>
            <w:noProof/>
            <w:webHidden/>
          </w:rPr>
          <w:fldChar w:fldCharType="separate"/>
        </w:r>
        <w:r w:rsidR="00CC4092">
          <w:rPr>
            <w:noProof/>
            <w:webHidden/>
          </w:rPr>
          <w:t>110</w:t>
        </w:r>
        <w:r w:rsidR="00522D8A">
          <w:rPr>
            <w:noProof/>
            <w:webHidden/>
          </w:rPr>
          <w:fldChar w:fldCharType="end"/>
        </w:r>
      </w:hyperlink>
    </w:p>
    <w:p w:rsidR="000833CB" w:rsidRDefault="006A31BA" w14:paraId="22FFECA6" w14:textId="77777777">
      <w:pPr>
        <w:pStyle w:val="TOC2"/>
        <w:tabs>
          <w:tab w:val="left" w:pos="849"/>
        </w:tabs>
        <w:rPr>
          <w:rFonts w:asciiTheme="minorHAnsi" w:hAnsiTheme="minorHAnsi" w:eastAsiaTheme="minorEastAsia" w:cstheme="minorBidi"/>
          <w:noProof/>
          <w:lang w:eastAsia="fr-FR"/>
        </w:rPr>
      </w:pPr>
      <w:hyperlink w:history="1" w:anchor="_Toc409973894">
        <w:r w:rsidRPr="00D53A53" w:rsidR="000833CB">
          <w:rPr>
            <w:rStyle w:val="Hyperlink"/>
            <w:noProof/>
          </w:rPr>
          <w:t>25.2</w:t>
        </w:r>
        <w:r w:rsidR="000833CB">
          <w:rPr>
            <w:rFonts w:asciiTheme="minorHAnsi" w:hAnsiTheme="minorHAnsi" w:eastAsiaTheme="minorEastAsia" w:cstheme="minorBidi"/>
            <w:noProof/>
            <w:lang w:eastAsia="fr-FR"/>
          </w:rPr>
          <w:tab/>
        </w:r>
        <w:r w:rsidRPr="00D53A53" w:rsidR="000833CB">
          <w:rPr>
            <w:rStyle w:val="Hyperlink"/>
            <w:noProof/>
          </w:rPr>
          <w:t>Description de l’édition &lt;Bulletin de souscription de la bourse en ligne&gt;</w:t>
        </w:r>
        <w:r w:rsidR="000833CB">
          <w:rPr>
            <w:noProof/>
            <w:webHidden/>
          </w:rPr>
          <w:tab/>
        </w:r>
        <w:r w:rsidR="00522D8A">
          <w:rPr>
            <w:noProof/>
            <w:webHidden/>
          </w:rPr>
          <w:fldChar w:fldCharType="begin"/>
        </w:r>
        <w:r w:rsidR="000833CB">
          <w:rPr>
            <w:noProof/>
            <w:webHidden/>
          </w:rPr>
          <w:instrText xml:space="preserve"> PAGEREF _Toc409973894 \h </w:instrText>
        </w:r>
        <w:r w:rsidR="00522D8A">
          <w:rPr>
            <w:noProof/>
            <w:webHidden/>
          </w:rPr>
        </w:r>
        <w:r w:rsidR="00522D8A">
          <w:rPr>
            <w:noProof/>
            <w:webHidden/>
          </w:rPr>
          <w:fldChar w:fldCharType="separate"/>
        </w:r>
        <w:r w:rsidR="00CC4092">
          <w:rPr>
            <w:noProof/>
            <w:webHidden/>
          </w:rPr>
          <w:t>110</w:t>
        </w:r>
        <w:r w:rsidR="00522D8A">
          <w:rPr>
            <w:noProof/>
            <w:webHidden/>
          </w:rPr>
          <w:fldChar w:fldCharType="end"/>
        </w:r>
      </w:hyperlink>
    </w:p>
    <w:p w:rsidR="000833CB" w:rsidRDefault="006A31BA" w14:paraId="4F266536" w14:textId="77777777">
      <w:pPr>
        <w:pStyle w:val="TOC3"/>
        <w:rPr>
          <w:rFonts w:asciiTheme="minorHAnsi" w:hAnsiTheme="minorHAnsi" w:eastAsiaTheme="minorEastAsia" w:cstheme="minorBidi"/>
          <w:noProof/>
          <w:lang w:eastAsia="fr-FR"/>
        </w:rPr>
      </w:pPr>
      <w:hyperlink w:history="1" w:anchor="_Toc409973895">
        <w:r w:rsidRPr="00D53A53" w:rsidR="000833CB">
          <w:rPr>
            <w:rStyle w:val="Hyperlink"/>
            <w:noProof/>
          </w:rPr>
          <w:t>25.2.1</w:t>
        </w:r>
        <w:r w:rsidR="000833CB">
          <w:rPr>
            <w:rFonts w:asciiTheme="minorHAnsi" w:hAnsiTheme="minorHAnsi" w:eastAsiaTheme="minorEastAsia" w:cstheme="minorBidi"/>
            <w:noProof/>
            <w:lang w:eastAsia="fr-FR"/>
          </w:rPr>
          <w:tab/>
        </w:r>
        <w:r w:rsidRPr="00D53A53" w:rsidR="000833CB">
          <w:rPr>
            <w:rStyle w:val="Hyperlink"/>
            <w:noProof/>
          </w:rPr>
          <w:t>Maquette de l’édition &lt;&gt;</w:t>
        </w:r>
        <w:r w:rsidR="000833CB">
          <w:rPr>
            <w:noProof/>
            <w:webHidden/>
          </w:rPr>
          <w:tab/>
        </w:r>
        <w:r w:rsidR="00522D8A">
          <w:rPr>
            <w:noProof/>
            <w:webHidden/>
          </w:rPr>
          <w:fldChar w:fldCharType="begin"/>
        </w:r>
        <w:r w:rsidR="000833CB">
          <w:rPr>
            <w:noProof/>
            <w:webHidden/>
          </w:rPr>
          <w:instrText xml:space="preserve"> PAGEREF _Toc409973895 \h </w:instrText>
        </w:r>
        <w:r w:rsidR="00522D8A">
          <w:rPr>
            <w:noProof/>
            <w:webHidden/>
          </w:rPr>
        </w:r>
        <w:r w:rsidR="00522D8A">
          <w:rPr>
            <w:noProof/>
            <w:webHidden/>
          </w:rPr>
          <w:fldChar w:fldCharType="separate"/>
        </w:r>
        <w:r w:rsidR="00CC4092">
          <w:rPr>
            <w:noProof/>
            <w:webHidden/>
          </w:rPr>
          <w:t>110</w:t>
        </w:r>
        <w:r w:rsidR="00522D8A">
          <w:rPr>
            <w:noProof/>
            <w:webHidden/>
          </w:rPr>
          <w:fldChar w:fldCharType="end"/>
        </w:r>
      </w:hyperlink>
    </w:p>
    <w:p w:rsidR="000833CB" w:rsidRDefault="006A31BA" w14:paraId="0F059858" w14:textId="77777777">
      <w:pPr>
        <w:pStyle w:val="TOC2"/>
        <w:tabs>
          <w:tab w:val="left" w:pos="849"/>
        </w:tabs>
        <w:rPr>
          <w:rFonts w:asciiTheme="minorHAnsi" w:hAnsiTheme="minorHAnsi" w:eastAsiaTheme="minorEastAsia" w:cstheme="minorBidi"/>
          <w:noProof/>
          <w:lang w:eastAsia="fr-FR"/>
        </w:rPr>
      </w:pPr>
      <w:hyperlink w:history="1" w:anchor="_Toc409973896">
        <w:r w:rsidRPr="00D53A53" w:rsidR="000833CB">
          <w:rPr>
            <w:rStyle w:val="Hyperlink"/>
            <w:noProof/>
          </w:rPr>
          <w:t>25.3</w:t>
        </w:r>
        <w:r w:rsidR="000833CB">
          <w:rPr>
            <w:rFonts w:asciiTheme="minorHAnsi" w:hAnsiTheme="minorHAnsi" w:eastAsiaTheme="minorEastAsia" w:cstheme="minorBidi"/>
            <w:noProof/>
            <w:lang w:eastAsia="fr-FR"/>
          </w:rPr>
          <w:tab/>
        </w:r>
        <w:r w:rsidRPr="00D53A53" w:rsidR="000833CB">
          <w:rPr>
            <w:rStyle w:val="Hyperlink"/>
            <w:noProof/>
          </w:rPr>
          <w:t>Description de l’édition &lt;Demande d'autorisation de la résiliation de contrat bourse en ligne&gt;</w:t>
        </w:r>
        <w:r w:rsidR="000833CB">
          <w:rPr>
            <w:noProof/>
            <w:webHidden/>
          </w:rPr>
          <w:tab/>
        </w:r>
        <w:r w:rsidR="00522D8A">
          <w:rPr>
            <w:noProof/>
            <w:webHidden/>
          </w:rPr>
          <w:fldChar w:fldCharType="begin"/>
        </w:r>
        <w:r w:rsidR="000833CB">
          <w:rPr>
            <w:noProof/>
            <w:webHidden/>
          </w:rPr>
          <w:instrText xml:space="preserve"> PAGEREF _Toc409973896 \h </w:instrText>
        </w:r>
        <w:r w:rsidR="00522D8A">
          <w:rPr>
            <w:noProof/>
            <w:webHidden/>
          </w:rPr>
        </w:r>
        <w:r w:rsidR="00522D8A">
          <w:rPr>
            <w:noProof/>
            <w:webHidden/>
          </w:rPr>
          <w:fldChar w:fldCharType="separate"/>
        </w:r>
        <w:r w:rsidR="00CC4092">
          <w:rPr>
            <w:noProof/>
            <w:webHidden/>
          </w:rPr>
          <w:t>110</w:t>
        </w:r>
        <w:r w:rsidR="00522D8A">
          <w:rPr>
            <w:noProof/>
            <w:webHidden/>
          </w:rPr>
          <w:fldChar w:fldCharType="end"/>
        </w:r>
      </w:hyperlink>
    </w:p>
    <w:p w:rsidR="000833CB" w:rsidRDefault="006A31BA" w14:paraId="64B225A2" w14:textId="77777777">
      <w:pPr>
        <w:pStyle w:val="TOC3"/>
        <w:rPr>
          <w:rFonts w:asciiTheme="minorHAnsi" w:hAnsiTheme="minorHAnsi" w:eastAsiaTheme="minorEastAsia" w:cstheme="minorBidi"/>
          <w:noProof/>
          <w:lang w:eastAsia="fr-FR"/>
        </w:rPr>
      </w:pPr>
      <w:hyperlink w:history="1" w:anchor="_Toc409973897">
        <w:r w:rsidRPr="00D53A53" w:rsidR="000833CB">
          <w:rPr>
            <w:rStyle w:val="Hyperlink"/>
            <w:noProof/>
          </w:rPr>
          <w:t>25.3.1</w:t>
        </w:r>
        <w:r w:rsidR="000833CB">
          <w:rPr>
            <w:rFonts w:asciiTheme="minorHAnsi" w:hAnsiTheme="minorHAnsi" w:eastAsiaTheme="minorEastAsia" w:cstheme="minorBidi"/>
            <w:noProof/>
            <w:lang w:eastAsia="fr-FR"/>
          </w:rPr>
          <w:tab/>
        </w:r>
        <w:r w:rsidRPr="00D53A53" w:rsidR="000833CB">
          <w:rPr>
            <w:rStyle w:val="Hyperlink"/>
            <w:noProof/>
          </w:rPr>
          <w:t>Maquette de l’édition</w:t>
        </w:r>
        <w:r w:rsidR="000833CB">
          <w:rPr>
            <w:noProof/>
            <w:webHidden/>
          </w:rPr>
          <w:tab/>
        </w:r>
        <w:r w:rsidR="00522D8A">
          <w:rPr>
            <w:noProof/>
            <w:webHidden/>
          </w:rPr>
          <w:fldChar w:fldCharType="begin"/>
        </w:r>
        <w:r w:rsidR="000833CB">
          <w:rPr>
            <w:noProof/>
            <w:webHidden/>
          </w:rPr>
          <w:instrText xml:space="preserve"> PAGEREF _Toc409973897 \h </w:instrText>
        </w:r>
        <w:r w:rsidR="00522D8A">
          <w:rPr>
            <w:noProof/>
            <w:webHidden/>
          </w:rPr>
        </w:r>
        <w:r w:rsidR="00522D8A">
          <w:rPr>
            <w:noProof/>
            <w:webHidden/>
          </w:rPr>
          <w:fldChar w:fldCharType="separate"/>
        </w:r>
        <w:r w:rsidR="00CC4092">
          <w:rPr>
            <w:noProof/>
            <w:webHidden/>
          </w:rPr>
          <w:t>110</w:t>
        </w:r>
        <w:r w:rsidR="00522D8A">
          <w:rPr>
            <w:noProof/>
            <w:webHidden/>
          </w:rPr>
          <w:fldChar w:fldCharType="end"/>
        </w:r>
      </w:hyperlink>
    </w:p>
    <w:p w:rsidR="000833CB" w:rsidRDefault="006A31BA" w14:paraId="215AA480" w14:textId="77777777">
      <w:pPr>
        <w:pStyle w:val="TOC1"/>
        <w:rPr>
          <w:rFonts w:asciiTheme="minorHAnsi" w:hAnsiTheme="minorHAnsi" w:eastAsiaTheme="minorEastAsia" w:cstheme="minorBidi"/>
          <w:noProof/>
          <w:lang w:eastAsia="fr-FR"/>
        </w:rPr>
      </w:pPr>
      <w:hyperlink w:history="1" w:anchor="_Toc409973898">
        <w:r w:rsidRPr="00D53A53" w:rsidR="000833CB">
          <w:rPr>
            <w:rStyle w:val="Hyperlink"/>
            <w:noProof/>
          </w:rPr>
          <w:t>26</w:t>
        </w:r>
        <w:r w:rsidR="000833CB">
          <w:rPr>
            <w:rFonts w:asciiTheme="minorHAnsi" w:hAnsiTheme="minorHAnsi" w:eastAsiaTheme="minorEastAsia" w:cstheme="minorBidi"/>
            <w:noProof/>
            <w:lang w:eastAsia="fr-FR"/>
          </w:rPr>
          <w:tab/>
        </w:r>
        <w:r w:rsidRPr="00D53A53" w:rsidR="000833CB">
          <w:rPr>
            <w:rStyle w:val="Hyperlink"/>
            <w:noProof/>
          </w:rPr>
          <w:t>Parametrage</w:t>
        </w:r>
        <w:r w:rsidR="000833CB">
          <w:rPr>
            <w:noProof/>
            <w:webHidden/>
          </w:rPr>
          <w:tab/>
        </w:r>
        <w:r w:rsidR="00522D8A">
          <w:rPr>
            <w:noProof/>
            <w:webHidden/>
          </w:rPr>
          <w:fldChar w:fldCharType="begin"/>
        </w:r>
        <w:r w:rsidR="000833CB">
          <w:rPr>
            <w:noProof/>
            <w:webHidden/>
          </w:rPr>
          <w:instrText xml:space="preserve"> PAGEREF _Toc409973898 \h </w:instrText>
        </w:r>
        <w:r w:rsidR="00522D8A">
          <w:rPr>
            <w:noProof/>
            <w:webHidden/>
          </w:rPr>
        </w:r>
        <w:r w:rsidR="00522D8A">
          <w:rPr>
            <w:noProof/>
            <w:webHidden/>
          </w:rPr>
          <w:fldChar w:fldCharType="separate"/>
        </w:r>
        <w:r w:rsidR="00CC4092">
          <w:rPr>
            <w:noProof/>
            <w:webHidden/>
          </w:rPr>
          <w:t>110</w:t>
        </w:r>
        <w:r w:rsidR="00522D8A">
          <w:rPr>
            <w:noProof/>
            <w:webHidden/>
          </w:rPr>
          <w:fldChar w:fldCharType="end"/>
        </w:r>
      </w:hyperlink>
    </w:p>
    <w:p w:rsidR="000833CB" w:rsidRDefault="006A31BA" w14:paraId="2D658483" w14:textId="77777777">
      <w:pPr>
        <w:pStyle w:val="TOC2"/>
        <w:tabs>
          <w:tab w:val="left" w:pos="849"/>
        </w:tabs>
        <w:rPr>
          <w:rFonts w:asciiTheme="minorHAnsi" w:hAnsiTheme="minorHAnsi" w:eastAsiaTheme="minorEastAsia" w:cstheme="minorBidi"/>
          <w:noProof/>
          <w:lang w:eastAsia="fr-FR"/>
        </w:rPr>
      </w:pPr>
      <w:hyperlink w:history="1" w:anchor="_Toc409973899">
        <w:r w:rsidRPr="00D53A53" w:rsidR="000833CB">
          <w:rPr>
            <w:rStyle w:val="Hyperlink"/>
            <w:noProof/>
          </w:rPr>
          <w:t>26.1</w:t>
        </w:r>
        <w:r w:rsidR="000833CB">
          <w:rPr>
            <w:rFonts w:asciiTheme="minorHAnsi" w:hAnsiTheme="minorHAnsi" w:eastAsiaTheme="minorEastAsia" w:cstheme="minorBidi"/>
            <w:noProof/>
            <w:lang w:eastAsia="fr-FR"/>
          </w:rPr>
          <w:tab/>
        </w:r>
        <w:r w:rsidRPr="00D53A53" w:rsidR="000833CB">
          <w:rPr>
            <w:rStyle w:val="Hyperlink"/>
            <w:noProof/>
          </w:rPr>
          <w:t>Tableau de Bord</w:t>
        </w:r>
        <w:r w:rsidR="000833CB">
          <w:rPr>
            <w:noProof/>
            <w:webHidden/>
          </w:rPr>
          <w:tab/>
        </w:r>
        <w:r w:rsidR="00522D8A">
          <w:rPr>
            <w:noProof/>
            <w:webHidden/>
          </w:rPr>
          <w:fldChar w:fldCharType="begin"/>
        </w:r>
        <w:r w:rsidR="000833CB">
          <w:rPr>
            <w:noProof/>
            <w:webHidden/>
          </w:rPr>
          <w:instrText xml:space="preserve"> PAGEREF _Toc409973899 \h </w:instrText>
        </w:r>
        <w:r w:rsidR="00522D8A">
          <w:rPr>
            <w:noProof/>
            <w:webHidden/>
          </w:rPr>
        </w:r>
        <w:r w:rsidR="00522D8A">
          <w:rPr>
            <w:noProof/>
            <w:webHidden/>
          </w:rPr>
          <w:fldChar w:fldCharType="separate"/>
        </w:r>
        <w:r w:rsidR="00CC4092">
          <w:rPr>
            <w:noProof/>
            <w:webHidden/>
          </w:rPr>
          <w:t>110</w:t>
        </w:r>
        <w:r w:rsidR="00522D8A">
          <w:rPr>
            <w:noProof/>
            <w:webHidden/>
          </w:rPr>
          <w:fldChar w:fldCharType="end"/>
        </w:r>
      </w:hyperlink>
    </w:p>
    <w:p w:rsidR="000833CB" w:rsidRDefault="006A31BA" w14:paraId="2A997068" w14:textId="77777777">
      <w:pPr>
        <w:pStyle w:val="TOC2"/>
        <w:tabs>
          <w:tab w:val="left" w:pos="849"/>
        </w:tabs>
        <w:rPr>
          <w:rFonts w:asciiTheme="minorHAnsi" w:hAnsiTheme="minorHAnsi" w:eastAsiaTheme="minorEastAsia" w:cstheme="minorBidi"/>
          <w:noProof/>
          <w:lang w:eastAsia="fr-FR"/>
        </w:rPr>
      </w:pPr>
      <w:hyperlink w:history="1" w:anchor="_Toc409973900">
        <w:r w:rsidRPr="00D53A53" w:rsidR="000833CB">
          <w:rPr>
            <w:rStyle w:val="Hyperlink"/>
            <w:noProof/>
          </w:rPr>
          <w:t>26.2</w:t>
        </w:r>
        <w:r w:rsidR="000833CB">
          <w:rPr>
            <w:rFonts w:asciiTheme="minorHAnsi" w:hAnsiTheme="minorHAnsi" w:eastAsiaTheme="minorEastAsia" w:cstheme="minorBidi"/>
            <w:noProof/>
            <w:lang w:eastAsia="fr-FR"/>
          </w:rPr>
          <w:tab/>
        </w:r>
        <w:r w:rsidRPr="00D53A53" w:rsidR="000833CB">
          <w:rPr>
            <w:rStyle w:val="Hyperlink"/>
            <w:noProof/>
          </w:rPr>
          <w:t>Profils</w:t>
        </w:r>
        <w:r w:rsidR="000833CB">
          <w:rPr>
            <w:noProof/>
            <w:webHidden/>
          </w:rPr>
          <w:tab/>
        </w:r>
        <w:r w:rsidR="00522D8A">
          <w:rPr>
            <w:noProof/>
            <w:webHidden/>
          </w:rPr>
          <w:fldChar w:fldCharType="begin"/>
        </w:r>
        <w:r w:rsidR="000833CB">
          <w:rPr>
            <w:noProof/>
            <w:webHidden/>
          </w:rPr>
          <w:instrText xml:space="preserve"> PAGEREF _Toc409973900 \h </w:instrText>
        </w:r>
        <w:r w:rsidR="00522D8A">
          <w:rPr>
            <w:noProof/>
            <w:webHidden/>
          </w:rPr>
        </w:r>
        <w:r w:rsidR="00522D8A">
          <w:rPr>
            <w:noProof/>
            <w:webHidden/>
          </w:rPr>
          <w:fldChar w:fldCharType="separate"/>
        </w:r>
        <w:r w:rsidR="00CC4092">
          <w:rPr>
            <w:noProof/>
            <w:webHidden/>
          </w:rPr>
          <w:t>110</w:t>
        </w:r>
        <w:r w:rsidR="00522D8A">
          <w:rPr>
            <w:noProof/>
            <w:webHidden/>
          </w:rPr>
          <w:fldChar w:fldCharType="end"/>
        </w:r>
      </w:hyperlink>
    </w:p>
    <w:p w:rsidR="000833CB" w:rsidRDefault="006A31BA" w14:paraId="5B79FEF3" w14:textId="77777777">
      <w:pPr>
        <w:pStyle w:val="TOC2"/>
        <w:tabs>
          <w:tab w:val="left" w:pos="849"/>
        </w:tabs>
        <w:rPr>
          <w:rFonts w:asciiTheme="minorHAnsi" w:hAnsiTheme="minorHAnsi" w:eastAsiaTheme="minorEastAsia" w:cstheme="minorBidi"/>
          <w:noProof/>
          <w:lang w:eastAsia="fr-FR"/>
        </w:rPr>
      </w:pPr>
      <w:hyperlink w:history="1" w:anchor="_Toc409973901">
        <w:r w:rsidRPr="00D53A53" w:rsidR="000833CB">
          <w:rPr>
            <w:rStyle w:val="Hyperlink"/>
            <w:noProof/>
          </w:rPr>
          <w:t>26.3</w:t>
        </w:r>
        <w:r w:rsidR="000833CB">
          <w:rPr>
            <w:rFonts w:asciiTheme="minorHAnsi" w:hAnsiTheme="minorHAnsi" w:eastAsiaTheme="minorEastAsia" w:cstheme="minorBidi"/>
            <w:noProof/>
            <w:lang w:eastAsia="fr-FR"/>
          </w:rPr>
          <w:tab/>
        </w:r>
        <w:r w:rsidRPr="00D53A53" w:rsidR="000833CB">
          <w:rPr>
            <w:rStyle w:val="Hyperlink"/>
            <w:noProof/>
          </w:rPr>
          <w:t>Taxes et fiscalité:</w:t>
        </w:r>
        <w:r w:rsidR="000833CB">
          <w:rPr>
            <w:noProof/>
            <w:webHidden/>
          </w:rPr>
          <w:tab/>
        </w:r>
        <w:r w:rsidR="00522D8A">
          <w:rPr>
            <w:noProof/>
            <w:webHidden/>
          </w:rPr>
          <w:fldChar w:fldCharType="begin"/>
        </w:r>
        <w:r w:rsidR="000833CB">
          <w:rPr>
            <w:noProof/>
            <w:webHidden/>
          </w:rPr>
          <w:instrText xml:space="preserve"> PAGEREF _Toc409973901 \h </w:instrText>
        </w:r>
        <w:r w:rsidR="00522D8A">
          <w:rPr>
            <w:noProof/>
            <w:webHidden/>
          </w:rPr>
        </w:r>
        <w:r w:rsidR="00522D8A">
          <w:rPr>
            <w:noProof/>
            <w:webHidden/>
          </w:rPr>
          <w:fldChar w:fldCharType="separate"/>
        </w:r>
        <w:r w:rsidR="00CC4092">
          <w:rPr>
            <w:noProof/>
            <w:webHidden/>
          </w:rPr>
          <w:t>110</w:t>
        </w:r>
        <w:r w:rsidR="00522D8A">
          <w:rPr>
            <w:noProof/>
            <w:webHidden/>
          </w:rPr>
          <w:fldChar w:fldCharType="end"/>
        </w:r>
      </w:hyperlink>
    </w:p>
    <w:p w:rsidR="000833CB" w:rsidRDefault="006A31BA" w14:paraId="7236A0D1" w14:textId="77777777">
      <w:pPr>
        <w:pStyle w:val="TOC2"/>
        <w:tabs>
          <w:tab w:val="left" w:pos="849"/>
        </w:tabs>
        <w:rPr>
          <w:rFonts w:asciiTheme="minorHAnsi" w:hAnsiTheme="minorHAnsi" w:eastAsiaTheme="minorEastAsia" w:cstheme="minorBidi"/>
          <w:noProof/>
          <w:lang w:eastAsia="fr-FR"/>
        </w:rPr>
      </w:pPr>
      <w:hyperlink w:history="1" w:anchor="_Toc409973902">
        <w:r w:rsidRPr="00D53A53" w:rsidR="000833CB">
          <w:rPr>
            <w:rStyle w:val="Hyperlink"/>
            <w:noProof/>
          </w:rPr>
          <w:t>26.4</w:t>
        </w:r>
        <w:r w:rsidR="000833CB">
          <w:rPr>
            <w:rFonts w:asciiTheme="minorHAnsi" w:hAnsiTheme="minorHAnsi" w:eastAsiaTheme="minorEastAsia" w:cstheme="minorBidi"/>
            <w:noProof/>
            <w:lang w:eastAsia="fr-FR"/>
          </w:rPr>
          <w:tab/>
        </w:r>
        <w:r w:rsidRPr="00D53A53" w:rsidR="000833CB">
          <w:rPr>
            <w:rStyle w:val="Hyperlink"/>
            <w:noProof/>
          </w:rPr>
          <w:t>Frais:</w:t>
        </w:r>
        <w:r w:rsidR="000833CB">
          <w:rPr>
            <w:noProof/>
            <w:webHidden/>
          </w:rPr>
          <w:tab/>
        </w:r>
        <w:r w:rsidR="00522D8A">
          <w:rPr>
            <w:noProof/>
            <w:webHidden/>
          </w:rPr>
          <w:fldChar w:fldCharType="begin"/>
        </w:r>
        <w:r w:rsidR="000833CB">
          <w:rPr>
            <w:noProof/>
            <w:webHidden/>
          </w:rPr>
          <w:instrText xml:space="preserve"> PAGEREF _Toc409973902 \h </w:instrText>
        </w:r>
        <w:r w:rsidR="00522D8A">
          <w:rPr>
            <w:noProof/>
            <w:webHidden/>
          </w:rPr>
        </w:r>
        <w:r w:rsidR="00522D8A">
          <w:rPr>
            <w:noProof/>
            <w:webHidden/>
          </w:rPr>
          <w:fldChar w:fldCharType="separate"/>
        </w:r>
        <w:r w:rsidR="00CC4092">
          <w:rPr>
            <w:noProof/>
            <w:webHidden/>
          </w:rPr>
          <w:t>110</w:t>
        </w:r>
        <w:r w:rsidR="00522D8A">
          <w:rPr>
            <w:noProof/>
            <w:webHidden/>
          </w:rPr>
          <w:fldChar w:fldCharType="end"/>
        </w:r>
      </w:hyperlink>
    </w:p>
    <w:p w:rsidR="000833CB" w:rsidRDefault="006A31BA" w14:paraId="34C46B63" w14:textId="77777777">
      <w:pPr>
        <w:pStyle w:val="TOC2"/>
        <w:tabs>
          <w:tab w:val="left" w:pos="849"/>
        </w:tabs>
        <w:rPr>
          <w:rFonts w:asciiTheme="minorHAnsi" w:hAnsiTheme="minorHAnsi" w:eastAsiaTheme="minorEastAsia" w:cstheme="minorBidi"/>
          <w:noProof/>
          <w:lang w:eastAsia="fr-FR"/>
        </w:rPr>
      </w:pPr>
      <w:hyperlink w:history="1" w:anchor="_Toc409973903">
        <w:r w:rsidRPr="00D53A53" w:rsidR="000833CB">
          <w:rPr>
            <w:rStyle w:val="Hyperlink"/>
            <w:noProof/>
          </w:rPr>
          <w:t>26.5</w:t>
        </w:r>
        <w:r w:rsidR="000833CB">
          <w:rPr>
            <w:rFonts w:asciiTheme="minorHAnsi" w:hAnsiTheme="minorHAnsi" w:eastAsiaTheme="minorEastAsia" w:cstheme="minorBidi"/>
            <w:noProof/>
            <w:lang w:eastAsia="fr-FR"/>
          </w:rPr>
          <w:tab/>
        </w:r>
        <w:r w:rsidRPr="00D53A53" w:rsidR="000833CB">
          <w:rPr>
            <w:rStyle w:val="Hyperlink"/>
            <w:noProof/>
          </w:rPr>
          <w:t>Comptabilité :</w:t>
        </w:r>
        <w:r w:rsidR="000833CB">
          <w:rPr>
            <w:noProof/>
            <w:webHidden/>
          </w:rPr>
          <w:tab/>
        </w:r>
        <w:r w:rsidR="00522D8A">
          <w:rPr>
            <w:noProof/>
            <w:webHidden/>
          </w:rPr>
          <w:fldChar w:fldCharType="begin"/>
        </w:r>
        <w:r w:rsidR="000833CB">
          <w:rPr>
            <w:noProof/>
            <w:webHidden/>
          </w:rPr>
          <w:instrText xml:space="preserve"> PAGEREF _Toc409973903 \h </w:instrText>
        </w:r>
        <w:r w:rsidR="00522D8A">
          <w:rPr>
            <w:noProof/>
            <w:webHidden/>
          </w:rPr>
        </w:r>
        <w:r w:rsidR="00522D8A">
          <w:rPr>
            <w:noProof/>
            <w:webHidden/>
          </w:rPr>
          <w:fldChar w:fldCharType="separate"/>
        </w:r>
        <w:r w:rsidR="00CC4092">
          <w:rPr>
            <w:noProof/>
            <w:webHidden/>
          </w:rPr>
          <w:t>111</w:t>
        </w:r>
        <w:r w:rsidR="00522D8A">
          <w:rPr>
            <w:noProof/>
            <w:webHidden/>
          </w:rPr>
          <w:fldChar w:fldCharType="end"/>
        </w:r>
      </w:hyperlink>
    </w:p>
    <w:p w:rsidR="000833CB" w:rsidRDefault="006A31BA" w14:paraId="6E58795F" w14:textId="77777777">
      <w:pPr>
        <w:pStyle w:val="TOC1"/>
        <w:rPr>
          <w:rFonts w:asciiTheme="minorHAnsi" w:hAnsiTheme="minorHAnsi" w:eastAsiaTheme="minorEastAsia" w:cstheme="minorBidi"/>
          <w:noProof/>
          <w:lang w:eastAsia="fr-FR"/>
        </w:rPr>
      </w:pPr>
      <w:hyperlink w:history="1" w:anchor="_Toc409973904">
        <w:r w:rsidRPr="00D53A53" w:rsidR="000833CB">
          <w:rPr>
            <w:rStyle w:val="Hyperlink"/>
            <w:noProof/>
          </w:rPr>
          <w:t>27</w:t>
        </w:r>
        <w:r w:rsidR="000833CB">
          <w:rPr>
            <w:rFonts w:asciiTheme="minorHAnsi" w:hAnsiTheme="minorHAnsi" w:eastAsiaTheme="minorEastAsia" w:cstheme="minorBidi"/>
            <w:noProof/>
            <w:lang w:eastAsia="fr-FR"/>
          </w:rPr>
          <w:tab/>
        </w:r>
        <w:r w:rsidRPr="00D53A53" w:rsidR="000833CB">
          <w:rPr>
            <w:rStyle w:val="Hyperlink"/>
            <w:noProof/>
          </w:rPr>
          <w:t>Batches</w:t>
        </w:r>
        <w:r w:rsidR="000833CB">
          <w:rPr>
            <w:noProof/>
            <w:webHidden/>
          </w:rPr>
          <w:tab/>
        </w:r>
        <w:r w:rsidR="00522D8A">
          <w:rPr>
            <w:noProof/>
            <w:webHidden/>
          </w:rPr>
          <w:fldChar w:fldCharType="begin"/>
        </w:r>
        <w:r w:rsidR="000833CB">
          <w:rPr>
            <w:noProof/>
            <w:webHidden/>
          </w:rPr>
          <w:instrText xml:space="preserve"> PAGEREF _Toc409973904 \h </w:instrText>
        </w:r>
        <w:r w:rsidR="00522D8A">
          <w:rPr>
            <w:noProof/>
            <w:webHidden/>
          </w:rPr>
        </w:r>
        <w:r w:rsidR="00522D8A">
          <w:rPr>
            <w:noProof/>
            <w:webHidden/>
          </w:rPr>
          <w:fldChar w:fldCharType="separate"/>
        </w:r>
        <w:r w:rsidR="00CC4092">
          <w:rPr>
            <w:noProof/>
            <w:webHidden/>
          </w:rPr>
          <w:t>111</w:t>
        </w:r>
        <w:r w:rsidR="00522D8A">
          <w:rPr>
            <w:noProof/>
            <w:webHidden/>
          </w:rPr>
          <w:fldChar w:fldCharType="end"/>
        </w:r>
      </w:hyperlink>
    </w:p>
    <w:p w:rsidR="000833CB" w:rsidRDefault="006A31BA" w14:paraId="53352B7E" w14:textId="77777777">
      <w:pPr>
        <w:pStyle w:val="TOC1"/>
        <w:rPr>
          <w:rFonts w:asciiTheme="minorHAnsi" w:hAnsiTheme="minorHAnsi" w:eastAsiaTheme="minorEastAsia" w:cstheme="minorBidi"/>
          <w:noProof/>
          <w:lang w:eastAsia="fr-FR"/>
        </w:rPr>
      </w:pPr>
      <w:hyperlink w:history="1" w:anchor="_Toc409973905">
        <w:r w:rsidRPr="00D53A53" w:rsidR="000833CB">
          <w:rPr>
            <w:rStyle w:val="Hyperlink"/>
            <w:noProof/>
          </w:rPr>
          <w:t>28</w:t>
        </w:r>
        <w:r w:rsidR="000833CB">
          <w:rPr>
            <w:rFonts w:asciiTheme="minorHAnsi" w:hAnsiTheme="minorHAnsi" w:eastAsiaTheme="minorEastAsia" w:cstheme="minorBidi"/>
            <w:noProof/>
            <w:lang w:eastAsia="fr-FR"/>
          </w:rPr>
          <w:tab/>
        </w:r>
        <w:r w:rsidRPr="00D53A53" w:rsidR="000833CB">
          <w:rPr>
            <w:rStyle w:val="Hyperlink"/>
            <w:noProof/>
          </w:rPr>
          <w:t>Contraintes</w:t>
        </w:r>
        <w:r w:rsidR="000833CB">
          <w:rPr>
            <w:noProof/>
            <w:webHidden/>
          </w:rPr>
          <w:tab/>
        </w:r>
        <w:r w:rsidR="00522D8A">
          <w:rPr>
            <w:noProof/>
            <w:webHidden/>
          </w:rPr>
          <w:fldChar w:fldCharType="begin"/>
        </w:r>
        <w:r w:rsidR="000833CB">
          <w:rPr>
            <w:noProof/>
            <w:webHidden/>
          </w:rPr>
          <w:instrText xml:space="preserve"> PAGEREF _Toc409973905 \h </w:instrText>
        </w:r>
        <w:r w:rsidR="00522D8A">
          <w:rPr>
            <w:noProof/>
            <w:webHidden/>
          </w:rPr>
        </w:r>
        <w:r w:rsidR="00522D8A">
          <w:rPr>
            <w:noProof/>
            <w:webHidden/>
          </w:rPr>
          <w:fldChar w:fldCharType="separate"/>
        </w:r>
        <w:r w:rsidR="00CC4092">
          <w:rPr>
            <w:noProof/>
            <w:webHidden/>
          </w:rPr>
          <w:t>111</w:t>
        </w:r>
        <w:r w:rsidR="00522D8A">
          <w:rPr>
            <w:noProof/>
            <w:webHidden/>
          </w:rPr>
          <w:fldChar w:fldCharType="end"/>
        </w:r>
      </w:hyperlink>
    </w:p>
    <w:p w:rsidR="000833CB" w:rsidRDefault="006A31BA" w14:paraId="39D275E3" w14:textId="77777777">
      <w:pPr>
        <w:pStyle w:val="TOC1"/>
        <w:rPr>
          <w:rFonts w:asciiTheme="minorHAnsi" w:hAnsiTheme="minorHAnsi" w:eastAsiaTheme="minorEastAsia" w:cstheme="minorBidi"/>
          <w:noProof/>
          <w:lang w:eastAsia="fr-FR"/>
        </w:rPr>
      </w:pPr>
      <w:hyperlink w:history="1" w:anchor="_Toc409973906">
        <w:r w:rsidRPr="00D53A53" w:rsidR="000833CB">
          <w:rPr>
            <w:rStyle w:val="Hyperlink"/>
            <w:noProof/>
          </w:rPr>
          <w:t>29</w:t>
        </w:r>
        <w:r w:rsidR="000833CB">
          <w:rPr>
            <w:rFonts w:asciiTheme="minorHAnsi" w:hAnsiTheme="minorHAnsi" w:eastAsiaTheme="minorEastAsia" w:cstheme="minorBidi"/>
            <w:noProof/>
            <w:lang w:eastAsia="fr-FR"/>
          </w:rPr>
          <w:tab/>
        </w:r>
        <w:r w:rsidRPr="00D53A53" w:rsidR="000833CB">
          <w:rPr>
            <w:rStyle w:val="Hyperlink"/>
            <w:noProof/>
          </w:rPr>
          <w:t>ANNEXES</w:t>
        </w:r>
        <w:r w:rsidR="000833CB">
          <w:rPr>
            <w:noProof/>
            <w:webHidden/>
          </w:rPr>
          <w:tab/>
        </w:r>
        <w:r w:rsidR="00522D8A">
          <w:rPr>
            <w:noProof/>
            <w:webHidden/>
          </w:rPr>
          <w:fldChar w:fldCharType="begin"/>
        </w:r>
        <w:r w:rsidR="000833CB">
          <w:rPr>
            <w:noProof/>
            <w:webHidden/>
          </w:rPr>
          <w:instrText xml:space="preserve"> PAGEREF _Toc409973906 \h </w:instrText>
        </w:r>
        <w:r w:rsidR="00522D8A">
          <w:rPr>
            <w:noProof/>
            <w:webHidden/>
          </w:rPr>
        </w:r>
        <w:r w:rsidR="00522D8A">
          <w:rPr>
            <w:noProof/>
            <w:webHidden/>
          </w:rPr>
          <w:fldChar w:fldCharType="separate"/>
        </w:r>
        <w:r w:rsidR="00CC4092">
          <w:rPr>
            <w:noProof/>
            <w:webHidden/>
          </w:rPr>
          <w:t>112</w:t>
        </w:r>
        <w:r w:rsidR="00522D8A">
          <w:rPr>
            <w:noProof/>
            <w:webHidden/>
          </w:rPr>
          <w:fldChar w:fldCharType="end"/>
        </w:r>
      </w:hyperlink>
    </w:p>
    <w:p w:rsidR="00E56AED" w:rsidP="002F5C7D" w:rsidRDefault="00522D8A" w14:paraId="5A015BA2" w14:textId="77777777">
      <w:pPr>
        <w:jc w:val="both"/>
      </w:pPr>
      <w:r>
        <w:fldChar w:fldCharType="end"/>
      </w:r>
    </w:p>
    <w:p w:rsidR="00E56AED" w:rsidP="002F5C7D" w:rsidRDefault="00E56AED" w14:paraId="01252B59" w14:textId="77777777">
      <w:pPr>
        <w:jc w:val="both"/>
        <w:rPr>
          <w:rFonts w:ascii="Cambria" w:hAnsi="Cambria" w:cs="Times New Roman"/>
          <w:b/>
          <w:bCs/>
          <w:color w:val="404040"/>
        </w:rPr>
      </w:pPr>
      <w:r>
        <w:rPr>
          <w:rFonts w:ascii="Cambria" w:hAnsi="Cambria" w:cs="Times New Roman"/>
          <w:b/>
          <w:bCs/>
          <w:color w:val="404040"/>
        </w:rPr>
        <w:br w:type="page"/>
      </w:r>
    </w:p>
    <w:p w:rsidR="00E56AED" w:rsidP="003D34DB" w:rsidRDefault="00E56AED" w14:paraId="09FCB27A" w14:textId="77777777">
      <w:pPr>
        <w:pStyle w:val="Heading1"/>
        <w:numPr>
          <w:ilvl w:val="0"/>
          <w:numId w:val="3"/>
        </w:numPr>
      </w:pPr>
      <w:bookmarkStart w:name="_Toc318352118" w:id="18"/>
      <w:bookmarkStart w:name="_Toc319568784" w:id="19"/>
      <w:bookmarkStart w:name="_Toc409973605" w:id="20"/>
      <w:bookmarkEnd w:id="1"/>
      <w:r w:rsidRPr="004325ED">
        <w:t>Introduction</w:t>
      </w:r>
      <w:bookmarkStart w:name="_Toc132075950" w:id="21"/>
      <w:bookmarkStart w:name="_Toc318352119" w:id="22"/>
      <w:bookmarkEnd w:id="18"/>
      <w:bookmarkEnd w:id="19"/>
      <w:bookmarkEnd w:id="20"/>
    </w:p>
    <w:p w:rsidRPr="004325ED" w:rsidR="00E56AED" w:rsidP="002F5C7D" w:rsidRDefault="00E56AED" w14:paraId="3E57AE31" w14:textId="77777777">
      <w:pPr>
        <w:jc w:val="both"/>
      </w:pPr>
    </w:p>
    <w:p w:rsidRPr="004325ED" w:rsidR="00E56AED" w:rsidP="003D34DB" w:rsidRDefault="00E56AED" w14:paraId="44C251CC" w14:textId="77777777">
      <w:pPr>
        <w:pStyle w:val="Style2"/>
        <w:numPr>
          <w:ilvl w:val="1"/>
          <w:numId w:val="3"/>
        </w:numPr>
        <w:jc w:val="both"/>
      </w:pPr>
      <w:bookmarkStart w:name="_Toc319568785" w:id="23"/>
      <w:bookmarkStart w:name="_Toc409973606" w:id="24"/>
      <w:r w:rsidRPr="004325ED">
        <w:t>Objectifs du document</w:t>
      </w:r>
      <w:bookmarkEnd w:id="21"/>
      <w:bookmarkEnd w:id="22"/>
      <w:bookmarkEnd w:id="23"/>
      <w:bookmarkEnd w:id="24"/>
    </w:p>
    <w:p w:rsidR="00E56AED" w:rsidP="00F35F44" w:rsidRDefault="00E56AED" w14:paraId="6DC8E5E9" w14:textId="77777777">
      <w:pPr>
        <w:spacing w:before="240"/>
        <w:jc w:val="both"/>
      </w:pPr>
      <w:bookmarkStart w:name="_Toc132075951" w:id="25"/>
      <w:bookmarkStart w:name="_Toc318352120" w:id="26"/>
      <w:bookmarkStart w:name="_Toc319568786" w:id="27"/>
      <w:r>
        <w:t>L’objectif du document est de détailler les besoins fonctionnels énoncés pour la gestion du carnet d'ordres marché local, des offres publiques de vente, des plans d'épargne en actions et de la bourse en ligne.</w:t>
      </w:r>
    </w:p>
    <w:p w:rsidRPr="004325ED" w:rsidR="00E56AED" w:rsidP="003D34DB" w:rsidRDefault="00E56AED" w14:paraId="4F28FD93" w14:textId="77777777">
      <w:pPr>
        <w:pStyle w:val="Style2"/>
        <w:numPr>
          <w:ilvl w:val="1"/>
          <w:numId w:val="3"/>
        </w:numPr>
        <w:jc w:val="both"/>
      </w:pPr>
      <w:bookmarkStart w:name="_Toc409973607" w:id="28"/>
      <w:r w:rsidRPr="004325ED">
        <w:t>Objectifs et périmètre du projet</w:t>
      </w:r>
      <w:bookmarkEnd w:id="25"/>
      <w:bookmarkEnd w:id="26"/>
      <w:bookmarkEnd w:id="27"/>
      <w:bookmarkEnd w:id="28"/>
    </w:p>
    <w:p w:rsidR="00E56AED" w:rsidP="002F5C7D" w:rsidRDefault="00E56AED" w14:paraId="7294D9D3" w14:textId="77777777">
      <w:pPr>
        <w:pStyle w:val="Paragraphedeliste1"/>
        <w:spacing w:before="240" w:line="100" w:lineRule="atLeast"/>
        <w:ind w:left="0" w:right="142"/>
        <w:jc w:val="both"/>
      </w:pPr>
      <w:bookmarkStart w:name="_Toc132075952" w:id="29"/>
      <w:bookmarkStart w:name="_Toc318352121" w:id="30"/>
      <w:bookmarkStart w:name="_Toc319568787" w:id="31"/>
      <w:r w:rsidR="2D7D4BE9">
        <w:rPr/>
        <w:t xml:space="preserve">L'objectif du projet est de mettre en place la gestion du carnet d'ordres destiné au marché locale, des </w:t>
      </w:r>
      <w:r w:rsidR="2D7D4BE9">
        <w:rPr/>
        <w:t>OPVs</w:t>
      </w:r>
      <w:r w:rsidR="2D7D4BE9">
        <w:rPr/>
        <w:t xml:space="preserve">, des Plans d'épargne en action et </w:t>
      </w:r>
      <w:r w:rsidR="2D7D4BE9">
        <w:rPr/>
        <w:t xml:space="preserve">des </w:t>
      </w:r>
      <w:del w:author="Ahmed ABDELHEDI" w:date="2025-12-13T18:21:14.454Z" w:id="1551401367">
        <w:r w:rsidDel="2D7D4BE9">
          <w:delText xml:space="preserve"> </w:delText>
        </w:r>
      </w:del>
      <w:r w:rsidR="2D7D4BE9">
        <w:rPr/>
        <w:t>contrats</w:t>
      </w:r>
      <w:r w:rsidR="2D7D4BE9">
        <w:rPr/>
        <w:t xml:space="preserve"> bourse en ligne. </w:t>
      </w:r>
    </w:p>
    <w:p w:rsidR="00E56AED" w:rsidP="002F5C7D" w:rsidRDefault="00E56AED" w14:paraId="5375634B" w14:textId="77777777">
      <w:pPr>
        <w:pStyle w:val="Paragraphedeliste1"/>
        <w:spacing w:before="240" w:line="100" w:lineRule="atLeast"/>
        <w:ind w:left="0" w:right="142"/>
        <w:jc w:val="both"/>
        <w:rPr>
          <w:iCs/>
        </w:rPr>
      </w:pPr>
      <w:r>
        <w:rPr>
          <w:iCs/>
        </w:rPr>
        <w:t>Le carnet d’ordres prend également en charge les ordres portant sur les droits liés aux valeurs cotées, formant rompus issus des opérations sur titres.</w:t>
      </w:r>
    </w:p>
    <w:p w:rsidR="00E56AED" w:rsidP="0091661A" w:rsidRDefault="00E56AED" w14:paraId="596F26F6" w14:textId="77777777">
      <w:pPr>
        <w:pStyle w:val="Paragraphedeliste1"/>
        <w:numPr>
          <w:ilvl w:val="0"/>
          <w:numId w:val="4"/>
        </w:numPr>
        <w:spacing w:before="240" w:line="100" w:lineRule="atLeast"/>
        <w:ind w:right="142" w:firstLine="0"/>
        <w:jc w:val="both"/>
        <w:rPr>
          <w:iCs/>
        </w:rPr>
      </w:pPr>
      <w:r>
        <w:rPr>
          <w:iCs/>
        </w:rPr>
        <w:t>Le cycle de vie des ordres de bourse simples et groupés : Achat et ventes des titres cotés (Actions, Obligations et droits)</w:t>
      </w:r>
    </w:p>
    <w:p w:rsidR="00E56AED" w:rsidP="0091661A" w:rsidRDefault="00E56AED" w14:paraId="183688BB" w14:textId="77777777">
      <w:pPr>
        <w:pStyle w:val="Paragraphedeliste1"/>
        <w:numPr>
          <w:ilvl w:val="0"/>
          <w:numId w:val="4"/>
        </w:numPr>
        <w:spacing w:before="240" w:line="100" w:lineRule="atLeast"/>
        <w:ind w:right="142" w:firstLine="0"/>
        <w:jc w:val="both"/>
        <w:rPr>
          <w:iCs/>
        </w:rPr>
      </w:pPr>
      <w:r>
        <w:rPr>
          <w:iCs/>
        </w:rPr>
        <w:t>Le cycle de vie des ordres de souscriptions, rachats simples et groupés</w:t>
      </w:r>
    </w:p>
    <w:p w:rsidR="00E56AED" w:rsidP="0091661A" w:rsidRDefault="00E56AED" w14:paraId="7F282DD8" w14:textId="77777777">
      <w:pPr>
        <w:pStyle w:val="Paragraphedeliste1"/>
        <w:numPr>
          <w:ilvl w:val="0"/>
          <w:numId w:val="4"/>
        </w:numPr>
        <w:spacing w:before="240" w:line="100" w:lineRule="atLeast"/>
        <w:ind w:right="142" w:firstLine="0"/>
        <w:jc w:val="both"/>
        <w:rPr>
          <w:iCs/>
        </w:rPr>
      </w:pPr>
      <w:r>
        <w:rPr>
          <w:iCs/>
        </w:rPr>
        <w:t>Le cycle de vie des offres publiques de vente (OPV).</w:t>
      </w:r>
    </w:p>
    <w:p w:rsidR="00E56AED" w:rsidP="0091661A" w:rsidRDefault="00E56AED" w14:paraId="4373B559" w14:textId="77777777">
      <w:pPr>
        <w:pStyle w:val="Paragraphedeliste1"/>
        <w:numPr>
          <w:ilvl w:val="0"/>
          <w:numId w:val="4"/>
        </w:numPr>
        <w:spacing w:before="240" w:line="100" w:lineRule="atLeast"/>
        <w:ind w:right="142" w:firstLine="0"/>
        <w:jc w:val="both"/>
        <w:rPr>
          <w:iCs/>
        </w:rPr>
      </w:pPr>
      <w:r>
        <w:rPr>
          <w:iCs/>
        </w:rPr>
        <w:t>Le cycle de vie du plan d'épargne en action.</w:t>
      </w:r>
    </w:p>
    <w:p w:rsidR="00E56AED" w:rsidP="0091661A" w:rsidRDefault="00E56AED" w14:paraId="4900F72A" w14:textId="77777777">
      <w:pPr>
        <w:pStyle w:val="Paragraphedeliste1"/>
        <w:numPr>
          <w:ilvl w:val="0"/>
          <w:numId w:val="4"/>
        </w:numPr>
        <w:spacing w:before="240" w:line="100" w:lineRule="atLeast"/>
        <w:ind w:right="142" w:firstLine="0"/>
        <w:jc w:val="both"/>
        <w:rPr>
          <w:iCs/>
        </w:rPr>
      </w:pPr>
      <w:r>
        <w:rPr>
          <w:iCs/>
        </w:rPr>
        <w:t>Le cycle de vie des ordres initiés depuis la bourse en ligne.</w:t>
      </w:r>
    </w:p>
    <w:p w:rsidR="00E56AED" w:rsidP="0091661A" w:rsidRDefault="00E56AED" w14:paraId="4516EC4F" w14:textId="77777777">
      <w:pPr>
        <w:pStyle w:val="Paragraphedeliste1"/>
        <w:numPr>
          <w:ilvl w:val="0"/>
          <w:numId w:val="4"/>
        </w:numPr>
        <w:spacing w:before="240" w:line="100" w:lineRule="atLeast"/>
        <w:ind w:right="142" w:firstLine="0"/>
        <w:jc w:val="both"/>
        <w:rPr>
          <w:iCs/>
        </w:rPr>
      </w:pPr>
      <w:r>
        <w:rPr>
          <w:iCs/>
        </w:rPr>
        <w:t>Le cycle de vie des exécutions des ordres de bourse.</w:t>
      </w:r>
    </w:p>
    <w:p w:rsidR="00E56AED" w:rsidP="0091661A" w:rsidRDefault="00E56AED" w14:paraId="1B747BAD" w14:textId="77777777">
      <w:pPr>
        <w:pStyle w:val="Paragraphedeliste1"/>
        <w:numPr>
          <w:ilvl w:val="0"/>
          <w:numId w:val="4"/>
        </w:numPr>
        <w:spacing w:before="240" w:line="100" w:lineRule="atLeast"/>
        <w:ind w:right="142" w:firstLine="0"/>
        <w:jc w:val="both"/>
        <w:rPr>
          <w:iCs/>
        </w:rPr>
      </w:pPr>
      <w:r>
        <w:rPr>
          <w:iCs/>
        </w:rPr>
        <w:t>Le cycle de vie des exécutions des ordres de Souscriptions rachats OPCVM.</w:t>
      </w:r>
    </w:p>
    <w:p w:rsidR="00E56AED" w:rsidP="0091661A" w:rsidRDefault="00E56AED" w14:paraId="5EB961AE" w14:textId="77777777">
      <w:pPr>
        <w:pStyle w:val="Paragraphedeliste1"/>
        <w:numPr>
          <w:ilvl w:val="0"/>
          <w:numId w:val="4"/>
        </w:numPr>
        <w:spacing w:before="240" w:line="100" w:lineRule="atLeast"/>
        <w:ind w:right="142" w:firstLine="0"/>
        <w:jc w:val="both"/>
        <w:rPr>
          <w:iCs/>
        </w:rPr>
      </w:pPr>
      <w:r>
        <w:rPr>
          <w:iCs/>
        </w:rPr>
        <w:t>Les règles de gestion pour les ordres bourse.</w:t>
      </w:r>
    </w:p>
    <w:p w:rsidR="00E56AED" w:rsidP="0091661A" w:rsidRDefault="00E56AED" w14:paraId="08E53525" w14:textId="77777777">
      <w:pPr>
        <w:pStyle w:val="Paragraphedeliste1"/>
        <w:numPr>
          <w:ilvl w:val="0"/>
          <w:numId w:val="4"/>
        </w:numPr>
        <w:spacing w:before="240" w:line="100" w:lineRule="atLeast"/>
        <w:ind w:right="142" w:firstLine="0"/>
        <w:jc w:val="both"/>
        <w:rPr>
          <w:iCs/>
        </w:rPr>
      </w:pPr>
      <w:r>
        <w:rPr>
          <w:iCs/>
        </w:rPr>
        <w:t>Les règles de gestion pour les souscriptions rachats OPCVM.</w:t>
      </w:r>
    </w:p>
    <w:p w:rsidR="00E56AED" w:rsidP="0091661A" w:rsidRDefault="00E56AED" w14:paraId="5C347341" w14:textId="77777777">
      <w:pPr>
        <w:pStyle w:val="Paragraphedeliste1"/>
        <w:numPr>
          <w:ilvl w:val="0"/>
          <w:numId w:val="4"/>
        </w:numPr>
        <w:spacing w:before="240" w:line="100" w:lineRule="atLeast"/>
        <w:ind w:right="142" w:firstLine="0"/>
        <w:jc w:val="both"/>
        <w:rPr>
          <w:iCs/>
        </w:rPr>
      </w:pPr>
      <w:r>
        <w:rPr>
          <w:iCs/>
        </w:rPr>
        <w:t xml:space="preserve">Les règles de gestion pour les souscriptions en une OPV. </w:t>
      </w:r>
    </w:p>
    <w:p w:rsidR="00E56AED" w:rsidP="0091661A" w:rsidRDefault="00E56AED" w14:paraId="633661E6" w14:textId="77777777">
      <w:pPr>
        <w:pStyle w:val="Paragraphedeliste1"/>
        <w:numPr>
          <w:ilvl w:val="0"/>
          <w:numId w:val="4"/>
        </w:numPr>
        <w:spacing w:before="240" w:line="100" w:lineRule="atLeast"/>
        <w:ind w:right="142" w:firstLine="0"/>
        <w:jc w:val="both"/>
        <w:rPr>
          <w:iCs/>
        </w:rPr>
      </w:pPr>
      <w:r>
        <w:rPr>
          <w:iCs/>
        </w:rPr>
        <w:t>Les règles de gestion des contrats PEA.</w:t>
      </w:r>
    </w:p>
    <w:p w:rsidR="00E56AED" w:rsidP="0091661A" w:rsidRDefault="00E56AED" w14:paraId="385693DD" w14:textId="77777777">
      <w:pPr>
        <w:pStyle w:val="Paragraphedeliste1"/>
        <w:numPr>
          <w:ilvl w:val="0"/>
          <w:numId w:val="4"/>
        </w:numPr>
        <w:spacing w:before="240" w:line="100" w:lineRule="atLeast"/>
        <w:ind w:right="142" w:firstLine="0"/>
        <w:jc w:val="both"/>
        <w:rPr>
          <w:iCs/>
        </w:rPr>
      </w:pPr>
      <w:r>
        <w:rPr>
          <w:iCs/>
        </w:rPr>
        <w:t>Les règles de gestion des ordres de la bourse en ligne.</w:t>
      </w:r>
    </w:p>
    <w:p w:rsidR="00E56AED" w:rsidP="0091661A" w:rsidRDefault="00E56AED" w14:paraId="6C7360EC" w14:textId="77777777">
      <w:pPr>
        <w:pStyle w:val="Paragraphedeliste1"/>
        <w:numPr>
          <w:ilvl w:val="0"/>
          <w:numId w:val="4"/>
        </w:numPr>
        <w:spacing w:before="240" w:line="100" w:lineRule="atLeast"/>
        <w:ind w:right="142" w:firstLine="0"/>
        <w:jc w:val="both"/>
        <w:rPr>
          <w:iCs/>
        </w:rPr>
      </w:pPr>
      <w:r>
        <w:rPr>
          <w:iCs/>
        </w:rPr>
        <w:t>Les règles de frais pour les ordres de bourse.</w:t>
      </w:r>
    </w:p>
    <w:p w:rsidR="00E56AED" w:rsidP="0091661A" w:rsidRDefault="00E56AED" w14:paraId="215A1D32" w14:textId="77777777">
      <w:pPr>
        <w:pStyle w:val="Paragraphedeliste1"/>
        <w:numPr>
          <w:ilvl w:val="0"/>
          <w:numId w:val="4"/>
        </w:numPr>
        <w:spacing w:before="240" w:line="100" w:lineRule="atLeast"/>
        <w:ind w:right="142" w:firstLine="0"/>
        <w:jc w:val="both"/>
        <w:rPr>
          <w:iCs/>
        </w:rPr>
      </w:pPr>
      <w:r>
        <w:rPr>
          <w:iCs/>
        </w:rPr>
        <w:t>Les règles de frais pour les ordres de souscriptions / rachats OPCVM.</w:t>
      </w:r>
    </w:p>
    <w:p w:rsidR="00E56AED" w:rsidP="0091661A" w:rsidRDefault="00E56AED" w14:paraId="191ECA87" w14:textId="77777777">
      <w:pPr>
        <w:pStyle w:val="Paragraphedeliste1"/>
        <w:numPr>
          <w:ilvl w:val="0"/>
          <w:numId w:val="4"/>
        </w:numPr>
        <w:spacing w:before="240" w:line="100" w:lineRule="atLeast"/>
        <w:ind w:right="142" w:firstLine="0"/>
        <w:jc w:val="both"/>
        <w:rPr>
          <w:iCs/>
        </w:rPr>
      </w:pPr>
      <w:r>
        <w:rPr>
          <w:iCs/>
        </w:rPr>
        <w:t>Les règles de frais des ordres initiés depuis la bourse en ligne.</w:t>
      </w:r>
    </w:p>
    <w:p w:rsidR="00E56AED" w:rsidP="0091661A" w:rsidRDefault="00E56AED" w14:paraId="4D4C5BD5" w14:textId="77777777">
      <w:pPr>
        <w:pStyle w:val="Paragraphedeliste1"/>
        <w:numPr>
          <w:ilvl w:val="0"/>
          <w:numId w:val="4"/>
        </w:numPr>
        <w:spacing w:before="240" w:line="100" w:lineRule="atLeast"/>
        <w:ind w:right="142" w:firstLine="0"/>
        <w:jc w:val="both"/>
        <w:rPr>
          <w:iCs/>
        </w:rPr>
      </w:pPr>
      <w:r>
        <w:rPr>
          <w:iCs/>
        </w:rPr>
        <w:t>Le contrôle de la provision titres et espèces lors de l'initiation des ordres.</w:t>
      </w:r>
    </w:p>
    <w:p w:rsidR="00E56AED" w:rsidP="0091661A" w:rsidRDefault="00E56AED" w14:paraId="056BDC77" w14:textId="77777777">
      <w:pPr>
        <w:pStyle w:val="Paragraphedeliste1"/>
        <w:numPr>
          <w:ilvl w:val="0"/>
          <w:numId w:val="4"/>
        </w:numPr>
        <w:spacing w:before="240" w:line="100" w:lineRule="atLeast"/>
        <w:ind w:right="142" w:firstLine="0"/>
        <w:jc w:val="both"/>
        <w:rPr>
          <w:iCs/>
        </w:rPr>
      </w:pPr>
      <w:r>
        <w:rPr>
          <w:iCs/>
        </w:rPr>
        <w:t>La transmission des ordres vers le règlement livraison pour le dénouement poste marché.</w:t>
      </w:r>
    </w:p>
    <w:p w:rsidR="00E56AED" w:rsidP="0091661A" w:rsidRDefault="00E56AED" w14:paraId="15F56BCB" w14:textId="77777777">
      <w:pPr>
        <w:pStyle w:val="Paragraphedeliste1"/>
        <w:numPr>
          <w:ilvl w:val="0"/>
          <w:numId w:val="4"/>
        </w:numPr>
        <w:spacing w:before="240" w:line="100" w:lineRule="atLeast"/>
        <w:ind w:right="142" w:firstLine="0"/>
        <w:jc w:val="both"/>
        <w:rPr>
          <w:iCs/>
        </w:rPr>
      </w:pPr>
      <w:r>
        <w:rPr>
          <w:iCs/>
        </w:rPr>
        <w:t>La gestion du « Cutt - off time » réception pour la collecte des ordres.</w:t>
      </w:r>
    </w:p>
    <w:p w:rsidR="00E56AED" w:rsidP="0091661A" w:rsidRDefault="00E56AED" w14:paraId="033504D2" w14:textId="77777777">
      <w:pPr>
        <w:pStyle w:val="Paragraphedeliste1"/>
        <w:numPr>
          <w:ilvl w:val="0"/>
          <w:numId w:val="4"/>
        </w:numPr>
        <w:spacing w:before="240" w:line="100" w:lineRule="atLeast"/>
        <w:ind w:right="142" w:firstLine="0"/>
        <w:jc w:val="both"/>
        <w:rPr>
          <w:iCs/>
        </w:rPr>
      </w:pPr>
      <w:r>
        <w:rPr>
          <w:iCs/>
        </w:rPr>
        <w:t>La gestion des flux entrants et sortants</w:t>
      </w:r>
    </w:p>
    <w:p w:rsidR="00E56AED" w:rsidP="0091661A" w:rsidRDefault="00E56AED" w14:paraId="24069700" w14:textId="77777777">
      <w:pPr>
        <w:pStyle w:val="Paragraphedeliste1"/>
        <w:numPr>
          <w:ilvl w:val="0"/>
          <w:numId w:val="4"/>
        </w:numPr>
        <w:spacing w:before="240" w:line="100" w:lineRule="atLeast"/>
        <w:ind w:right="142" w:firstLine="0"/>
        <w:jc w:val="both"/>
        <w:rPr>
          <w:iCs/>
        </w:rPr>
      </w:pPr>
      <w:r>
        <w:rPr>
          <w:iCs/>
        </w:rPr>
        <w:t>La génération des reporting (OPV, BEL, PEA)</w:t>
      </w:r>
    </w:p>
    <w:p w:rsidR="00E56AED" w:rsidP="0091661A" w:rsidRDefault="00E56AED" w14:paraId="2BDBA303" w14:textId="77777777">
      <w:pPr>
        <w:pStyle w:val="Paragraphedeliste1"/>
        <w:numPr>
          <w:ilvl w:val="0"/>
          <w:numId w:val="4"/>
        </w:numPr>
        <w:spacing w:before="240" w:line="100" w:lineRule="atLeast"/>
        <w:ind w:right="142" w:firstLine="0"/>
        <w:jc w:val="both"/>
        <w:rPr>
          <w:iCs/>
        </w:rPr>
      </w:pPr>
      <w:r>
        <w:rPr>
          <w:iCs/>
        </w:rPr>
        <w:t>Les consultations et recherches multicritères</w:t>
      </w:r>
    </w:p>
    <w:p w:rsidRPr="004325ED" w:rsidR="00E56AED" w:rsidP="003D34DB" w:rsidRDefault="00E56AED" w14:paraId="24096390" w14:textId="77777777">
      <w:pPr>
        <w:pStyle w:val="Style2"/>
        <w:numPr>
          <w:ilvl w:val="1"/>
          <w:numId w:val="3"/>
        </w:numPr>
        <w:jc w:val="both"/>
      </w:pPr>
      <w:bookmarkStart w:name="_Toc409973608" w:id="32"/>
      <w:r w:rsidRPr="004325ED">
        <w:t>Limites du document</w:t>
      </w:r>
      <w:bookmarkEnd w:id="29"/>
      <w:bookmarkEnd w:id="30"/>
      <w:bookmarkEnd w:id="31"/>
      <w:bookmarkEnd w:id="32"/>
    </w:p>
    <w:p w:rsidR="00E56AED" w:rsidP="0091661A" w:rsidRDefault="00E56AED" w14:paraId="173D4B01" w14:textId="77777777">
      <w:pPr>
        <w:pStyle w:val="Paragraphedeliste1"/>
        <w:numPr>
          <w:ilvl w:val="0"/>
          <w:numId w:val="4"/>
        </w:numPr>
        <w:spacing w:before="240" w:line="100" w:lineRule="atLeast"/>
        <w:ind w:right="142" w:firstLine="0"/>
        <w:jc w:val="both"/>
      </w:pPr>
      <w:r>
        <w:t>Ce document ne couvre pas la partie habilitation.</w:t>
      </w:r>
    </w:p>
    <w:p w:rsidRPr="00754B4B" w:rsidR="00E56AED" w:rsidP="002F5C7D" w:rsidRDefault="00E56AED" w14:paraId="257327FA" w14:textId="77777777">
      <w:pPr>
        <w:spacing w:before="240" w:line="240" w:lineRule="auto"/>
        <w:ind w:right="142"/>
        <w:jc w:val="both"/>
        <w:rPr>
          <w:b/>
          <w:i/>
          <w:sz w:val="20"/>
          <w:szCs w:val="20"/>
        </w:rPr>
      </w:pPr>
      <w:r w:rsidRPr="00754B4B">
        <w:rPr>
          <w:b/>
          <w:i/>
          <w:sz w:val="20"/>
          <w:szCs w:val="20"/>
        </w:rPr>
        <w:t>[Début Section Vermeg]</w:t>
      </w:r>
    </w:p>
    <w:p w:rsidR="00E56AED" w:rsidP="003D34DB" w:rsidRDefault="00E56AED" w14:paraId="4DD167A7" w14:textId="77777777">
      <w:pPr>
        <w:pStyle w:val="Style2"/>
        <w:numPr>
          <w:ilvl w:val="1"/>
          <w:numId w:val="3"/>
        </w:numPr>
        <w:jc w:val="both"/>
      </w:pPr>
      <w:bookmarkStart w:name="_Toc409973609" w:id="33"/>
      <w:r w:rsidRPr="0045686B">
        <w:t>Points en suspens</w:t>
      </w:r>
      <w:bookmarkEnd w:id="33"/>
    </w:p>
    <w:p w:rsidR="00E56AED" w:rsidP="00F0609B" w:rsidRDefault="00E56AED" w14:paraId="75825698" w14:textId="77777777">
      <w:pPr>
        <w:pStyle w:val="Paragraphedeliste1"/>
        <w:spacing w:before="240" w:line="100" w:lineRule="atLeast"/>
        <w:ind w:left="0"/>
        <w:jc w:val="both"/>
      </w:pPr>
      <w:r>
        <w:t>La liste des points non encore résolus et couverts par le périmètre fonctionnel :</w:t>
      </w:r>
    </w:p>
    <w:p w:rsidR="00E56AED" w:rsidP="0091661A" w:rsidRDefault="00E56AED" w14:paraId="2440F8C3" w14:textId="77777777">
      <w:pPr>
        <w:pStyle w:val="Paragraphedeliste1"/>
        <w:numPr>
          <w:ilvl w:val="0"/>
          <w:numId w:val="4"/>
        </w:numPr>
        <w:spacing w:before="240" w:line="100" w:lineRule="atLeast"/>
        <w:ind w:right="142" w:firstLine="0"/>
        <w:jc w:val="both"/>
      </w:pPr>
      <w:r>
        <w:t>Templates des reports statistiques</w:t>
      </w:r>
    </w:p>
    <w:p w:rsidR="00882CF2" w:rsidP="00882CF2" w:rsidRDefault="00882CF2" w14:paraId="6B9407E9" w14:textId="77777777">
      <w:pPr>
        <w:pStyle w:val="Paragraphedeliste1"/>
        <w:numPr>
          <w:ilvl w:val="0"/>
          <w:numId w:val="4"/>
        </w:numPr>
        <w:spacing w:before="240" w:line="100" w:lineRule="atLeast"/>
        <w:ind w:right="142" w:firstLine="0"/>
        <w:jc w:val="both"/>
        <w:rPr/>
      </w:pPr>
      <w:r w:rsidR="3298D5C6">
        <w:rPr/>
        <w:t xml:space="preserve">Date de levée de nantissement sur les contrats générés </w:t>
      </w:r>
      <w:r w:rsidR="3298D5C6">
        <w:rPr/>
        <w:t>suite au</w:t>
      </w:r>
      <w:r w:rsidR="3298D5C6">
        <w:rPr/>
        <w:t xml:space="preserve"> financement par crédit lors d’une OPV.</w:t>
      </w:r>
    </w:p>
    <w:p w:rsidR="001E70B1" w:rsidP="00882CF2" w:rsidRDefault="001E70B1" w14:paraId="290062E4" w14:textId="77777777">
      <w:pPr>
        <w:pStyle w:val="Paragraphedeliste1"/>
        <w:spacing w:before="240" w:line="100" w:lineRule="atLeast"/>
        <w:ind w:right="142"/>
        <w:jc w:val="both"/>
      </w:pPr>
    </w:p>
    <w:p w:rsidR="00E56AED" w:rsidP="0027772C" w:rsidRDefault="00882CF2" w14:paraId="0EDE9860" w14:textId="77777777">
      <w:pPr>
        <w:spacing w:before="240" w:line="100" w:lineRule="atLeast"/>
        <w:ind w:right="142"/>
        <w:jc w:val="both"/>
      </w:pPr>
      <w:r>
        <w:rPr>
          <w:b/>
          <w:i/>
          <w:sz w:val="20"/>
          <w:szCs w:val="20"/>
        </w:rPr>
        <w:t xml:space="preserve"> </w:t>
      </w:r>
      <w:r w:rsidR="00E56AED">
        <w:rPr>
          <w:b/>
          <w:i/>
          <w:sz w:val="20"/>
          <w:szCs w:val="20"/>
        </w:rPr>
        <w:t>[Fin section Vermeg]</w:t>
      </w:r>
    </w:p>
    <w:p w:rsidRPr="00754B4B" w:rsidR="00E56AED" w:rsidP="00996DA4" w:rsidRDefault="00E56AED" w14:paraId="0C8862A9" w14:textId="77777777">
      <w:pPr>
        <w:spacing w:before="240" w:line="100" w:lineRule="atLeast"/>
        <w:ind w:right="142"/>
        <w:jc w:val="both"/>
      </w:pPr>
      <w:r>
        <w:t xml:space="preserve"> </w:t>
      </w:r>
    </w:p>
    <w:p w:rsidRPr="004325ED" w:rsidR="00E56AED" w:rsidP="003D34DB" w:rsidRDefault="00E56AED" w14:paraId="673DA151" w14:textId="77777777">
      <w:pPr>
        <w:pStyle w:val="Style2"/>
        <w:numPr>
          <w:ilvl w:val="1"/>
          <w:numId w:val="3"/>
        </w:numPr>
        <w:jc w:val="both"/>
      </w:pPr>
      <w:bookmarkStart w:name="_Toc53558524" w:id="34"/>
      <w:bookmarkStart w:name="_Toc129518519" w:id="35"/>
      <w:bookmarkStart w:name="_Toc132075953" w:id="36"/>
      <w:bookmarkStart w:name="_Toc318352122" w:id="37"/>
      <w:bookmarkStart w:name="_Toc319568788" w:id="38"/>
      <w:bookmarkStart w:name="_Toc409973610" w:id="39"/>
      <w:r w:rsidRPr="004325ED">
        <w:t>Références</w:t>
      </w:r>
      <w:bookmarkEnd w:id="34"/>
      <w:bookmarkEnd w:id="35"/>
      <w:bookmarkEnd w:id="36"/>
      <w:bookmarkEnd w:id="37"/>
      <w:bookmarkEnd w:id="38"/>
      <w:bookmarkEnd w:id="39"/>
    </w:p>
    <w:p w:rsidR="00E56AED" w:rsidP="0091661A" w:rsidRDefault="00E56AED" w14:paraId="42629BE8" w14:textId="77777777">
      <w:pPr>
        <w:pStyle w:val="Paragraphedeliste1"/>
        <w:numPr>
          <w:ilvl w:val="0"/>
          <w:numId w:val="4"/>
        </w:numPr>
        <w:spacing w:before="240" w:line="100" w:lineRule="atLeast"/>
        <w:ind w:right="142" w:firstLine="0"/>
        <w:jc w:val="both"/>
        <w:rPr>
          <w:i/>
          <w:iCs/>
        </w:rPr>
      </w:pPr>
      <w:r>
        <w:rPr>
          <w:i/>
          <w:iCs/>
        </w:rPr>
        <w:t>[Refonte Chaine Titres Spécifications Des Interfaces Techniques]</w:t>
      </w:r>
      <w:r>
        <w:rPr>
          <w:i/>
          <w:iCs/>
        </w:rPr>
        <w:tab/>
      </w:r>
    </w:p>
    <w:p w:rsidR="00E56AED" w:rsidP="002F5C7D" w:rsidRDefault="00E56AED" w14:paraId="5C03FA4E" w14:textId="77777777">
      <w:pPr>
        <w:spacing w:before="240" w:line="240" w:lineRule="auto"/>
        <w:ind w:right="142"/>
        <w:jc w:val="both"/>
      </w:pPr>
    </w:p>
    <w:p w:rsidR="00EC6F41" w:rsidP="002F5C7D" w:rsidRDefault="00EC6F41" w14:paraId="1FA6792D" w14:textId="77777777">
      <w:pPr>
        <w:spacing w:before="240" w:line="240" w:lineRule="auto"/>
        <w:ind w:right="142"/>
        <w:jc w:val="both"/>
      </w:pPr>
    </w:p>
    <w:p w:rsidR="00EC6F41" w:rsidP="002F5C7D" w:rsidRDefault="00EC6F41" w14:paraId="508369F8" w14:textId="77777777">
      <w:pPr>
        <w:spacing w:before="240" w:line="240" w:lineRule="auto"/>
        <w:ind w:right="142"/>
        <w:jc w:val="both"/>
      </w:pPr>
    </w:p>
    <w:p w:rsidR="00EC6F41" w:rsidP="002F5C7D" w:rsidRDefault="00EC6F41" w14:paraId="5C8538E4" w14:textId="77777777">
      <w:pPr>
        <w:spacing w:before="240" w:line="240" w:lineRule="auto"/>
        <w:ind w:right="142"/>
        <w:jc w:val="both"/>
      </w:pPr>
    </w:p>
    <w:p w:rsidR="00EC6F41" w:rsidP="002F5C7D" w:rsidRDefault="00EC6F41" w14:paraId="7DE46EF2" w14:textId="77777777">
      <w:pPr>
        <w:spacing w:before="240" w:line="240" w:lineRule="auto"/>
        <w:ind w:right="142"/>
        <w:jc w:val="both"/>
      </w:pPr>
    </w:p>
    <w:p w:rsidR="00EC6F41" w:rsidP="002F5C7D" w:rsidRDefault="00EC6F41" w14:paraId="3F813E3D" w14:textId="77777777">
      <w:pPr>
        <w:spacing w:before="240" w:line="240" w:lineRule="auto"/>
        <w:ind w:right="142"/>
        <w:jc w:val="both"/>
      </w:pPr>
    </w:p>
    <w:p w:rsidRPr="004325ED" w:rsidR="00EC6F41" w:rsidP="002F5C7D" w:rsidRDefault="00EC6F41" w14:paraId="5C3D7B9B" w14:textId="77777777">
      <w:pPr>
        <w:spacing w:before="240" w:line="240" w:lineRule="auto"/>
        <w:ind w:right="142"/>
        <w:jc w:val="both"/>
      </w:pPr>
    </w:p>
    <w:p w:rsidRPr="004325ED" w:rsidR="00E56AED" w:rsidP="003D34DB" w:rsidRDefault="00E56AED" w14:paraId="3DBBD428" w14:textId="77777777">
      <w:pPr>
        <w:pStyle w:val="Style1"/>
        <w:numPr>
          <w:ilvl w:val="0"/>
          <w:numId w:val="3"/>
        </w:numPr>
      </w:pPr>
      <w:bookmarkStart w:name="_Toc319568789" w:id="40"/>
      <w:bookmarkStart w:name="_Toc309214416" w:id="41"/>
      <w:bookmarkStart w:name="_Toc309217953" w:id="42"/>
      <w:bookmarkStart w:name="_Toc318352123" w:id="43"/>
      <w:bookmarkStart w:name="_Toc409973611" w:id="44"/>
      <w:r w:rsidRPr="004325ED">
        <w:t>Diagramme de Flux</w:t>
      </w:r>
      <w:bookmarkEnd w:id="40"/>
      <w:bookmarkEnd w:id="41"/>
      <w:bookmarkEnd w:id="42"/>
      <w:bookmarkEnd w:id="43"/>
      <w:bookmarkEnd w:id="44"/>
    </w:p>
    <w:p w:rsidRPr="004325ED" w:rsidR="00E56AED" w:rsidP="002F5C7D" w:rsidRDefault="00E56AED" w14:paraId="69C6DD1E" w14:textId="77777777">
      <w:pPr>
        <w:pStyle w:val="ListParagraph"/>
        <w:spacing w:before="240"/>
        <w:ind w:left="786"/>
        <w:jc w:val="both"/>
      </w:pPr>
    </w:p>
    <w:p w:rsidRPr="004325ED" w:rsidR="00E56AED" w:rsidP="003D34DB" w:rsidRDefault="00E56AED" w14:paraId="0D1DB8E5" w14:textId="77777777">
      <w:pPr>
        <w:pStyle w:val="Style2"/>
        <w:numPr>
          <w:ilvl w:val="1"/>
          <w:numId w:val="3"/>
        </w:numPr>
        <w:jc w:val="both"/>
      </w:pPr>
      <w:bookmarkStart w:name="_Toc309214417" w:id="45"/>
      <w:bookmarkStart w:name="_Toc309217954" w:id="46"/>
      <w:bookmarkStart w:name="_Toc318352124" w:id="47"/>
      <w:bookmarkStart w:name="_Toc319568790" w:id="48"/>
      <w:bookmarkStart w:name="_Toc409973612" w:id="49"/>
      <w:r w:rsidRPr="004325ED">
        <w:t>Description du diagramme des flux :</w:t>
      </w:r>
      <w:bookmarkEnd w:id="45"/>
      <w:bookmarkEnd w:id="46"/>
      <w:bookmarkEnd w:id="47"/>
      <w:bookmarkEnd w:id="48"/>
      <w:bookmarkEnd w:id="49"/>
    </w:p>
    <w:p w:rsidR="00E56AED" w:rsidP="002F5C7D" w:rsidRDefault="00E56AED" w14:paraId="484AD95F" w14:textId="77777777">
      <w:pPr>
        <w:ind w:left="1701"/>
        <w:jc w:val="both"/>
      </w:pPr>
    </w:p>
    <w:p w:rsidR="00E56AED" w:rsidP="0091661A" w:rsidRDefault="007936E1" w14:paraId="7A81E37B" w14:textId="77777777">
      <w:pPr>
        <w:jc w:val="both"/>
        <w:rPr>
          <w:lang w:eastAsia="fr-FR"/>
        </w:rPr>
      </w:pPr>
      <w:r>
        <w:rPr>
          <w:noProof/>
          <w:lang w:eastAsia="fr-FR"/>
        </w:rPr>
        <w:drawing>
          <wp:inline distT="0" distB="0" distL="0" distR="0" wp14:anchorId="70778724" wp14:editId="34886E42">
            <wp:extent cx="5648325" cy="7191375"/>
            <wp:effectExtent l="19050" t="0" r="9525" b="0"/>
            <wp:docPr id="1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a:stretch>
                      <a:fillRect/>
                    </a:stretch>
                  </pic:blipFill>
                  <pic:spPr bwMode="auto">
                    <a:xfrm>
                      <a:off x="0" y="0"/>
                      <a:ext cx="5648325" cy="7191375"/>
                    </a:xfrm>
                    <a:prstGeom prst="rect">
                      <a:avLst/>
                    </a:prstGeom>
                    <a:noFill/>
                    <a:ln w="9525">
                      <a:noFill/>
                      <a:miter lim="800000"/>
                      <a:headEnd/>
                      <a:tailEnd/>
                    </a:ln>
                  </pic:spPr>
                </pic:pic>
              </a:graphicData>
            </a:graphic>
          </wp:inline>
        </w:drawing>
      </w:r>
    </w:p>
    <w:p w:rsidR="00E56AED" w:rsidP="002F5C7D" w:rsidRDefault="00E56AED" w14:paraId="6400DAF2" w14:textId="77777777">
      <w:pPr>
        <w:ind w:left="1701"/>
        <w:jc w:val="both"/>
        <w:rPr>
          <w:lang w:eastAsia="fr-FR"/>
        </w:rPr>
      </w:pPr>
    </w:p>
    <w:p w:rsidR="00E56AED" w:rsidP="002F5C7D" w:rsidRDefault="00E56AED" w14:paraId="0FDC5A19" w14:textId="77777777">
      <w:pPr>
        <w:ind w:left="1701"/>
        <w:jc w:val="both"/>
        <w:rPr>
          <w:lang w:eastAsia="fr-FR"/>
        </w:rPr>
      </w:pPr>
    </w:p>
    <w:p w:rsidR="00E56AED" w:rsidP="002F5C7D" w:rsidRDefault="00E56AED" w14:paraId="13791EF1" w14:textId="77777777">
      <w:pPr>
        <w:jc w:val="both"/>
      </w:pPr>
    </w:p>
    <w:p w:rsidRPr="00552C89" w:rsidR="00E56AED" w:rsidP="002F5C7D" w:rsidRDefault="00E56AED" w14:paraId="28A4BD52" w14:textId="77777777">
      <w:pPr>
        <w:jc w:val="both"/>
      </w:pPr>
    </w:p>
    <w:p w:rsidR="00E56AED" w:rsidP="002F5C7D" w:rsidRDefault="00E56AED" w14:paraId="52FFCE5A" w14:textId="77777777">
      <w:pPr>
        <w:ind w:left="1701"/>
        <w:jc w:val="both"/>
        <w:rPr>
          <w:lang w:eastAsia="fr-FR"/>
        </w:rPr>
      </w:pPr>
    </w:p>
    <w:p w:rsidR="00E56AED" w:rsidP="0091661A" w:rsidRDefault="00E56AED" w14:paraId="3A9C2B30" w14:textId="77777777">
      <w:pPr>
        <w:tabs>
          <w:tab w:val="left" w:pos="3288"/>
        </w:tabs>
        <w:jc w:val="both"/>
        <w:rPr>
          <w:lang w:eastAsia="fr-FR"/>
        </w:rPr>
      </w:pPr>
    </w:p>
    <w:p w:rsidR="00E56AED" w:rsidP="002F5C7D" w:rsidRDefault="00E56AED" w14:paraId="143197C6" w14:textId="77777777">
      <w:pPr>
        <w:jc w:val="both"/>
        <w:rPr>
          <w:lang w:eastAsia="fr-FR"/>
        </w:rPr>
      </w:pPr>
    </w:p>
    <w:p w:rsidRPr="004325ED" w:rsidR="00E56AED" w:rsidP="002F5C7D" w:rsidRDefault="00E56AED" w14:paraId="4D983768" w14:textId="77777777">
      <w:pPr>
        <w:ind w:left="1701"/>
        <w:jc w:val="both"/>
        <w:rPr>
          <w:lang w:eastAsia="fr-FR"/>
        </w:rPr>
      </w:pPr>
    </w:p>
    <w:p w:rsidRPr="004325ED" w:rsidR="00E56AED" w:rsidP="003D34DB" w:rsidRDefault="00E56AED" w14:paraId="63927EA0" w14:textId="77777777">
      <w:pPr>
        <w:pStyle w:val="Style2"/>
        <w:numPr>
          <w:ilvl w:val="1"/>
          <w:numId w:val="3"/>
        </w:numPr>
        <w:jc w:val="both"/>
      </w:pPr>
      <w:bookmarkStart w:name="_Toc309214418" w:id="50"/>
      <w:bookmarkStart w:name="_Toc309217955" w:id="51"/>
      <w:bookmarkStart w:name="_Toc318352125" w:id="52"/>
      <w:bookmarkStart w:name="_Toc319568791" w:id="53"/>
      <w:bookmarkStart w:name="_Toc409973613" w:id="54"/>
      <w:r w:rsidRPr="004325ED">
        <w:t>Liste des acteurs :</w:t>
      </w:r>
      <w:bookmarkEnd w:id="50"/>
      <w:bookmarkEnd w:id="51"/>
      <w:bookmarkEnd w:id="52"/>
      <w:bookmarkEnd w:id="53"/>
      <w:bookmarkEnd w:id="54"/>
    </w:p>
    <w:p w:rsidR="00E56AED" w:rsidP="003D34DB" w:rsidRDefault="00E56AED" w14:paraId="0610A4E8" w14:textId="77777777">
      <w:pPr>
        <w:pStyle w:val="ListParagraph"/>
        <w:numPr>
          <w:ilvl w:val="0"/>
          <w:numId w:val="2"/>
        </w:numPr>
        <w:spacing w:before="240" w:after="240" w:line="240" w:lineRule="auto"/>
        <w:ind w:right="142"/>
        <w:jc w:val="both"/>
        <w:rPr>
          <w:lang w:eastAsia="fr-FR"/>
        </w:rPr>
      </w:pPr>
      <w:r w:rsidRPr="004325ED">
        <w:rPr>
          <w:lang w:eastAsia="fr-FR"/>
        </w:rPr>
        <w:t>Description détaillée de chaque acteur :</w:t>
      </w:r>
    </w:p>
    <w:tbl>
      <w:tblPr>
        <w:tblW w:w="0" w:type="auto"/>
        <w:tblLayout w:type="fixed"/>
        <w:tblLook w:val="0000" w:firstRow="0" w:lastRow="0" w:firstColumn="0" w:lastColumn="0" w:noHBand="0" w:noVBand="0"/>
      </w:tblPr>
      <w:tblGrid>
        <w:gridCol w:w="1190"/>
        <w:gridCol w:w="8076"/>
      </w:tblGrid>
      <w:tr w:rsidRPr="00237864" w:rsidR="00E56AED" w:rsidTr="00FC5D64" w14:paraId="48E3F307" w14:textId="77777777">
        <w:tc>
          <w:tcPr>
            <w:tcW w:w="1190" w:type="dxa"/>
            <w:tcBorders>
              <w:top w:val="single" w:color="000000" w:sz="4" w:space="0"/>
              <w:left w:val="single" w:color="000000" w:sz="4" w:space="0"/>
              <w:bottom w:val="single" w:color="000000" w:sz="4" w:space="0"/>
              <w:right w:val="single" w:color="000000" w:sz="4" w:space="0"/>
            </w:tcBorders>
            <w:shd w:val="clear" w:color="auto" w:fill="D9D9D9"/>
          </w:tcPr>
          <w:p w:rsidR="00E56AED" w:rsidP="002F5C7D" w:rsidRDefault="00E56AED" w14:paraId="47931785" w14:textId="77777777">
            <w:pPr>
              <w:pStyle w:val="Texte"/>
              <w:rPr>
                <w:b/>
              </w:rPr>
            </w:pPr>
            <w:r>
              <w:rPr>
                <w:b/>
              </w:rPr>
              <w:t>Acteurs</w:t>
            </w:r>
          </w:p>
        </w:tc>
        <w:tc>
          <w:tcPr>
            <w:tcW w:w="8076" w:type="dxa"/>
            <w:tcBorders>
              <w:top w:val="single" w:color="000000" w:sz="4" w:space="0"/>
              <w:left w:val="single" w:color="000000" w:sz="4" w:space="0"/>
              <w:bottom w:val="single" w:color="000000" w:sz="4" w:space="0"/>
              <w:right w:val="single" w:color="000000" w:sz="4" w:space="0"/>
            </w:tcBorders>
            <w:shd w:val="clear" w:color="auto" w:fill="D9D9D9"/>
          </w:tcPr>
          <w:p w:rsidR="00E56AED" w:rsidP="002F5C7D" w:rsidRDefault="00E56AED" w14:paraId="70FA2ED7" w14:textId="77777777">
            <w:pPr>
              <w:pStyle w:val="Texte"/>
              <w:rPr>
                <w:b/>
              </w:rPr>
            </w:pPr>
            <w:r>
              <w:rPr>
                <w:b/>
              </w:rPr>
              <w:t>Description</w:t>
            </w:r>
          </w:p>
        </w:tc>
      </w:tr>
      <w:tr w:rsidRPr="00237864" w:rsidR="00E56AED" w:rsidTr="00FC5D64" w14:paraId="20402BDA" w14:textId="77777777">
        <w:tc>
          <w:tcPr>
            <w:tcW w:w="1190"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6BEF365F" w14:textId="77777777">
            <w:pPr>
              <w:jc w:val="both"/>
            </w:pPr>
            <w:r w:rsidRPr="00237864">
              <w:t>Client</w:t>
            </w:r>
          </w:p>
        </w:tc>
        <w:tc>
          <w:tcPr>
            <w:tcW w:w="8076"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5305CAC1" w14:textId="77777777">
            <w:pPr>
              <w:jc w:val="both"/>
            </w:pPr>
            <w:r w:rsidRPr="00237864">
              <w:t>Client</w:t>
            </w:r>
            <w:r w:rsidR="00935846">
              <w:t>, souscripteur, porteur de part</w:t>
            </w:r>
          </w:p>
        </w:tc>
      </w:tr>
      <w:tr w:rsidRPr="00237864" w:rsidR="00E56AED" w:rsidTr="00FC5D64" w14:paraId="2040EDE9" w14:textId="77777777">
        <w:tc>
          <w:tcPr>
            <w:tcW w:w="1190"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58DF0696" w14:textId="77777777">
            <w:pPr>
              <w:jc w:val="both"/>
            </w:pPr>
            <w:r w:rsidRPr="00237864">
              <w:t>SDB</w:t>
            </w:r>
          </w:p>
        </w:tc>
        <w:tc>
          <w:tcPr>
            <w:tcW w:w="8076"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7F0C91C3" w14:textId="77777777">
            <w:pPr>
              <w:jc w:val="both"/>
            </w:pPr>
            <w:r w:rsidRPr="00237864">
              <w:t>Société de bourse</w:t>
            </w:r>
          </w:p>
        </w:tc>
      </w:tr>
      <w:tr w:rsidRPr="00237864" w:rsidR="00E56AED" w:rsidTr="00FC5D64" w14:paraId="24883742" w14:textId="77777777">
        <w:tc>
          <w:tcPr>
            <w:tcW w:w="1190"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75F3D816" w14:textId="77777777">
            <w:pPr>
              <w:jc w:val="both"/>
            </w:pPr>
            <w:r w:rsidRPr="00237864">
              <w:t>SDG</w:t>
            </w:r>
          </w:p>
        </w:tc>
        <w:tc>
          <w:tcPr>
            <w:tcW w:w="8076"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26B5B908" w14:textId="77777777">
            <w:pPr>
              <w:jc w:val="both"/>
            </w:pPr>
            <w:r w:rsidRPr="00237864">
              <w:t>Société de gestion</w:t>
            </w:r>
            <w:r w:rsidR="00935846">
              <w:t xml:space="preserve"> (Gestionnaire de fond)</w:t>
            </w:r>
          </w:p>
        </w:tc>
      </w:tr>
      <w:tr w:rsidRPr="00237864" w:rsidR="00E56AED" w:rsidTr="00FC5D64" w14:paraId="56E4DFF1" w14:textId="77777777">
        <w:tc>
          <w:tcPr>
            <w:tcW w:w="1190"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18BCA02B" w14:textId="77777777">
            <w:pPr>
              <w:jc w:val="both"/>
            </w:pPr>
            <w:r w:rsidRPr="00237864">
              <w:t>SDGR</w:t>
            </w:r>
          </w:p>
        </w:tc>
        <w:tc>
          <w:tcPr>
            <w:tcW w:w="8076"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17594626" w14:textId="77777777">
            <w:pPr>
              <w:jc w:val="both"/>
            </w:pPr>
            <w:r w:rsidRPr="00237864">
              <w:t>Système de gestion de la réservation espèce</w:t>
            </w:r>
            <w:r w:rsidR="00935846">
              <w:t xml:space="preserve"> au niveau de l’agence</w:t>
            </w:r>
          </w:p>
        </w:tc>
      </w:tr>
      <w:tr w:rsidRPr="00237864" w:rsidR="00E56AED" w:rsidTr="00FC5D64" w14:paraId="7F6E8E45" w14:textId="77777777">
        <w:tc>
          <w:tcPr>
            <w:tcW w:w="119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5700CF9" w14:textId="77777777">
            <w:pPr>
              <w:jc w:val="both"/>
            </w:pPr>
            <w:r w:rsidRPr="00237864">
              <w:t>BEL</w:t>
            </w:r>
          </w:p>
        </w:tc>
        <w:tc>
          <w:tcPr>
            <w:tcW w:w="80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6AE7FED" w14:textId="77777777">
            <w:pPr>
              <w:jc w:val="both"/>
            </w:pPr>
            <w:r w:rsidRPr="00237864">
              <w:t>Bourse en ligne</w:t>
            </w:r>
          </w:p>
        </w:tc>
      </w:tr>
      <w:tr w:rsidRPr="00237864" w:rsidR="00E56AED" w:rsidTr="00FC5D64" w14:paraId="78F10460" w14:textId="77777777">
        <w:tc>
          <w:tcPr>
            <w:tcW w:w="119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F54F1D7" w14:textId="77777777">
            <w:pPr>
              <w:jc w:val="both"/>
            </w:pPr>
            <w:r w:rsidRPr="00237864">
              <w:t>BVC</w:t>
            </w:r>
          </w:p>
        </w:tc>
        <w:tc>
          <w:tcPr>
            <w:tcW w:w="80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8CE99DA" w14:textId="77777777">
            <w:pPr>
              <w:jc w:val="both"/>
            </w:pPr>
            <w:r w:rsidRPr="00237864">
              <w:t>Bourse de valeurs de Casablanca</w:t>
            </w:r>
          </w:p>
        </w:tc>
      </w:tr>
    </w:tbl>
    <w:p w:rsidR="00E56AED" w:rsidP="002F5C7D" w:rsidRDefault="00E56AED" w14:paraId="5141E251" w14:textId="77777777">
      <w:pPr>
        <w:pStyle w:val="ListParagraph"/>
        <w:spacing w:before="240" w:after="240" w:line="240" w:lineRule="auto"/>
        <w:ind w:left="786" w:right="142"/>
        <w:jc w:val="both"/>
        <w:rPr>
          <w:lang w:eastAsia="fr-FR"/>
        </w:rPr>
      </w:pPr>
    </w:p>
    <w:p w:rsidRPr="004325ED" w:rsidR="00E56AED" w:rsidP="003D34DB" w:rsidRDefault="00E56AED" w14:paraId="6794189D" w14:textId="77777777">
      <w:pPr>
        <w:pStyle w:val="Style2"/>
        <w:numPr>
          <w:ilvl w:val="1"/>
          <w:numId w:val="3"/>
        </w:numPr>
        <w:jc w:val="both"/>
      </w:pPr>
      <w:bookmarkStart w:name="_Toc309214419" w:id="55"/>
      <w:bookmarkStart w:name="_Toc309217956" w:id="56"/>
      <w:bookmarkStart w:name="_Toc318352126" w:id="57"/>
      <w:bookmarkStart w:name="_Toc319568792" w:id="58"/>
      <w:bookmarkStart w:name="_Toc409973614" w:id="59"/>
      <w:r w:rsidRPr="004325ED">
        <w:t>Liste des flux :</w:t>
      </w:r>
      <w:bookmarkEnd w:id="55"/>
      <w:bookmarkEnd w:id="56"/>
      <w:bookmarkEnd w:id="57"/>
      <w:bookmarkEnd w:id="58"/>
      <w:bookmarkEnd w:id="59"/>
    </w:p>
    <w:p w:rsidRPr="004325ED" w:rsidR="00E56AED" w:rsidP="003D34DB" w:rsidRDefault="00E56AED" w14:paraId="37811B0C" w14:textId="77777777">
      <w:pPr>
        <w:pStyle w:val="ListParagraph"/>
        <w:numPr>
          <w:ilvl w:val="0"/>
          <w:numId w:val="2"/>
        </w:numPr>
        <w:spacing w:before="240" w:after="240" w:line="240" w:lineRule="auto"/>
        <w:ind w:right="142"/>
        <w:jc w:val="both"/>
        <w:rPr>
          <w:lang w:eastAsia="fr-FR"/>
        </w:rPr>
      </w:pPr>
      <w:r w:rsidRPr="004325ED">
        <w:rPr>
          <w:lang w:eastAsia="fr-FR"/>
        </w:rPr>
        <w:t>Description détaillée de chaque flux échangé :</w:t>
      </w:r>
    </w:p>
    <w:tbl>
      <w:tblPr>
        <w:tblW w:w="0" w:type="auto"/>
        <w:tblLayout w:type="fixed"/>
        <w:tblLook w:val="0000" w:firstRow="0" w:lastRow="0" w:firstColumn="0" w:lastColumn="0" w:noHBand="0" w:noVBand="0"/>
      </w:tblPr>
      <w:tblGrid>
        <w:gridCol w:w="895"/>
        <w:gridCol w:w="1238"/>
        <w:gridCol w:w="7154"/>
      </w:tblGrid>
      <w:tr w:rsidRPr="00237864" w:rsidR="00E56AED" w:rsidTr="00FC5D64" w14:paraId="2DF9E304" w14:textId="77777777">
        <w:tc>
          <w:tcPr>
            <w:tcW w:w="895" w:type="dxa"/>
            <w:tcBorders>
              <w:top w:val="single" w:color="000000" w:sz="4" w:space="0"/>
              <w:left w:val="single" w:color="000000" w:sz="4" w:space="0"/>
              <w:bottom w:val="single" w:color="000000" w:sz="4" w:space="0"/>
              <w:right w:val="single" w:color="000000" w:sz="4" w:space="0"/>
            </w:tcBorders>
            <w:shd w:val="clear" w:color="auto" w:fill="D9D9D9"/>
          </w:tcPr>
          <w:p w:rsidR="00E56AED" w:rsidP="002F5C7D" w:rsidRDefault="00E56AED" w14:paraId="6EF7774B" w14:textId="77777777">
            <w:pPr>
              <w:pStyle w:val="Texte"/>
              <w:rPr>
                <w:b/>
              </w:rPr>
            </w:pPr>
            <w:bookmarkStart w:name="_Toc318352127" w:id="60"/>
            <w:bookmarkStart w:name="_Toc319568793" w:id="61"/>
            <w:r>
              <w:rPr>
                <w:b/>
              </w:rPr>
              <w:t>Flux</w:t>
            </w:r>
          </w:p>
        </w:tc>
        <w:tc>
          <w:tcPr>
            <w:tcW w:w="1238" w:type="dxa"/>
            <w:tcBorders>
              <w:top w:val="single" w:color="000000" w:sz="4" w:space="0"/>
              <w:left w:val="single" w:color="000000" w:sz="4" w:space="0"/>
              <w:bottom w:val="single" w:color="000000" w:sz="4" w:space="0"/>
              <w:right w:val="single" w:color="000000" w:sz="4" w:space="0"/>
            </w:tcBorders>
            <w:shd w:val="clear" w:color="auto" w:fill="D9D9D9"/>
          </w:tcPr>
          <w:p w:rsidR="00E56AED" w:rsidP="002F5C7D" w:rsidRDefault="00E56AED" w14:paraId="26A87394" w14:textId="77777777">
            <w:pPr>
              <w:pStyle w:val="Texte"/>
              <w:rPr>
                <w:b/>
              </w:rPr>
            </w:pPr>
            <w:r>
              <w:rPr>
                <w:b/>
              </w:rPr>
              <w:t>Type</w:t>
            </w:r>
          </w:p>
        </w:tc>
        <w:tc>
          <w:tcPr>
            <w:tcW w:w="7154" w:type="dxa"/>
            <w:tcBorders>
              <w:top w:val="single" w:color="000000" w:sz="4" w:space="0"/>
              <w:left w:val="single" w:color="000000" w:sz="4" w:space="0"/>
              <w:bottom w:val="single" w:color="000000" w:sz="4" w:space="0"/>
              <w:right w:val="single" w:color="000000" w:sz="4" w:space="0"/>
            </w:tcBorders>
            <w:shd w:val="clear" w:color="auto" w:fill="D9D9D9"/>
          </w:tcPr>
          <w:p w:rsidR="00E56AED" w:rsidP="002F5C7D" w:rsidRDefault="00E56AED" w14:paraId="2766CE02" w14:textId="77777777">
            <w:pPr>
              <w:pStyle w:val="Texte"/>
              <w:rPr>
                <w:b/>
              </w:rPr>
            </w:pPr>
            <w:r>
              <w:rPr>
                <w:b/>
              </w:rPr>
              <w:t>Description</w:t>
            </w:r>
          </w:p>
        </w:tc>
      </w:tr>
      <w:tr w:rsidRPr="00237864" w:rsidR="00E56AED" w:rsidTr="00FC5D64" w14:paraId="5C6AF73F" w14:textId="77777777">
        <w:tc>
          <w:tcPr>
            <w:tcW w:w="89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6686E472" w14:textId="77777777">
            <w:pPr>
              <w:jc w:val="both"/>
            </w:pPr>
            <w:r w:rsidRPr="00237864">
              <w:t xml:space="preserve">1 - </w:t>
            </w:r>
          </w:p>
        </w:tc>
        <w:tc>
          <w:tcPr>
            <w:tcW w:w="1238"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5FF6DB01" w14:textId="77777777">
            <w:pPr>
              <w:jc w:val="both"/>
            </w:pPr>
            <w:r w:rsidRPr="00237864">
              <w:t>Entrant</w:t>
            </w:r>
          </w:p>
        </w:tc>
        <w:tc>
          <w:tcPr>
            <w:tcW w:w="7154"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1C3C9D4B" w14:textId="77777777">
            <w:pPr>
              <w:jc w:val="both"/>
            </w:pPr>
            <w:r w:rsidRPr="00237864">
              <w:t xml:space="preserve">Ordre </w:t>
            </w:r>
            <w:r w:rsidRPr="009B38E1">
              <w:rPr>
                <w:b/>
                <w:bCs/>
              </w:rPr>
              <w:t>(Media : Saisi</w:t>
            </w:r>
            <w:r w:rsidR="00613AFD">
              <w:rPr>
                <w:b/>
                <w:bCs/>
              </w:rPr>
              <w:t>e</w:t>
            </w:r>
            <w:r w:rsidRPr="009B38E1">
              <w:rPr>
                <w:b/>
                <w:bCs/>
              </w:rPr>
              <w:t xml:space="preserve"> manuel, Intégration d’un fichier d’ordres massif, Interface Wafa Gestion pour les ordres S/R)</w:t>
            </w:r>
            <w:r>
              <w:t xml:space="preserve"> </w:t>
            </w:r>
          </w:p>
        </w:tc>
      </w:tr>
      <w:tr w:rsidRPr="00237864" w:rsidR="00E56AED" w:rsidTr="00FC5D64" w14:paraId="2F07DA8F" w14:textId="77777777">
        <w:tc>
          <w:tcPr>
            <w:tcW w:w="89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0E9C2426" w14:textId="77777777">
            <w:pPr>
              <w:jc w:val="both"/>
            </w:pPr>
            <w:r w:rsidRPr="00237864">
              <w:t xml:space="preserve">2 - </w:t>
            </w:r>
          </w:p>
        </w:tc>
        <w:tc>
          <w:tcPr>
            <w:tcW w:w="1238"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17238DBD" w14:textId="77777777">
            <w:pPr>
              <w:jc w:val="both"/>
            </w:pPr>
            <w:r w:rsidRPr="00237864">
              <w:t xml:space="preserve">Sortant </w:t>
            </w:r>
          </w:p>
        </w:tc>
        <w:tc>
          <w:tcPr>
            <w:tcW w:w="7154"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4A014D86" w14:textId="77777777">
            <w:pPr>
              <w:jc w:val="both"/>
            </w:pPr>
            <w:r w:rsidRPr="00237864">
              <w:t>Ordre généré vers la SDB, SDG, BVC</w:t>
            </w:r>
            <w:r>
              <w:t xml:space="preserve"> </w:t>
            </w:r>
            <w:r w:rsidRPr="009B38E1">
              <w:rPr>
                <w:b/>
                <w:bCs/>
              </w:rPr>
              <w:t>(Media : Fichier des ordres)</w:t>
            </w:r>
          </w:p>
        </w:tc>
      </w:tr>
      <w:tr w:rsidRPr="00237864" w:rsidR="00E56AED" w:rsidTr="00FC5D64" w14:paraId="645D4A71" w14:textId="77777777">
        <w:tc>
          <w:tcPr>
            <w:tcW w:w="89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5B58615C" w14:textId="77777777">
            <w:pPr>
              <w:jc w:val="both"/>
            </w:pPr>
            <w:r w:rsidRPr="00237864">
              <w:t xml:space="preserve">3 - </w:t>
            </w:r>
          </w:p>
        </w:tc>
        <w:tc>
          <w:tcPr>
            <w:tcW w:w="1238"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689BF636" w14:textId="77777777">
            <w:pPr>
              <w:jc w:val="both"/>
            </w:pPr>
            <w:r w:rsidRPr="00237864">
              <w:t xml:space="preserve">Entrant </w:t>
            </w:r>
          </w:p>
        </w:tc>
        <w:tc>
          <w:tcPr>
            <w:tcW w:w="7154" w:type="dxa"/>
            <w:tcBorders>
              <w:top w:val="single" w:color="000000" w:sz="4" w:space="0"/>
              <w:left w:val="single" w:color="000000" w:sz="4" w:space="0"/>
              <w:bottom w:val="single" w:color="000000" w:sz="4" w:space="0"/>
              <w:right w:val="single" w:color="000000" w:sz="4" w:space="0"/>
            </w:tcBorders>
            <w:shd w:val="clear" w:color="auto" w:fill="FFFFFF"/>
          </w:tcPr>
          <w:p w:rsidRPr="00935846" w:rsidR="00E56AED" w:rsidP="00935846" w:rsidRDefault="00E56AED" w14:paraId="4241761F" w14:textId="77777777">
            <w:pPr>
              <w:jc w:val="both"/>
            </w:pPr>
            <w:r w:rsidRPr="00237864">
              <w:t>Exécution</w:t>
            </w:r>
            <w:r>
              <w:t>s</w:t>
            </w:r>
            <w:r w:rsidRPr="00237864">
              <w:t xml:space="preserve"> reçues de la SDB</w:t>
            </w:r>
            <w:r>
              <w:t>,</w:t>
            </w:r>
            <w:r w:rsidRPr="00237864">
              <w:t xml:space="preserve"> BVC</w:t>
            </w:r>
            <w:r>
              <w:t xml:space="preserve"> </w:t>
            </w:r>
            <w:r w:rsidRPr="009B38E1">
              <w:rPr>
                <w:b/>
                <w:bCs/>
              </w:rPr>
              <w:t xml:space="preserve">(Media : Fichier SDB, Fichier </w:t>
            </w:r>
            <w:r w:rsidR="00935846">
              <w:rPr>
                <w:b/>
                <w:bCs/>
              </w:rPr>
              <w:t>d’attribution de la</w:t>
            </w:r>
            <w:r w:rsidRPr="009B38E1">
              <w:rPr>
                <w:b/>
                <w:bCs/>
              </w:rPr>
              <w:t xml:space="preserve"> BVC)</w:t>
            </w:r>
            <w:r w:rsidR="00935846">
              <w:rPr>
                <w:b/>
                <w:bCs/>
              </w:rPr>
              <w:t xml:space="preserve">, </w:t>
            </w:r>
            <w:r w:rsidR="00613AFD">
              <w:rPr>
                <w:bCs/>
              </w:rPr>
              <w:t xml:space="preserve">Valeur liquidative </w:t>
            </w:r>
            <w:r w:rsidR="00935846">
              <w:rPr>
                <w:bCs/>
              </w:rPr>
              <w:t xml:space="preserve">reçu de </w:t>
            </w:r>
            <w:r w:rsidR="00613AFD">
              <w:rPr>
                <w:bCs/>
              </w:rPr>
              <w:t xml:space="preserve">la SDG </w:t>
            </w:r>
            <w:r w:rsidRPr="00613AFD" w:rsidR="00613AFD">
              <w:rPr>
                <w:b/>
                <w:bCs/>
              </w:rPr>
              <w:t>(Media : Saisie manuelle)</w:t>
            </w:r>
          </w:p>
        </w:tc>
      </w:tr>
      <w:tr w:rsidRPr="00237864" w:rsidR="00E56AED" w:rsidTr="00FC5D64" w14:paraId="4ED14C0B" w14:textId="77777777">
        <w:tc>
          <w:tcPr>
            <w:tcW w:w="89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69FDC051" w14:textId="77777777">
            <w:pPr>
              <w:jc w:val="both"/>
            </w:pPr>
            <w:r w:rsidRPr="00237864">
              <w:t xml:space="preserve">4 - </w:t>
            </w:r>
          </w:p>
        </w:tc>
        <w:tc>
          <w:tcPr>
            <w:tcW w:w="1238"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46C7D983" w14:textId="77777777">
            <w:pPr>
              <w:jc w:val="both"/>
            </w:pPr>
            <w:r w:rsidRPr="00237864">
              <w:t xml:space="preserve">Sortant </w:t>
            </w:r>
          </w:p>
        </w:tc>
        <w:tc>
          <w:tcPr>
            <w:tcW w:w="7154"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7BF05A9E" w14:textId="77777777">
            <w:pPr>
              <w:jc w:val="both"/>
            </w:pPr>
            <w:r w:rsidRPr="00237864">
              <w:t>Génération de l'IRL pour le module de règlement livraison</w:t>
            </w:r>
            <w:r>
              <w:t>.</w:t>
            </w:r>
          </w:p>
        </w:tc>
      </w:tr>
    </w:tbl>
    <w:p w:rsidRPr="00754B4B" w:rsidR="00E56AED" w:rsidP="002F5C7D" w:rsidRDefault="00E56AED" w14:paraId="4E5F2A85" w14:textId="77777777">
      <w:pPr>
        <w:jc w:val="both"/>
        <w:rPr>
          <w:rFonts w:cs="Times New Roman"/>
          <w:b/>
          <w:bCs/>
          <w:i/>
          <w:caps/>
          <w:color w:val="404040"/>
          <w:sz w:val="20"/>
          <w:szCs w:val="20"/>
        </w:rPr>
      </w:pPr>
      <w:r>
        <w:br w:type="page"/>
      </w:r>
      <w:r w:rsidRPr="00754B4B">
        <w:rPr>
          <w:b/>
          <w:i/>
          <w:sz w:val="20"/>
          <w:szCs w:val="20"/>
        </w:rPr>
        <w:t>[Début Section Vermeg]</w:t>
      </w:r>
    </w:p>
    <w:p w:rsidRPr="002C4D43" w:rsidR="00E56AED" w:rsidP="003D34DB" w:rsidRDefault="00E56AED" w14:paraId="33EF1911" w14:textId="77777777">
      <w:pPr>
        <w:pStyle w:val="Style1"/>
        <w:numPr>
          <w:ilvl w:val="0"/>
          <w:numId w:val="3"/>
        </w:numPr>
      </w:pPr>
      <w:bookmarkStart w:name="_Toc409973615" w:id="62"/>
      <w:r w:rsidRPr="002C4D43">
        <w:t>Processus Metier</w:t>
      </w:r>
      <w:r>
        <w:t> : CARNET d’ordres</w:t>
      </w:r>
      <w:bookmarkEnd w:id="62"/>
    </w:p>
    <w:p w:rsidR="00E56AED" w:rsidP="00CC3CF5" w:rsidRDefault="00E56AED" w14:paraId="76A17877" w14:textId="77777777">
      <w:pPr>
        <w:spacing w:before="240" w:after="240" w:line="100" w:lineRule="atLeast"/>
        <w:ind w:right="142"/>
        <w:jc w:val="both"/>
      </w:pPr>
      <w:r>
        <w:t>Les processus métier dans ce document sont ceux relatifs à la gestion des ordres simples et globaux pour le marché local, ils peuvent porter sur les actions, obligations et les droits pour les ordres de bourse et sur les OPCVM pour les opérations de souscriptions rachats.</w:t>
      </w:r>
    </w:p>
    <w:p w:rsidR="00E56AED" w:rsidP="004B0916" w:rsidRDefault="00E56AED" w14:paraId="2B975E86" w14:textId="77777777">
      <w:pPr>
        <w:spacing w:before="240" w:after="240" w:line="100" w:lineRule="atLeast"/>
        <w:ind w:right="142"/>
        <w:jc w:val="both"/>
      </w:pPr>
      <w:r>
        <w:t>Les fonctionnalités qui sont gérées par le module de gestion des carnets d’ordres sont :</w:t>
      </w:r>
    </w:p>
    <w:p w:rsidR="00E56AED" w:rsidP="0091661A" w:rsidRDefault="00E56AED" w14:paraId="691206BB" w14:textId="77777777">
      <w:pPr>
        <w:pStyle w:val="Paragraphedeliste1"/>
        <w:numPr>
          <w:ilvl w:val="0"/>
          <w:numId w:val="6"/>
        </w:numPr>
        <w:spacing w:before="240" w:after="240" w:line="100" w:lineRule="atLeast"/>
        <w:ind w:right="142" w:firstLine="0"/>
        <w:jc w:val="both"/>
      </w:pPr>
      <w:r>
        <w:t>La création, modification et annulation de l’ordre.</w:t>
      </w:r>
    </w:p>
    <w:p w:rsidR="00E56AED" w:rsidP="0091661A" w:rsidRDefault="00E56AED" w14:paraId="73991BC8" w14:textId="77777777">
      <w:pPr>
        <w:pStyle w:val="Paragraphedeliste1"/>
        <w:numPr>
          <w:ilvl w:val="0"/>
          <w:numId w:val="6"/>
        </w:numPr>
        <w:spacing w:before="240" w:after="240" w:line="100" w:lineRule="atLeast"/>
        <w:ind w:right="142" w:firstLine="0"/>
        <w:jc w:val="both"/>
      </w:pPr>
      <w:r>
        <w:t>La génération de la jambe miroir pour un ordre de vente avec un Aller / Retour</w:t>
      </w:r>
    </w:p>
    <w:p w:rsidR="00E56AED" w:rsidP="0091661A" w:rsidRDefault="00E56AED" w14:paraId="53CBBE6B" w14:textId="77777777">
      <w:pPr>
        <w:pStyle w:val="Paragraphedeliste1"/>
        <w:numPr>
          <w:ilvl w:val="0"/>
          <w:numId w:val="6"/>
        </w:numPr>
        <w:spacing w:before="240" w:after="240" w:line="100" w:lineRule="atLeast"/>
        <w:ind w:right="142" w:firstLine="0"/>
        <w:jc w:val="both"/>
      </w:pPr>
      <w:r>
        <w:t>La gestion des données de l’ordre.</w:t>
      </w:r>
    </w:p>
    <w:p w:rsidR="00E56AED" w:rsidP="0091661A" w:rsidRDefault="00E56AED" w14:paraId="4A54E4F7" w14:textId="77777777">
      <w:pPr>
        <w:pStyle w:val="Paragraphedeliste1"/>
        <w:numPr>
          <w:ilvl w:val="0"/>
          <w:numId w:val="6"/>
        </w:numPr>
        <w:spacing w:before="240" w:after="240" w:line="100" w:lineRule="atLeast"/>
        <w:ind w:right="142" w:firstLine="0"/>
        <w:jc w:val="both"/>
      </w:pPr>
      <w:r>
        <w:t>La gestion des règles de contrôle.</w:t>
      </w:r>
    </w:p>
    <w:p w:rsidR="00E56AED" w:rsidP="0091661A" w:rsidRDefault="00E56AED" w14:paraId="35E0A642" w14:textId="77777777">
      <w:pPr>
        <w:pStyle w:val="Paragraphedeliste1"/>
        <w:numPr>
          <w:ilvl w:val="0"/>
          <w:numId w:val="6"/>
        </w:numPr>
        <w:spacing w:before="240" w:after="240" w:line="100" w:lineRule="atLeast"/>
        <w:ind w:right="142" w:firstLine="0"/>
        <w:jc w:val="both"/>
      </w:pPr>
      <w:r>
        <w:t>La gestion du contrôle de provision titre et espèce.</w:t>
      </w:r>
    </w:p>
    <w:p w:rsidR="00E56AED" w:rsidP="0091661A" w:rsidRDefault="00E56AED" w14:paraId="0656F33E" w14:textId="77777777">
      <w:pPr>
        <w:pStyle w:val="Paragraphedeliste1"/>
        <w:numPr>
          <w:ilvl w:val="0"/>
          <w:numId w:val="6"/>
        </w:numPr>
        <w:spacing w:before="240" w:after="240" w:line="100" w:lineRule="atLeast"/>
        <w:ind w:right="142" w:firstLine="0"/>
        <w:jc w:val="both"/>
      </w:pPr>
      <w:r>
        <w:t>La gestion du cut – off réception p</w:t>
      </w:r>
      <w:r w:rsidR="00CD434E">
        <w:t>our la réception des ordres.</w:t>
      </w:r>
    </w:p>
    <w:p w:rsidR="00E56AED" w:rsidP="0091661A" w:rsidRDefault="00E56AED" w14:paraId="50BE4D04" w14:textId="77777777">
      <w:pPr>
        <w:pStyle w:val="Paragraphedeliste1"/>
        <w:numPr>
          <w:ilvl w:val="0"/>
          <w:numId w:val="6"/>
        </w:numPr>
        <w:spacing w:before="240" w:after="240" w:line="100" w:lineRule="atLeast"/>
        <w:ind w:right="142" w:firstLine="0"/>
        <w:jc w:val="both"/>
      </w:pPr>
      <w:r>
        <w:t xml:space="preserve">La gestion du commissionnement </w:t>
      </w:r>
    </w:p>
    <w:p w:rsidR="00E56AED" w:rsidP="0091661A" w:rsidRDefault="00E56AED" w14:paraId="2F9D74D6" w14:textId="77777777">
      <w:pPr>
        <w:pStyle w:val="Paragraphedeliste1"/>
        <w:numPr>
          <w:ilvl w:val="0"/>
          <w:numId w:val="6"/>
        </w:numPr>
        <w:spacing w:before="240" w:after="240" w:line="100" w:lineRule="atLeast"/>
        <w:ind w:right="142" w:firstLine="0"/>
        <w:jc w:val="both"/>
      </w:pPr>
      <w:r>
        <w:t>La gestion</w:t>
      </w:r>
      <w:r w:rsidR="00CD434E">
        <w:t xml:space="preserve"> des notifications et reporting</w:t>
      </w:r>
    </w:p>
    <w:p w:rsidR="00E56AED" w:rsidP="0091661A" w:rsidRDefault="00E56AED" w14:paraId="4697FC2D" w14:textId="77777777">
      <w:pPr>
        <w:pStyle w:val="Paragraphedeliste1"/>
        <w:numPr>
          <w:ilvl w:val="0"/>
          <w:numId w:val="6"/>
        </w:numPr>
        <w:spacing w:before="240" w:after="240" w:line="100" w:lineRule="atLeast"/>
        <w:ind w:right="142" w:firstLine="0"/>
        <w:jc w:val="both"/>
      </w:pPr>
      <w:r>
        <w:t>La gestion des exécutions, rapprochement à l’ordre et allocations.</w:t>
      </w:r>
    </w:p>
    <w:p w:rsidR="00B95532" w:rsidP="00B95532" w:rsidRDefault="00E56AED" w14:paraId="4FB21A4C" w14:textId="77777777">
      <w:pPr>
        <w:pStyle w:val="Paragraphedeliste1"/>
        <w:numPr>
          <w:ilvl w:val="0"/>
          <w:numId w:val="6"/>
        </w:numPr>
        <w:spacing w:before="240" w:after="240" w:line="100" w:lineRule="atLeast"/>
        <w:ind w:right="142" w:firstLine="0"/>
        <w:jc w:val="both"/>
      </w:pPr>
      <w:r>
        <w:t>Le déversement des instructions de règlement livraison.</w:t>
      </w:r>
    </w:p>
    <w:p w:rsidRPr="00B95532" w:rsidR="00E56AED" w:rsidP="00B95532" w:rsidRDefault="00CD434E" w14:paraId="7EA7A82D" w14:textId="77777777">
      <w:pPr>
        <w:pStyle w:val="Paragraphedeliste1"/>
        <w:numPr>
          <w:ilvl w:val="0"/>
          <w:numId w:val="6"/>
        </w:numPr>
        <w:spacing w:before="240" w:after="240" w:line="100" w:lineRule="atLeast"/>
        <w:ind w:right="142" w:firstLine="0"/>
        <w:jc w:val="both"/>
        <w:rPr>
          <w:color w:val="auto"/>
        </w:rPr>
      </w:pPr>
      <w:r w:rsidRPr="00B95532">
        <w:rPr>
          <w:color w:val="auto"/>
        </w:rPr>
        <w:t>G</w:t>
      </w:r>
      <w:r w:rsidRPr="00B95532" w:rsidR="00B101E6">
        <w:rPr>
          <w:color w:val="auto"/>
        </w:rPr>
        <w:t>estion de la réservation espèce : Procédure de réservation</w:t>
      </w:r>
      <w:r w:rsidR="00B95532">
        <w:rPr>
          <w:color w:val="auto"/>
        </w:rPr>
        <w:t> :</w:t>
      </w:r>
    </w:p>
    <w:p w:rsidRPr="00B95532" w:rsidR="00B101E6" w:rsidP="00B101E6" w:rsidRDefault="00B101E6" w14:paraId="00EBCCFF" w14:textId="77777777">
      <w:pPr>
        <w:pStyle w:val="ListParagraph"/>
        <w:numPr>
          <w:ilvl w:val="0"/>
          <w:numId w:val="111"/>
        </w:numPr>
        <w:spacing w:after="200"/>
      </w:pPr>
      <w:r w:rsidRPr="00B95532">
        <w:rPr>
          <w:b/>
          <w:i/>
          <w:u w:val="single"/>
        </w:rPr>
        <w:t>Carnet d’ordre bourse</w:t>
      </w:r>
      <w:r w:rsidRPr="00B95532">
        <w:t> : le flag  « Réservation » doit être toujours actif et obligatoire mais sans passer par le débit, avec possibilité de forçage selon le besoin sans passer par la réservation.</w:t>
      </w:r>
    </w:p>
    <w:p w:rsidRPr="00B95532" w:rsidR="00B101E6" w:rsidP="00B101E6" w:rsidRDefault="00B101E6" w14:paraId="712415D8" w14:textId="77777777">
      <w:pPr>
        <w:pStyle w:val="ListParagraph"/>
        <w:numPr>
          <w:ilvl w:val="0"/>
          <w:numId w:val="111"/>
        </w:numPr>
        <w:spacing w:after="200"/>
      </w:pPr>
      <w:r w:rsidRPr="00B95532">
        <w:rPr>
          <w:b/>
          <w:i/>
          <w:u w:val="single"/>
        </w:rPr>
        <w:t>Carnet d’ordre OPCVM</w:t>
      </w:r>
      <w:r w:rsidRPr="00B95532">
        <w:t xml:space="preserve"> : </w:t>
      </w:r>
    </w:p>
    <w:p w:rsidRPr="00B95532" w:rsidR="00B101E6" w:rsidP="00B101E6" w:rsidRDefault="00B101E6" w14:paraId="1066FD0E" w14:textId="77777777">
      <w:pPr>
        <w:pStyle w:val="ListParagraph"/>
        <w:numPr>
          <w:ilvl w:val="0"/>
          <w:numId w:val="112"/>
        </w:numPr>
        <w:spacing w:after="200"/>
      </w:pPr>
      <w:r w:rsidRPr="00B95532">
        <w:t>Ordres Réseaux : procédure à l’identique du carnet d’ordre bourse</w:t>
      </w:r>
    </w:p>
    <w:p w:rsidRPr="00B95532" w:rsidR="00B101E6" w:rsidP="00B101E6" w:rsidRDefault="00B101E6" w14:paraId="5A06AB38" w14:textId="77777777">
      <w:pPr>
        <w:pStyle w:val="ListParagraph"/>
        <w:numPr>
          <w:ilvl w:val="0"/>
          <w:numId w:val="112"/>
        </w:numPr>
        <w:spacing w:after="200"/>
      </w:pPr>
      <w:r w:rsidRPr="00B95532">
        <w:t>Ordres Directs : sont exclus de la réservation, mais ils passent via la procédure de validation et autorisation de l’agence « Workflow »</w:t>
      </w:r>
    </w:p>
    <w:p w:rsidRPr="00B95532" w:rsidR="00B101E6" w:rsidP="00B101E6" w:rsidRDefault="00B101E6" w14:paraId="4CE378D5" w14:textId="77777777">
      <w:pPr>
        <w:pStyle w:val="ListParagraph"/>
        <w:numPr>
          <w:ilvl w:val="0"/>
          <w:numId w:val="111"/>
        </w:numPr>
        <w:spacing w:before="240" w:after="240" w:line="100" w:lineRule="atLeast"/>
        <w:ind w:right="142"/>
        <w:jc w:val="both"/>
      </w:pPr>
      <w:r w:rsidRPr="00B95532">
        <w:rPr>
          <w:b/>
          <w:i/>
          <w:u w:val="single"/>
        </w:rPr>
        <w:t>Ordres OPV/IPO</w:t>
      </w:r>
      <w:r w:rsidRPr="00B95532">
        <w:t> : En plus de la réservation, le système opère le débit à la fin de la  journée (traitement Batch). avec possibilité de forçage selon le besoin sans passer par la réservation ni de débit pour les cas du crédit, Collatéral et le mode de paiement par chèque.</w:t>
      </w:r>
    </w:p>
    <w:p w:rsidRPr="00B95532" w:rsidR="00B101E6" w:rsidP="00B101E6" w:rsidRDefault="00B101E6" w14:paraId="4D9F5606" w14:textId="77777777">
      <w:pPr>
        <w:pStyle w:val="ListParagraph"/>
        <w:spacing w:before="240" w:after="240" w:line="100" w:lineRule="atLeast"/>
        <w:ind w:left="1065" w:right="142"/>
        <w:jc w:val="both"/>
      </w:pPr>
    </w:p>
    <w:p w:rsidRPr="00B95532" w:rsidR="00B101E6" w:rsidP="00B101E6" w:rsidRDefault="00B101E6" w14:paraId="74B40B6E" w14:textId="77777777">
      <w:pPr>
        <w:pStyle w:val="ListParagraph"/>
        <w:numPr>
          <w:ilvl w:val="0"/>
          <w:numId w:val="111"/>
        </w:numPr>
        <w:spacing w:before="240" w:after="240" w:line="100" w:lineRule="atLeast"/>
        <w:ind w:right="142"/>
        <w:jc w:val="both"/>
      </w:pPr>
      <w:r w:rsidRPr="00B95532">
        <w:t xml:space="preserve">Pour toute Annulation, le système doit lever la réservation </w:t>
      </w:r>
      <w:r w:rsidR="00FE31F2">
        <w:t xml:space="preserve">si avant batch sinon </w:t>
      </w:r>
      <w:r w:rsidRPr="00B95532">
        <w:t xml:space="preserve"> restituer les débits </w:t>
      </w:r>
      <w:r w:rsidR="00FE31F2">
        <w:t>si après batch.</w:t>
      </w:r>
    </w:p>
    <w:p w:rsidR="00B101E6" w:rsidP="00B101E6" w:rsidRDefault="008C7D24" w14:paraId="3A276057" w14:textId="77777777">
      <w:pPr>
        <w:pStyle w:val="ListParagraph"/>
        <w:numPr>
          <w:ilvl w:val="0"/>
          <w:numId w:val="111"/>
        </w:numPr>
        <w:spacing w:before="240" w:after="240" w:line="100" w:lineRule="atLeast"/>
        <w:ind w:right="142"/>
        <w:jc w:val="both"/>
      </w:pPr>
      <w:r>
        <w:t xml:space="preserve">Levée de la réservation </w:t>
      </w:r>
      <w:r w:rsidRPr="00B95532" w:rsidR="00B101E6">
        <w:t>: le système doit lever la réservation au fur et mesure des quantités exécutées et échues pour la bourse et l’OPCVM.</w:t>
      </w:r>
    </w:p>
    <w:p w:rsidRPr="00B95532" w:rsidR="008C7D24" w:rsidP="008C7D24" w:rsidRDefault="008C7D24" w14:paraId="13A7BA4E" w14:textId="77777777">
      <w:pPr>
        <w:pStyle w:val="ListParagraph"/>
        <w:spacing w:before="240" w:after="240" w:line="100" w:lineRule="atLeast"/>
        <w:ind w:left="1065" w:right="142"/>
        <w:jc w:val="both"/>
      </w:pPr>
    </w:p>
    <w:p w:rsidR="00CE2ADC" w:rsidP="00CE2ADC" w:rsidRDefault="008C7D24" w14:paraId="24A30DDE" w14:textId="77777777">
      <w:pPr>
        <w:pStyle w:val="ListParagraph"/>
        <w:numPr>
          <w:ilvl w:val="0"/>
          <w:numId w:val="111"/>
        </w:numPr>
        <w:spacing w:before="240" w:after="240" w:line="100" w:lineRule="atLeast"/>
        <w:ind w:right="142"/>
        <w:jc w:val="both"/>
      </w:pPr>
      <w:r>
        <w:t xml:space="preserve">Gestion de la restitution lors d’une OPV : </w:t>
      </w:r>
      <w:r w:rsidRPr="00B95532" w:rsidR="00B101E6">
        <w:t>La restitution des débits</w:t>
      </w:r>
      <w:r>
        <w:t xml:space="preserve"> des souscriptions à </w:t>
      </w:r>
      <w:r w:rsidRPr="00B95532" w:rsidR="00B101E6">
        <w:t>l’OPV doit être opérée totalement le jour de la comptabilisation des allocations</w:t>
      </w:r>
      <w:r w:rsidR="009C5DCD">
        <w:t xml:space="preserve"> titres et espèces, </w:t>
      </w:r>
      <w:r>
        <w:t>et le nouveau débit sera effectué à l’hauteur des quantités attribuées. MegaCustody ne doit pas poster une comptabilité espèce pour les instructions générées.</w:t>
      </w:r>
    </w:p>
    <w:p w:rsidRPr="00CE2ADC" w:rsidR="00CE2ADC" w:rsidP="00CE2ADC" w:rsidRDefault="00CE2ADC" w14:paraId="1E57B4B9" w14:textId="77777777">
      <w:pPr>
        <w:pStyle w:val="ListParagraph"/>
        <w:rPr>
          <w:color w:val="FF0000"/>
        </w:rPr>
      </w:pPr>
    </w:p>
    <w:p w:rsidRPr="00CE2ADC" w:rsidR="00CE2ADC" w:rsidP="00CE2ADC" w:rsidRDefault="00960ECD" w14:paraId="25BCE417" w14:textId="24F3E7BC">
      <w:pPr>
        <w:pStyle w:val="ListParagraph"/>
        <w:numPr>
          <w:ilvl w:val="0"/>
          <w:numId w:val="111"/>
        </w:numPr>
        <w:spacing w:before="240" w:after="240" w:line="100" w:lineRule="atLeast"/>
        <w:ind w:right="142"/>
        <w:jc w:val="both"/>
      </w:pPr>
      <w:r>
        <w:rPr>
          <w:color w:val="FF0000"/>
        </w:rPr>
        <w:t>L</w:t>
      </w:r>
      <w:r w:rsidRPr="00CE2ADC" w:rsidR="00CE2ADC">
        <w:rPr>
          <w:color w:val="FF0000"/>
        </w:rPr>
        <w:t>es déversements</w:t>
      </w:r>
      <w:r>
        <w:rPr>
          <w:color w:val="FF0000"/>
        </w:rPr>
        <w:t xml:space="preserve"> du carn</w:t>
      </w:r>
      <w:r w:rsidR="00CE2ADC">
        <w:rPr>
          <w:color w:val="FF0000"/>
        </w:rPr>
        <w:t>et v</w:t>
      </w:r>
      <w:r w:rsidRPr="00CE2ADC" w:rsidR="00CE2ADC">
        <w:rPr>
          <w:color w:val="FF0000"/>
        </w:rPr>
        <w:t xml:space="preserve">ers </w:t>
      </w:r>
      <w:r>
        <w:rPr>
          <w:color w:val="FF0000"/>
        </w:rPr>
        <w:t>ATI :</w:t>
      </w:r>
      <w:r w:rsidRPr="00CE2ADC" w:rsidR="00CE2ADC">
        <w:rPr>
          <w:color w:val="FF0000"/>
        </w:rPr>
        <w:t xml:space="preserve"> se feront </w:t>
      </w:r>
      <w:r w:rsidR="00CE2ADC">
        <w:rPr>
          <w:color w:val="FF0000"/>
        </w:rPr>
        <w:t xml:space="preserve">automatiquement moyennant </w:t>
      </w:r>
      <w:r w:rsidRPr="00CE2ADC" w:rsidR="00CE2ADC">
        <w:rPr>
          <w:color w:val="FF0000"/>
        </w:rPr>
        <w:t>la configuration des Job selon les horaires suiva</w:t>
      </w:r>
      <w:r w:rsidR="00CE2ADC">
        <w:rPr>
          <w:color w:val="FF0000"/>
        </w:rPr>
        <w:t>nts :</w:t>
      </w:r>
    </w:p>
    <w:tbl>
      <w:tblPr>
        <w:tblW w:w="9396" w:type="dxa"/>
        <w:tblInd w:w="75" w:type="dxa"/>
        <w:tblCellMar>
          <w:left w:w="70" w:type="dxa"/>
          <w:right w:w="70" w:type="dxa"/>
        </w:tblCellMar>
        <w:tblLook w:val="00A0" w:firstRow="1" w:lastRow="0" w:firstColumn="1" w:lastColumn="0" w:noHBand="0" w:noVBand="0"/>
      </w:tblPr>
      <w:tblGrid>
        <w:gridCol w:w="1532"/>
        <w:gridCol w:w="3771"/>
        <w:gridCol w:w="4093"/>
      </w:tblGrid>
      <w:tr w:rsidRPr="001F429F" w:rsidR="00CE2ADC" w:rsidTr="00CE2ADC" w14:paraId="7BD15BC8" w14:textId="77777777">
        <w:trPr>
          <w:trHeight w:val="300"/>
        </w:trPr>
        <w:tc>
          <w:tcPr>
            <w:tcW w:w="1532" w:type="dxa"/>
            <w:tcBorders>
              <w:top w:val="single" w:color="auto" w:sz="4" w:space="0"/>
              <w:left w:val="single" w:color="auto" w:sz="4" w:space="0"/>
              <w:bottom w:val="single" w:color="auto" w:sz="4" w:space="0"/>
              <w:right w:val="single" w:color="auto" w:sz="4" w:space="0"/>
            </w:tcBorders>
            <w:shd w:val="clear" w:color="000000" w:fill="FFFF00"/>
            <w:noWrap/>
            <w:vAlign w:val="bottom"/>
          </w:tcPr>
          <w:p w:rsidRPr="00DF14A4" w:rsidR="00CE2ADC" w:rsidP="00CE2ADC" w:rsidRDefault="00CE2ADC" w14:paraId="0BF3BAF6" w14:textId="77777777">
            <w:pPr>
              <w:spacing w:line="240" w:lineRule="auto"/>
              <w:rPr>
                <w:rFonts w:cs="Calibri"/>
                <w:b/>
                <w:bCs/>
                <w:color w:val="FF0000"/>
                <w:lang w:eastAsia="fr-FR"/>
              </w:rPr>
            </w:pPr>
            <w:r w:rsidRPr="00DF14A4">
              <w:rPr>
                <w:rFonts w:cs="Calibri"/>
                <w:b/>
                <w:bCs/>
                <w:color w:val="FF0000"/>
                <w:lang w:eastAsia="fr-FR"/>
              </w:rPr>
              <w:t>Envoi du carnet</w:t>
            </w:r>
          </w:p>
        </w:tc>
        <w:tc>
          <w:tcPr>
            <w:tcW w:w="3771" w:type="dxa"/>
            <w:tcBorders>
              <w:top w:val="single" w:color="auto" w:sz="4" w:space="0"/>
              <w:left w:val="nil"/>
              <w:bottom w:val="single" w:color="auto" w:sz="4" w:space="0"/>
              <w:right w:val="single" w:color="auto" w:sz="4" w:space="0"/>
            </w:tcBorders>
            <w:shd w:val="clear" w:color="000000" w:fill="FFFF00"/>
            <w:noWrap/>
            <w:vAlign w:val="center"/>
          </w:tcPr>
          <w:p w:rsidRPr="00DF14A4" w:rsidR="00CE2ADC" w:rsidP="00CE2ADC" w:rsidRDefault="00CE2ADC" w14:paraId="20582B89" w14:textId="77777777">
            <w:pPr>
              <w:spacing w:line="240" w:lineRule="auto"/>
              <w:jc w:val="center"/>
              <w:rPr>
                <w:rFonts w:cs="Calibri"/>
                <w:b/>
                <w:bCs/>
                <w:color w:val="FF0000"/>
                <w:lang w:val="en-US" w:eastAsia="fr-FR"/>
              </w:rPr>
            </w:pPr>
            <w:r w:rsidRPr="00DF14A4">
              <w:rPr>
                <w:rFonts w:cs="Calibri"/>
                <w:b/>
                <w:bCs/>
                <w:color w:val="FF0000"/>
                <w:lang w:val="en-US" w:eastAsia="fr-FR"/>
              </w:rPr>
              <w:t>Cut-Off Time ( Horaire normal)</w:t>
            </w:r>
          </w:p>
        </w:tc>
        <w:tc>
          <w:tcPr>
            <w:tcW w:w="4093" w:type="dxa"/>
            <w:tcBorders>
              <w:top w:val="single" w:color="auto" w:sz="4" w:space="0"/>
              <w:left w:val="nil"/>
              <w:bottom w:val="single" w:color="auto" w:sz="4" w:space="0"/>
              <w:right w:val="single" w:color="auto" w:sz="4" w:space="0"/>
            </w:tcBorders>
            <w:shd w:val="clear" w:color="000000" w:fill="FFFF00"/>
            <w:noWrap/>
            <w:vAlign w:val="center"/>
          </w:tcPr>
          <w:p w:rsidRPr="00DF14A4" w:rsidR="00CE2ADC" w:rsidP="00CE2ADC" w:rsidRDefault="00CE2ADC" w14:paraId="718AFB23" w14:textId="77777777">
            <w:pPr>
              <w:spacing w:line="240" w:lineRule="auto"/>
              <w:jc w:val="center"/>
              <w:rPr>
                <w:rFonts w:cs="Calibri"/>
                <w:b/>
                <w:bCs/>
                <w:color w:val="FF0000"/>
                <w:lang w:val="en-US" w:eastAsia="fr-FR"/>
              </w:rPr>
            </w:pPr>
            <w:r w:rsidRPr="00DF14A4">
              <w:rPr>
                <w:rFonts w:cs="Calibri"/>
                <w:b/>
                <w:bCs/>
                <w:color w:val="FF0000"/>
                <w:lang w:val="en-US" w:eastAsia="fr-FR"/>
              </w:rPr>
              <w:t xml:space="preserve">Cut-Off </w:t>
            </w:r>
            <w:commentRangeStart w:id="63"/>
            <w:r w:rsidRPr="00DF14A4">
              <w:rPr>
                <w:rFonts w:cs="Calibri"/>
                <w:b/>
                <w:bCs/>
                <w:color w:val="FF0000"/>
                <w:lang w:val="en-US" w:eastAsia="fr-FR"/>
              </w:rPr>
              <w:t>Time</w:t>
            </w:r>
            <w:commentRangeEnd w:id="63"/>
            <w:r w:rsidR="000D667F">
              <w:rPr>
                <w:rStyle w:val="CommentReference"/>
              </w:rPr>
              <w:commentReference w:id="63"/>
            </w:r>
            <w:r w:rsidRPr="00DF14A4">
              <w:rPr>
                <w:rFonts w:cs="Calibri"/>
                <w:b/>
                <w:bCs/>
                <w:color w:val="FF0000"/>
                <w:lang w:val="en-US" w:eastAsia="fr-FR"/>
              </w:rPr>
              <w:t xml:space="preserve"> ( Horaire Ramadan)</w:t>
            </w:r>
          </w:p>
        </w:tc>
      </w:tr>
      <w:tr w:rsidRPr="00DF14A4" w:rsidR="00CE2ADC" w:rsidTr="00CE2ADC" w14:paraId="61EFBB59" w14:textId="77777777">
        <w:trPr>
          <w:trHeight w:val="300"/>
        </w:trPr>
        <w:tc>
          <w:tcPr>
            <w:tcW w:w="1532" w:type="dxa"/>
            <w:tcBorders>
              <w:top w:val="nil"/>
              <w:left w:val="single" w:color="auto" w:sz="4" w:space="0"/>
              <w:bottom w:val="single" w:color="auto" w:sz="4" w:space="0"/>
              <w:right w:val="single" w:color="auto" w:sz="4" w:space="0"/>
            </w:tcBorders>
            <w:noWrap/>
            <w:vAlign w:val="bottom"/>
          </w:tcPr>
          <w:p w:rsidRPr="00DF14A4" w:rsidR="00CE2ADC" w:rsidP="00CE2ADC" w:rsidRDefault="00CE2ADC" w14:paraId="29BB016B" w14:textId="77777777">
            <w:pPr>
              <w:spacing w:line="240" w:lineRule="auto"/>
              <w:rPr>
                <w:rFonts w:cs="Calibri"/>
                <w:color w:val="FF0000"/>
                <w:sz w:val="20"/>
                <w:szCs w:val="20"/>
                <w:lang w:eastAsia="fr-FR"/>
              </w:rPr>
            </w:pPr>
            <w:r w:rsidRPr="00DF14A4">
              <w:rPr>
                <w:rFonts w:cs="Calibri"/>
                <w:color w:val="FF0000"/>
                <w:sz w:val="20"/>
                <w:szCs w:val="20"/>
                <w:lang w:eastAsia="fr-FR"/>
              </w:rPr>
              <w:t>1ere vacation</w:t>
            </w:r>
          </w:p>
        </w:tc>
        <w:tc>
          <w:tcPr>
            <w:tcW w:w="3771" w:type="dxa"/>
            <w:tcBorders>
              <w:top w:val="nil"/>
              <w:left w:val="nil"/>
              <w:bottom w:val="single" w:color="auto" w:sz="4" w:space="0"/>
              <w:right w:val="single" w:color="auto" w:sz="4" w:space="0"/>
            </w:tcBorders>
            <w:noWrap/>
            <w:vAlign w:val="center"/>
          </w:tcPr>
          <w:p w:rsidRPr="00DF14A4" w:rsidR="00CE2ADC" w:rsidP="00CE2ADC" w:rsidRDefault="00CE2ADC" w14:paraId="06321FCB" w14:textId="77777777">
            <w:pPr>
              <w:spacing w:line="240" w:lineRule="auto"/>
              <w:jc w:val="center"/>
              <w:rPr>
                <w:rFonts w:cs="Calibri"/>
                <w:color w:val="FF0000"/>
                <w:sz w:val="20"/>
                <w:szCs w:val="20"/>
                <w:lang w:eastAsia="fr-FR"/>
              </w:rPr>
            </w:pPr>
            <w:r w:rsidRPr="00DF14A4">
              <w:rPr>
                <w:rFonts w:cs="Calibri"/>
                <w:color w:val="FF0000"/>
                <w:sz w:val="20"/>
                <w:szCs w:val="20"/>
                <w:lang w:eastAsia="fr-FR"/>
              </w:rPr>
              <w:t>08h30</w:t>
            </w:r>
          </w:p>
        </w:tc>
        <w:tc>
          <w:tcPr>
            <w:tcW w:w="4093" w:type="dxa"/>
            <w:tcBorders>
              <w:top w:val="nil"/>
              <w:left w:val="nil"/>
              <w:bottom w:val="single" w:color="auto" w:sz="4" w:space="0"/>
              <w:right w:val="single" w:color="auto" w:sz="4" w:space="0"/>
            </w:tcBorders>
            <w:noWrap/>
            <w:vAlign w:val="center"/>
          </w:tcPr>
          <w:p w:rsidRPr="00DF14A4" w:rsidR="00CE2ADC" w:rsidP="00CE2ADC" w:rsidRDefault="00CE2ADC" w14:paraId="4BFA71E2" w14:textId="77777777">
            <w:pPr>
              <w:spacing w:line="240" w:lineRule="auto"/>
              <w:jc w:val="center"/>
              <w:rPr>
                <w:rFonts w:cs="Calibri"/>
                <w:color w:val="FF0000"/>
                <w:sz w:val="20"/>
                <w:szCs w:val="20"/>
                <w:lang w:eastAsia="fr-FR"/>
              </w:rPr>
            </w:pPr>
            <w:r w:rsidRPr="00DF14A4">
              <w:rPr>
                <w:rFonts w:cs="Calibri"/>
                <w:color w:val="FF0000"/>
                <w:sz w:val="20"/>
                <w:szCs w:val="20"/>
                <w:lang w:eastAsia="fr-FR"/>
              </w:rPr>
              <w:t>09h15</w:t>
            </w:r>
          </w:p>
        </w:tc>
      </w:tr>
      <w:tr w:rsidRPr="00DF14A4" w:rsidR="00CE2ADC" w:rsidTr="00CE2ADC" w14:paraId="6B855F38" w14:textId="77777777">
        <w:trPr>
          <w:trHeight w:val="300"/>
        </w:trPr>
        <w:tc>
          <w:tcPr>
            <w:tcW w:w="1532" w:type="dxa"/>
            <w:tcBorders>
              <w:top w:val="nil"/>
              <w:left w:val="single" w:color="auto" w:sz="4" w:space="0"/>
              <w:bottom w:val="single" w:color="auto" w:sz="4" w:space="0"/>
              <w:right w:val="single" w:color="auto" w:sz="4" w:space="0"/>
            </w:tcBorders>
            <w:noWrap/>
            <w:vAlign w:val="bottom"/>
          </w:tcPr>
          <w:p w:rsidRPr="00DF14A4" w:rsidR="00CE2ADC" w:rsidP="00CE2ADC" w:rsidRDefault="00CE2ADC" w14:paraId="44F333C7" w14:textId="77777777">
            <w:pPr>
              <w:spacing w:line="240" w:lineRule="auto"/>
              <w:rPr>
                <w:rFonts w:cs="Calibri"/>
                <w:color w:val="FF0000"/>
                <w:sz w:val="20"/>
                <w:szCs w:val="20"/>
                <w:lang w:eastAsia="fr-FR"/>
              </w:rPr>
            </w:pPr>
            <w:r w:rsidRPr="00DF14A4">
              <w:rPr>
                <w:rFonts w:cs="Calibri"/>
                <w:color w:val="FF0000"/>
                <w:sz w:val="20"/>
                <w:szCs w:val="20"/>
                <w:lang w:eastAsia="fr-FR"/>
              </w:rPr>
              <w:t>2ème vacation</w:t>
            </w:r>
          </w:p>
        </w:tc>
        <w:tc>
          <w:tcPr>
            <w:tcW w:w="3771" w:type="dxa"/>
            <w:tcBorders>
              <w:top w:val="nil"/>
              <w:left w:val="nil"/>
              <w:bottom w:val="single" w:color="auto" w:sz="4" w:space="0"/>
              <w:right w:val="single" w:color="auto" w:sz="4" w:space="0"/>
            </w:tcBorders>
            <w:noWrap/>
            <w:vAlign w:val="center"/>
          </w:tcPr>
          <w:p w:rsidRPr="00DF14A4" w:rsidR="00CE2ADC" w:rsidP="00CE2ADC" w:rsidRDefault="00CE2ADC" w14:paraId="41162918" w14:textId="77777777">
            <w:pPr>
              <w:spacing w:line="240" w:lineRule="auto"/>
              <w:jc w:val="center"/>
              <w:rPr>
                <w:rFonts w:cs="Calibri"/>
                <w:color w:val="FF0000"/>
                <w:sz w:val="20"/>
                <w:szCs w:val="20"/>
                <w:lang w:eastAsia="fr-FR"/>
              </w:rPr>
            </w:pPr>
            <w:r w:rsidRPr="00DF14A4">
              <w:rPr>
                <w:rFonts w:cs="Calibri"/>
                <w:color w:val="FF0000"/>
                <w:sz w:val="20"/>
                <w:szCs w:val="20"/>
                <w:lang w:eastAsia="fr-FR"/>
              </w:rPr>
              <w:t>10h30</w:t>
            </w:r>
          </w:p>
        </w:tc>
        <w:tc>
          <w:tcPr>
            <w:tcW w:w="4093" w:type="dxa"/>
            <w:tcBorders>
              <w:top w:val="nil"/>
              <w:left w:val="nil"/>
              <w:bottom w:val="single" w:color="auto" w:sz="4" w:space="0"/>
              <w:right w:val="single" w:color="auto" w:sz="4" w:space="0"/>
            </w:tcBorders>
            <w:noWrap/>
            <w:vAlign w:val="center"/>
          </w:tcPr>
          <w:p w:rsidRPr="00DF14A4" w:rsidR="00CE2ADC" w:rsidP="00CE2ADC" w:rsidRDefault="00CE2ADC" w14:paraId="0A33425B" w14:textId="77777777">
            <w:pPr>
              <w:spacing w:line="240" w:lineRule="auto"/>
              <w:jc w:val="center"/>
              <w:rPr>
                <w:rFonts w:cs="Calibri"/>
                <w:color w:val="FF0000"/>
                <w:sz w:val="20"/>
                <w:szCs w:val="20"/>
                <w:lang w:eastAsia="fr-FR"/>
              </w:rPr>
            </w:pPr>
            <w:r w:rsidRPr="00DF14A4">
              <w:rPr>
                <w:rFonts w:cs="Calibri"/>
                <w:color w:val="FF0000"/>
                <w:sz w:val="20"/>
                <w:szCs w:val="20"/>
                <w:lang w:eastAsia="fr-FR"/>
              </w:rPr>
              <w:t>10h15</w:t>
            </w:r>
          </w:p>
        </w:tc>
      </w:tr>
      <w:tr w:rsidRPr="00DF14A4" w:rsidR="00CE2ADC" w:rsidTr="00CE2ADC" w14:paraId="28E6C586" w14:textId="77777777">
        <w:trPr>
          <w:trHeight w:val="300"/>
        </w:trPr>
        <w:tc>
          <w:tcPr>
            <w:tcW w:w="1532" w:type="dxa"/>
            <w:tcBorders>
              <w:top w:val="nil"/>
              <w:left w:val="single" w:color="auto" w:sz="4" w:space="0"/>
              <w:bottom w:val="single" w:color="auto" w:sz="4" w:space="0"/>
              <w:right w:val="single" w:color="auto" w:sz="4" w:space="0"/>
            </w:tcBorders>
            <w:noWrap/>
            <w:vAlign w:val="bottom"/>
          </w:tcPr>
          <w:p w:rsidRPr="00DF14A4" w:rsidR="00CE2ADC" w:rsidP="00CE2ADC" w:rsidRDefault="00CE2ADC" w14:paraId="76A2D017" w14:textId="77777777">
            <w:pPr>
              <w:spacing w:line="240" w:lineRule="auto"/>
              <w:rPr>
                <w:rFonts w:cs="Calibri"/>
                <w:color w:val="FF0000"/>
                <w:sz w:val="20"/>
                <w:szCs w:val="20"/>
                <w:lang w:eastAsia="fr-FR"/>
              </w:rPr>
            </w:pPr>
            <w:r w:rsidRPr="00DF14A4">
              <w:rPr>
                <w:rFonts w:cs="Calibri"/>
                <w:color w:val="FF0000"/>
                <w:sz w:val="20"/>
                <w:szCs w:val="20"/>
                <w:lang w:eastAsia="fr-FR"/>
              </w:rPr>
              <w:t>3ème vacation</w:t>
            </w:r>
          </w:p>
        </w:tc>
        <w:tc>
          <w:tcPr>
            <w:tcW w:w="3771" w:type="dxa"/>
            <w:tcBorders>
              <w:top w:val="nil"/>
              <w:left w:val="nil"/>
              <w:bottom w:val="single" w:color="auto" w:sz="4" w:space="0"/>
              <w:right w:val="single" w:color="auto" w:sz="4" w:space="0"/>
            </w:tcBorders>
            <w:noWrap/>
            <w:vAlign w:val="center"/>
          </w:tcPr>
          <w:p w:rsidRPr="00DF14A4" w:rsidR="00CE2ADC" w:rsidP="00CE2ADC" w:rsidRDefault="00CE2ADC" w14:paraId="5F160029" w14:textId="77777777">
            <w:pPr>
              <w:spacing w:line="240" w:lineRule="auto"/>
              <w:jc w:val="center"/>
              <w:rPr>
                <w:rFonts w:cs="Calibri"/>
                <w:color w:val="FF0000"/>
                <w:sz w:val="20"/>
                <w:szCs w:val="20"/>
                <w:lang w:eastAsia="fr-FR"/>
              </w:rPr>
            </w:pPr>
            <w:r w:rsidRPr="00DF14A4">
              <w:rPr>
                <w:rFonts w:cs="Calibri"/>
                <w:color w:val="FF0000"/>
                <w:sz w:val="20"/>
                <w:szCs w:val="20"/>
                <w:lang w:eastAsia="fr-FR"/>
              </w:rPr>
              <w:t>12h30</w:t>
            </w:r>
          </w:p>
        </w:tc>
        <w:tc>
          <w:tcPr>
            <w:tcW w:w="4093" w:type="dxa"/>
            <w:tcBorders>
              <w:top w:val="nil"/>
              <w:left w:val="nil"/>
              <w:bottom w:val="single" w:color="auto" w:sz="4" w:space="0"/>
              <w:right w:val="single" w:color="auto" w:sz="4" w:space="0"/>
            </w:tcBorders>
            <w:noWrap/>
            <w:vAlign w:val="center"/>
          </w:tcPr>
          <w:p w:rsidRPr="00DF14A4" w:rsidR="00CE2ADC" w:rsidP="00CE2ADC" w:rsidRDefault="00CE2ADC" w14:paraId="6A10FDD5" w14:textId="77777777">
            <w:pPr>
              <w:spacing w:line="240" w:lineRule="auto"/>
              <w:jc w:val="center"/>
              <w:rPr>
                <w:rFonts w:cs="Calibri"/>
                <w:color w:val="FF0000"/>
                <w:sz w:val="20"/>
                <w:szCs w:val="20"/>
                <w:lang w:eastAsia="fr-FR"/>
              </w:rPr>
            </w:pPr>
            <w:r w:rsidRPr="00DF14A4">
              <w:rPr>
                <w:rFonts w:cs="Calibri"/>
                <w:color w:val="FF0000"/>
                <w:sz w:val="20"/>
                <w:szCs w:val="20"/>
                <w:lang w:eastAsia="fr-FR"/>
              </w:rPr>
              <w:t>11h30</w:t>
            </w:r>
          </w:p>
        </w:tc>
      </w:tr>
      <w:tr w:rsidRPr="00DF14A4" w:rsidR="00CE2ADC" w:rsidTr="00CE2ADC" w14:paraId="0526B62E" w14:textId="77777777">
        <w:trPr>
          <w:trHeight w:val="300"/>
        </w:trPr>
        <w:tc>
          <w:tcPr>
            <w:tcW w:w="1532" w:type="dxa"/>
            <w:tcBorders>
              <w:top w:val="nil"/>
              <w:left w:val="single" w:color="auto" w:sz="4" w:space="0"/>
              <w:bottom w:val="single" w:color="auto" w:sz="4" w:space="0"/>
              <w:right w:val="single" w:color="auto" w:sz="4" w:space="0"/>
            </w:tcBorders>
            <w:noWrap/>
            <w:vAlign w:val="bottom"/>
          </w:tcPr>
          <w:p w:rsidRPr="00DF14A4" w:rsidR="00CE2ADC" w:rsidP="00CE2ADC" w:rsidRDefault="00CE2ADC" w14:paraId="383463CC" w14:textId="77777777">
            <w:pPr>
              <w:spacing w:line="240" w:lineRule="auto"/>
              <w:rPr>
                <w:rFonts w:cs="Calibri"/>
                <w:color w:val="FF0000"/>
                <w:sz w:val="20"/>
                <w:szCs w:val="20"/>
                <w:lang w:eastAsia="fr-FR"/>
              </w:rPr>
            </w:pPr>
            <w:r w:rsidRPr="00DF14A4">
              <w:rPr>
                <w:rFonts w:cs="Calibri"/>
                <w:color w:val="FF0000"/>
                <w:sz w:val="20"/>
                <w:szCs w:val="20"/>
                <w:lang w:eastAsia="fr-FR"/>
              </w:rPr>
              <w:t>4ème vacation</w:t>
            </w:r>
          </w:p>
        </w:tc>
        <w:tc>
          <w:tcPr>
            <w:tcW w:w="3771" w:type="dxa"/>
            <w:tcBorders>
              <w:top w:val="nil"/>
              <w:left w:val="nil"/>
              <w:bottom w:val="single" w:color="auto" w:sz="4" w:space="0"/>
              <w:right w:val="single" w:color="auto" w:sz="4" w:space="0"/>
            </w:tcBorders>
            <w:noWrap/>
            <w:vAlign w:val="center"/>
          </w:tcPr>
          <w:p w:rsidRPr="00DF14A4" w:rsidR="00CE2ADC" w:rsidP="00CE2ADC" w:rsidRDefault="00CE2ADC" w14:paraId="4CE552D7" w14:textId="77777777">
            <w:pPr>
              <w:spacing w:line="240" w:lineRule="auto"/>
              <w:jc w:val="center"/>
              <w:rPr>
                <w:rFonts w:cs="Calibri"/>
                <w:color w:val="FF0000"/>
                <w:sz w:val="20"/>
                <w:szCs w:val="20"/>
                <w:lang w:eastAsia="fr-FR"/>
              </w:rPr>
            </w:pPr>
            <w:r w:rsidRPr="00DF14A4">
              <w:rPr>
                <w:rFonts w:cs="Calibri"/>
                <w:color w:val="FF0000"/>
                <w:sz w:val="20"/>
                <w:szCs w:val="20"/>
                <w:lang w:eastAsia="fr-FR"/>
              </w:rPr>
              <w:t>14h00</w:t>
            </w:r>
          </w:p>
        </w:tc>
        <w:tc>
          <w:tcPr>
            <w:tcW w:w="4093" w:type="dxa"/>
            <w:tcBorders>
              <w:top w:val="nil"/>
              <w:left w:val="nil"/>
              <w:bottom w:val="single" w:color="auto" w:sz="4" w:space="0"/>
              <w:right w:val="single" w:color="auto" w:sz="4" w:space="0"/>
            </w:tcBorders>
            <w:noWrap/>
            <w:vAlign w:val="center"/>
          </w:tcPr>
          <w:p w:rsidRPr="00DF14A4" w:rsidR="00CE2ADC" w:rsidP="00CE2ADC" w:rsidRDefault="00CE2ADC" w14:paraId="14A7D1C2" w14:textId="77777777">
            <w:pPr>
              <w:spacing w:line="240" w:lineRule="auto"/>
              <w:jc w:val="center"/>
              <w:rPr>
                <w:rFonts w:cs="Calibri"/>
                <w:color w:val="FF0000"/>
                <w:sz w:val="20"/>
                <w:szCs w:val="20"/>
                <w:lang w:eastAsia="fr-FR"/>
              </w:rPr>
            </w:pPr>
            <w:r w:rsidRPr="00DF14A4">
              <w:rPr>
                <w:rFonts w:cs="Calibri"/>
                <w:color w:val="FF0000"/>
                <w:sz w:val="20"/>
                <w:szCs w:val="20"/>
                <w:lang w:eastAsia="fr-FR"/>
              </w:rPr>
              <w:t>12h45</w:t>
            </w:r>
          </w:p>
        </w:tc>
      </w:tr>
      <w:tr w:rsidRPr="00DF14A4" w:rsidR="00CE2ADC" w:rsidTr="00CE2ADC" w14:paraId="3C70C0C5" w14:textId="77777777">
        <w:trPr>
          <w:trHeight w:val="300"/>
        </w:trPr>
        <w:tc>
          <w:tcPr>
            <w:tcW w:w="1532" w:type="dxa"/>
            <w:tcBorders>
              <w:top w:val="nil"/>
              <w:left w:val="single" w:color="auto" w:sz="4" w:space="0"/>
              <w:bottom w:val="single" w:color="auto" w:sz="4" w:space="0"/>
              <w:right w:val="single" w:color="auto" w:sz="4" w:space="0"/>
            </w:tcBorders>
            <w:noWrap/>
            <w:vAlign w:val="bottom"/>
          </w:tcPr>
          <w:p w:rsidRPr="00DF14A4" w:rsidR="00CE2ADC" w:rsidP="00CE2ADC" w:rsidRDefault="00CE2ADC" w14:paraId="3927A6C1" w14:textId="77777777">
            <w:pPr>
              <w:spacing w:line="240" w:lineRule="auto"/>
              <w:rPr>
                <w:rFonts w:cs="Calibri"/>
                <w:color w:val="FF0000"/>
                <w:sz w:val="20"/>
                <w:szCs w:val="20"/>
                <w:lang w:eastAsia="fr-FR"/>
              </w:rPr>
            </w:pPr>
            <w:r>
              <w:rPr>
                <w:rFonts w:cs="Calibri"/>
                <w:color w:val="FF0000"/>
                <w:sz w:val="20"/>
                <w:szCs w:val="20"/>
                <w:lang w:eastAsia="fr-FR"/>
              </w:rPr>
              <w:t>Adhoc</w:t>
            </w:r>
          </w:p>
        </w:tc>
        <w:tc>
          <w:tcPr>
            <w:tcW w:w="3771" w:type="dxa"/>
            <w:tcBorders>
              <w:top w:val="nil"/>
              <w:left w:val="nil"/>
              <w:bottom w:val="single" w:color="auto" w:sz="4" w:space="0"/>
              <w:right w:val="single" w:color="auto" w:sz="4" w:space="0"/>
            </w:tcBorders>
            <w:noWrap/>
            <w:vAlign w:val="bottom"/>
          </w:tcPr>
          <w:p w:rsidRPr="00DF14A4" w:rsidR="00CE2ADC" w:rsidP="00CE2ADC" w:rsidRDefault="00CE2ADC" w14:paraId="4134FBC0" w14:textId="77777777">
            <w:pPr>
              <w:spacing w:line="240" w:lineRule="auto"/>
              <w:rPr>
                <w:rFonts w:cs="Calibri"/>
                <w:color w:val="FF0000"/>
                <w:sz w:val="20"/>
                <w:szCs w:val="20"/>
                <w:lang w:eastAsia="fr-FR"/>
              </w:rPr>
            </w:pPr>
            <w:r w:rsidRPr="00DF14A4">
              <w:rPr>
                <w:rFonts w:cs="Calibri"/>
                <w:color w:val="FF0000"/>
                <w:sz w:val="20"/>
                <w:szCs w:val="20"/>
                <w:lang w:eastAsia="fr-FR"/>
              </w:rPr>
              <w:t xml:space="preserve">Possibilité d'envoi </w:t>
            </w:r>
            <w:r w:rsidRPr="00005CDC">
              <w:rPr>
                <w:rFonts w:cs="Calibri"/>
                <w:color w:val="FF0000"/>
                <w:sz w:val="20"/>
                <w:szCs w:val="20"/>
                <w:lang w:eastAsia="fr-FR"/>
              </w:rPr>
              <w:t>supplémentaire</w:t>
            </w:r>
            <w:r w:rsidRPr="00DF14A4">
              <w:rPr>
                <w:rFonts w:cs="Calibri"/>
                <w:color w:val="FF0000"/>
                <w:sz w:val="20"/>
                <w:szCs w:val="20"/>
                <w:lang w:eastAsia="fr-FR"/>
              </w:rPr>
              <w:t xml:space="preserve"> à la demande</w:t>
            </w:r>
          </w:p>
        </w:tc>
        <w:tc>
          <w:tcPr>
            <w:tcW w:w="4093" w:type="dxa"/>
            <w:tcBorders>
              <w:top w:val="nil"/>
              <w:left w:val="nil"/>
              <w:bottom w:val="single" w:color="auto" w:sz="4" w:space="0"/>
              <w:right w:val="single" w:color="auto" w:sz="4" w:space="0"/>
            </w:tcBorders>
            <w:noWrap/>
            <w:vAlign w:val="bottom"/>
          </w:tcPr>
          <w:p w:rsidRPr="00DF14A4" w:rsidR="00CE2ADC" w:rsidP="00CE2ADC" w:rsidRDefault="00CE2ADC" w14:paraId="28AAD316" w14:textId="77777777">
            <w:pPr>
              <w:spacing w:line="240" w:lineRule="auto"/>
              <w:rPr>
                <w:rFonts w:cs="Calibri"/>
                <w:color w:val="FF0000"/>
                <w:sz w:val="20"/>
                <w:szCs w:val="20"/>
                <w:lang w:eastAsia="fr-FR"/>
              </w:rPr>
            </w:pPr>
            <w:r w:rsidRPr="00DF14A4">
              <w:rPr>
                <w:rFonts w:cs="Calibri"/>
                <w:color w:val="FF0000"/>
                <w:sz w:val="20"/>
                <w:szCs w:val="20"/>
                <w:lang w:eastAsia="fr-FR"/>
              </w:rPr>
              <w:t xml:space="preserve">Possibilité d'envoi </w:t>
            </w:r>
            <w:r w:rsidRPr="00005CDC">
              <w:rPr>
                <w:rFonts w:cs="Calibri"/>
                <w:color w:val="FF0000"/>
                <w:sz w:val="20"/>
                <w:szCs w:val="20"/>
                <w:lang w:eastAsia="fr-FR"/>
              </w:rPr>
              <w:t>supplémentaire</w:t>
            </w:r>
            <w:r w:rsidRPr="00DF14A4">
              <w:rPr>
                <w:rFonts w:cs="Calibri"/>
                <w:color w:val="FF0000"/>
                <w:sz w:val="20"/>
                <w:szCs w:val="20"/>
                <w:lang w:eastAsia="fr-FR"/>
              </w:rPr>
              <w:t xml:space="preserve"> à la demande</w:t>
            </w:r>
          </w:p>
        </w:tc>
      </w:tr>
    </w:tbl>
    <w:p w:rsidR="00960ECD" w:rsidP="00C84D6C" w:rsidRDefault="00960ECD" w14:paraId="025CB41A" w14:textId="444813B8">
      <w:pPr>
        <w:pStyle w:val="Paragraphedeliste1"/>
        <w:tabs>
          <w:tab w:val="clear" w:pos="708"/>
        </w:tabs>
        <w:spacing w:before="240" w:after="240" w:line="100" w:lineRule="atLeast"/>
        <w:ind w:left="0" w:right="142"/>
        <w:jc w:val="both"/>
        <w:rPr>
          <w:color w:val="FF0000"/>
        </w:rPr>
      </w:pPr>
      <w:r>
        <w:rPr>
          <w:color w:val="FF0000"/>
        </w:rPr>
        <w:t>A noter que l’utilisateur peut à tout moment lancer manuellement un envoi du carnet vers ATI (mode  adhoc)</w:t>
      </w:r>
    </w:p>
    <w:p w:rsidRPr="00960ECD" w:rsidR="00C84D6C" w:rsidP="00960ECD" w:rsidRDefault="00C84D6C" w14:paraId="4CA00DDF" w14:textId="0DC8C84C">
      <w:pPr>
        <w:pStyle w:val="ListParagraph"/>
        <w:numPr>
          <w:ilvl w:val="0"/>
          <w:numId w:val="111"/>
        </w:numPr>
        <w:spacing w:before="240" w:after="240" w:line="100" w:lineRule="atLeast"/>
        <w:ind w:right="142"/>
        <w:jc w:val="both"/>
        <w:rPr>
          <w:color w:val="FF0000"/>
        </w:rPr>
      </w:pPr>
      <w:r w:rsidRPr="42262169" w:rsidR="297F7B6E">
        <w:rPr>
          <w:color w:val="FF0000"/>
        </w:rPr>
        <w:t xml:space="preserve">Cut-Off Time de la </w:t>
      </w:r>
      <w:bookmarkStart w:name="_Int_gut1jWLD" w:id="1685098728"/>
      <w:r w:rsidRPr="42262169" w:rsidR="297F7B6E">
        <w:rPr>
          <w:color w:val="FF0000"/>
        </w:rPr>
        <w:t>Saisie  d’un</w:t>
      </w:r>
      <w:bookmarkEnd w:id="1685098728"/>
      <w:r w:rsidRPr="42262169" w:rsidR="297F7B6E">
        <w:rPr>
          <w:color w:val="FF0000"/>
        </w:rPr>
        <w:t xml:space="preserve"> nouvel ordre</w:t>
      </w:r>
      <w:r w:rsidRPr="42262169" w:rsidR="64A5855F">
        <w:rPr>
          <w:color w:val="FF0000"/>
        </w:rPr>
        <w:t xml:space="preserve"> de Bourse</w:t>
      </w:r>
      <w:r w:rsidRPr="42262169" w:rsidR="297F7B6E">
        <w:rPr>
          <w:color w:val="FF0000"/>
        </w:rPr>
        <w:t xml:space="preserve"> :</w:t>
      </w:r>
    </w:p>
    <w:tbl>
      <w:tblPr>
        <w:tblW w:w="9419" w:type="dxa"/>
        <w:tblInd w:w="70" w:type="dxa"/>
        <w:tblCellMar>
          <w:left w:w="70" w:type="dxa"/>
          <w:right w:w="70" w:type="dxa"/>
        </w:tblCellMar>
        <w:tblLook w:val="00A0" w:firstRow="1" w:lastRow="0" w:firstColumn="1" w:lastColumn="0" w:noHBand="0" w:noVBand="0"/>
      </w:tblPr>
      <w:tblGrid>
        <w:gridCol w:w="1144"/>
        <w:gridCol w:w="897"/>
        <w:gridCol w:w="1423"/>
        <w:gridCol w:w="1283"/>
        <w:gridCol w:w="2365"/>
        <w:gridCol w:w="2307"/>
      </w:tblGrid>
      <w:tr w:rsidRPr="00D23135" w:rsidR="00C84D6C" w:rsidTr="42262169" w14:paraId="4C6FC901" w14:textId="77777777">
        <w:trPr>
          <w:trHeight w:val="305"/>
        </w:trPr>
        <w:tc>
          <w:tcPr>
            <w:tcW w:w="1085" w:type="dxa"/>
            <w:tcBorders>
              <w:top w:val="single" w:color="auto" w:sz="4" w:space="0"/>
              <w:left w:val="single" w:color="auto" w:sz="4" w:space="0"/>
              <w:bottom w:val="single" w:color="auto" w:sz="4" w:space="0"/>
              <w:right w:val="single" w:color="auto" w:sz="4" w:space="0"/>
            </w:tcBorders>
            <w:shd w:val="clear" w:color="auto" w:fill="FFFF00"/>
            <w:noWrap/>
            <w:tcMar/>
            <w:vAlign w:val="bottom"/>
          </w:tcPr>
          <w:p w:rsidRPr="00DF14A4" w:rsidR="00C84D6C" w:rsidP="00CE2ADC" w:rsidRDefault="00C84D6C" w14:paraId="334108B7" w14:textId="77777777">
            <w:pPr>
              <w:spacing w:line="240" w:lineRule="auto"/>
              <w:jc w:val="center"/>
              <w:rPr>
                <w:rFonts w:cs="Calibri"/>
                <w:color w:val="FF0000"/>
                <w:sz w:val="18"/>
                <w:szCs w:val="18"/>
                <w:lang w:eastAsia="fr-FR"/>
              </w:rPr>
            </w:pPr>
            <w:commentRangeStart w:id="64"/>
            <w:r w:rsidRPr="00DF14A4">
              <w:rPr>
                <w:rFonts w:cs="Calibri"/>
                <w:color w:val="FF0000"/>
                <w:sz w:val="18"/>
                <w:szCs w:val="18"/>
                <w:lang w:eastAsia="fr-FR"/>
              </w:rPr>
              <w:t>Nature opération</w:t>
            </w:r>
          </w:p>
        </w:tc>
        <w:tc>
          <w:tcPr>
            <w:tcW w:w="897" w:type="dxa"/>
            <w:tcBorders>
              <w:top w:val="single" w:color="auto" w:sz="4" w:space="0"/>
              <w:left w:val="nil"/>
              <w:bottom w:val="single" w:color="auto" w:sz="4" w:space="0"/>
              <w:right w:val="single" w:color="auto" w:sz="4" w:space="0"/>
            </w:tcBorders>
            <w:shd w:val="clear" w:color="auto" w:fill="FFFF00"/>
            <w:noWrap/>
            <w:tcMar/>
            <w:vAlign w:val="bottom"/>
          </w:tcPr>
          <w:p w:rsidRPr="00DF14A4" w:rsidR="00C84D6C" w:rsidP="00CE2ADC" w:rsidRDefault="00C84D6C" w14:paraId="60F8331D" w14:textId="77777777">
            <w:pPr>
              <w:spacing w:line="240" w:lineRule="auto"/>
              <w:jc w:val="center"/>
              <w:rPr>
                <w:rFonts w:cs="Calibri"/>
                <w:color w:val="FF0000"/>
                <w:sz w:val="18"/>
                <w:szCs w:val="18"/>
                <w:lang w:eastAsia="fr-FR"/>
              </w:rPr>
            </w:pPr>
            <w:r w:rsidRPr="00DF14A4">
              <w:rPr>
                <w:rFonts w:cs="Calibri"/>
                <w:color w:val="FF0000"/>
                <w:sz w:val="18"/>
                <w:szCs w:val="18"/>
                <w:lang w:eastAsia="fr-FR"/>
              </w:rPr>
              <w:t>Limite cours</w:t>
            </w:r>
          </w:p>
        </w:tc>
        <w:tc>
          <w:tcPr>
            <w:tcW w:w="1410" w:type="dxa"/>
            <w:tcBorders>
              <w:top w:val="single" w:color="auto" w:sz="4" w:space="0"/>
              <w:left w:val="nil"/>
              <w:bottom w:val="single" w:color="auto" w:sz="4" w:space="0"/>
              <w:right w:val="single" w:color="auto" w:sz="4" w:space="0"/>
            </w:tcBorders>
            <w:shd w:val="clear" w:color="auto" w:fill="FFFF00"/>
            <w:noWrap/>
            <w:tcMar/>
            <w:vAlign w:val="bottom"/>
          </w:tcPr>
          <w:p w:rsidRPr="00DF14A4" w:rsidR="00C84D6C" w:rsidP="000D667F" w:rsidRDefault="00C84D6C" w14:paraId="2CCDC92F" w14:textId="77777777">
            <w:pPr>
              <w:spacing w:line="240" w:lineRule="auto"/>
              <w:jc w:val="center"/>
              <w:rPr>
                <w:rFonts w:cs="Calibri"/>
                <w:color w:val="FF0000"/>
                <w:sz w:val="18"/>
                <w:szCs w:val="18"/>
                <w:lang w:val="en-US" w:eastAsia="fr-FR"/>
              </w:rPr>
            </w:pPr>
            <w:r w:rsidRPr="00DF14A4">
              <w:rPr>
                <w:rFonts w:cs="Calibri"/>
                <w:color w:val="FF0000"/>
                <w:sz w:val="18"/>
                <w:szCs w:val="18"/>
                <w:lang w:val="en-US" w:eastAsia="fr-FR"/>
              </w:rPr>
              <w:t>Cut-Off</w:t>
            </w:r>
            <w:r w:rsidRPr="00D23135">
              <w:rPr>
                <w:rFonts w:cs="Calibri"/>
                <w:color w:val="FF0000"/>
                <w:sz w:val="18"/>
                <w:szCs w:val="18"/>
                <w:lang w:val="en-US" w:eastAsia="fr-FR"/>
              </w:rPr>
              <w:t xml:space="preserve"> Time</w:t>
            </w:r>
            <w:r w:rsidR="000D667F">
              <w:rPr>
                <w:rFonts w:cs="Calibri"/>
                <w:color w:val="FF0000"/>
                <w:sz w:val="18"/>
                <w:szCs w:val="18"/>
                <w:lang w:val="en-US" w:eastAsia="fr-FR"/>
              </w:rPr>
              <w:t xml:space="preserve"> normal/Ramadan</w:t>
            </w:r>
          </w:p>
        </w:tc>
        <w:tc>
          <w:tcPr>
            <w:tcW w:w="1283" w:type="dxa"/>
            <w:tcBorders>
              <w:top w:val="single" w:color="auto" w:sz="4" w:space="0"/>
              <w:left w:val="nil"/>
              <w:bottom w:val="single" w:color="auto" w:sz="4" w:space="0"/>
              <w:right w:val="single" w:color="auto" w:sz="4" w:space="0"/>
            </w:tcBorders>
            <w:shd w:val="clear" w:color="auto" w:fill="FFFF00"/>
            <w:noWrap/>
            <w:tcMar/>
            <w:vAlign w:val="bottom"/>
          </w:tcPr>
          <w:p w:rsidRPr="00DF14A4" w:rsidR="00C84D6C" w:rsidP="00CE2ADC" w:rsidRDefault="00C84D6C" w14:paraId="6DABEE42" w14:textId="77777777">
            <w:pPr>
              <w:spacing w:line="240" w:lineRule="auto"/>
              <w:jc w:val="center"/>
              <w:rPr>
                <w:rFonts w:cs="Calibri"/>
                <w:color w:val="FF0000"/>
                <w:sz w:val="18"/>
                <w:szCs w:val="18"/>
                <w:lang w:val="en-US" w:eastAsia="fr-FR"/>
              </w:rPr>
            </w:pPr>
            <w:r>
              <w:rPr>
                <w:rFonts w:cs="Calibri"/>
                <w:color w:val="FF0000"/>
                <w:sz w:val="18"/>
                <w:szCs w:val="18"/>
                <w:lang w:val="en-US" w:eastAsia="fr-FR"/>
              </w:rPr>
              <w:t>Avant Cut-Off Time</w:t>
            </w:r>
          </w:p>
        </w:tc>
        <w:tc>
          <w:tcPr>
            <w:tcW w:w="2437" w:type="dxa"/>
            <w:tcBorders>
              <w:top w:val="single" w:color="auto" w:sz="4" w:space="0"/>
              <w:left w:val="nil"/>
              <w:bottom w:val="single" w:color="auto" w:sz="4" w:space="0"/>
              <w:right w:val="single" w:color="auto" w:sz="4" w:space="0"/>
            </w:tcBorders>
            <w:shd w:val="clear" w:color="auto" w:fill="FFFF00"/>
            <w:tcMar/>
            <w:vAlign w:val="bottom"/>
          </w:tcPr>
          <w:p w:rsidRPr="00DF14A4" w:rsidR="00C84D6C" w:rsidP="00CE2ADC" w:rsidRDefault="00C84D6C" w14:paraId="77E0402D" w14:textId="77777777">
            <w:pPr>
              <w:spacing w:line="240" w:lineRule="auto"/>
              <w:jc w:val="center"/>
              <w:rPr>
                <w:rFonts w:cs="Calibri"/>
                <w:color w:val="FF0000"/>
                <w:sz w:val="18"/>
                <w:szCs w:val="18"/>
                <w:lang w:eastAsia="fr-FR"/>
              </w:rPr>
            </w:pPr>
            <w:r>
              <w:rPr>
                <w:rFonts w:cs="Calibri"/>
                <w:color w:val="FF0000"/>
                <w:sz w:val="18"/>
                <w:szCs w:val="18"/>
                <w:lang w:eastAsia="fr-FR"/>
              </w:rPr>
              <w:t>Entre</w:t>
            </w:r>
            <w:r w:rsidRPr="00DF14A4">
              <w:rPr>
                <w:rFonts w:cs="Calibri"/>
                <w:color w:val="FF0000"/>
                <w:sz w:val="18"/>
                <w:szCs w:val="18"/>
                <w:lang w:eastAsia="fr-FR"/>
              </w:rPr>
              <w:t xml:space="preserve"> Cut-Off Time</w:t>
            </w:r>
          </w:p>
        </w:tc>
        <w:tc>
          <w:tcPr>
            <w:tcW w:w="2307" w:type="dxa"/>
            <w:tcBorders>
              <w:top w:val="single" w:color="auto" w:sz="4" w:space="0"/>
              <w:left w:val="single" w:color="auto" w:sz="4" w:space="0"/>
              <w:bottom w:val="single" w:color="auto" w:sz="4" w:space="0"/>
              <w:right w:val="single" w:color="auto" w:sz="4" w:space="0"/>
            </w:tcBorders>
            <w:shd w:val="clear" w:color="auto" w:fill="FFFF00"/>
            <w:noWrap/>
            <w:tcMar/>
            <w:vAlign w:val="bottom"/>
          </w:tcPr>
          <w:p w:rsidRPr="00DF14A4" w:rsidR="00C84D6C" w:rsidP="00CE2ADC" w:rsidRDefault="00C84D6C" w14:paraId="710AF542" w14:textId="77777777">
            <w:pPr>
              <w:spacing w:line="240" w:lineRule="auto"/>
              <w:jc w:val="center"/>
              <w:rPr>
                <w:rFonts w:cs="Calibri"/>
                <w:color w:val="FF0000"/>
                <w:sz w:val="18"/>
                <w:szCs w:val="18"/>
                <w:lang w:eastAsia="fr-FR"/>
              </w:rPr>
            </w:pPr>
            <w:r w:rsidRPr="00D23135">
              <w:rPr>
                <w:rFonts w:cs="Calibri"/>
                <w:color w:val="FF0000"/>
                <w:sz w:val="18"/>
                <w:szCs w:val="18"/>
                <w:lang w:eastAsia="fr-FR"/>
              </w:rPr>
              <w:t>Après</w:t>
            </w:r>
            <w:r w:rsidRPr="00DF14A4">
              <w:rPr>
                <w:rFonts w:cs="Calibri"/>
                <w:color w:val="FF0000"/>
                <w:sz w:val="18"/>
                <w:szCs w:val="18"/>
                <w:lang w:eastAsia="fr-FR"/>
              </w:rPr>
              <w:t xml:space="preserve"> Cut-Off Time</w:t>
            </w:r>
          </w:p>
        </w:tc>
      </w:tr>
      <w:tr w:rsidRPr="00D23135" w:rsidR="00C84D6C" w:rsidTr="42262169" w14:paraId="65279FFC" w14:textId="77777777">
        <w:trPr>
          <w:trHeight w:val="1526"/>
        </w:trPr>
        <w:tc>
          <w:tcPr>
            <w:tcW w:w="1085" w:type="dxa"/>
            <w:tcBorders>
              <w:top w:val="nil"/>
              <w:left w:val="single" w:color="auto" w:sz="4" w:space="0"/>
              <w:bottom w:val="single" w:color="auto" w:sz="4" w:space="0"/>
              <w:right w:val="single" w:color="auto" w:sz="4" w:space="0"/>
            </w:tcBorders>
            <w:tcMar/>
            <w:vAlign w:val="center"/>
          </w:tcPr>
          <w:p w:rsidRPr="00DF14A4" w:rsidR="00C84D6C" w:rsidP="00CE2ADC" w:rsidRDefault="00C84D6C" w14:paraId="777F1815" w14:textId="77777777">
            <w:pPr>
              <w:spacing w:line="240" w:lineRule="auto"/>
              <w:rPr>
                <w:rFonts w:cs="Calibri"/>
                <w:color w:val="FF0000"/>
                <w:sz w:val="18"/>
                <w:szCs w:val="18"/>
                <w:lang w:eastAsia="fr-FR"/>
              </w:rPr>
            </w:pPr>
            <w:r w:rsidRPr="00DF14A4">
              <w:rPr>
                <w:rFonts w:cs="Calibri"/>
                <w:color w:val="FF0000"/>
                <w:sz w:val="18"/>
                <w:szCs w:val="18"/>
                <w:lang w:eastAsia="fr-FR"/>
              </w:rPr>
              <w:t>Achat / vente</w:t>
            </w:r>
          </w:p>
        </w:tc>
        <w:tc>
          <w:tcPr>
            <w:tcW w:w="897" w:type="dxa"/>
            <w:tcBorders>
              <w:top w:val="nil"/>
              <w:left w:val="nil"/>
              <w:bottom w:val="single" w:color="auto" w:sz="4" w:space="0"/>
              <w:right w:val="single" w:color="auto" w:sz="4" w:space="0"/>
            </w:tcBorders>
            <w:tcMar/>
            <w:vAlign w:val="center"/>
          </w:tcPr>
          <w:p w:rsidRPr="00DF14A4" w:rsidR="00C84D6C" w:rsidP="00CE2ADC" w:rsidRDefault="00C84D6C" w14:paraId="61CBCCF8" w14:textId="77777777">
            <w:pPr>
              <w:spacing w:line="240" w:lineRule="auto"/>
              <w:rPr>
                <w:rFonts w:cs="Calibri"/>
                <w:color w:val="FF0000"/>
                <w:sz w:val="18"/>
                <w:szCs w:val="18"/>
                <w:lang w:eastAsia="fr-FR"/>
              </w:rPr>
            </w:pPr>
            <w:r w:rsidRPr="00DF14A4">
              <w:rPr>
                <w:rFonts w:cs="Calibri"/>
                <w:color w:val="FF0000"/>
                <w:sz w:val="18"/>
                <w:szCs w:val="18"/>
                <w:lang w:eastAsia="fr-FR"/>
              </w:rPr>
              <w:t>OPEN</w:t>
            </w:r>
          </w:p>
        </w:tc>
        <w:tc>
          <w:tcPr>
            <w:tcW w:w="1410" w:type="dxa"/>
            <w:tcBorders>
              <w:top w:val="nil"/>
              <w:left w:val="nil"/>
              <w:bottom w:val="single" w:color="auto" w:sz="4" w:space="0"/>
              <w:right w:val="single" w:color="auto" w:sz="4" w:space="0"/>
            </w:tcBorders>
            <w:tcMar/>
            <w:vAlign w:val="center"/>
          </w:tcPr>
          <w:p w:rsidRPr="00DF14A4" w:rsidR="00C84D6C" w:rsidP="00CE2ADC" w:rsidRDefault="000D667F" w14:paraId="6283434C" w14:textId="77777777">
            <w:pPr>
              <w:spacing w:line="240" w:lineRule="auto"/>
              <w:rPr>
                <w:rFonts w:cs="Calibri"/>
                <w:color w:val="FF0000"/>
                <w:sz w:val="18"/>
                <w:szCs w:val="18"/>
                <w:lang w:eastAsia="fr-FR"/>
              </w:rPr>
            </w:pPr>
            <w:r>
              <w:rPr>
                <w:rFonts w:cs="Calibri"/>
                <w:color w:val="FF0000"/>
                <w:sz w:val="18"/>
                <w:szCs w:val="18"/>
                <w:lang w:eastAsia="fr-FR"/>
              </w:rPr>
              <w:t>Se référer au tableau plus haut</w:t>
            </w:r>
          </w:p>
        </w:tc>
        <w:tc>
          <w:tcPr>
            <w:tcW w:w="1283" w:type="dxa"/>
            <w:tcBorders>
              <w:top w:val="nil"/>
              <w:left w:val="nil"/>
              <w:bottom w:val="single" w:color="auto" w:sz="4" w:space="0"/>
              <w:right w:val="single" w:color="auto" w:sz="4" w:space="0"/>
            </w:tcBorders>
            <w:tcMar/>
            <w:vAlign w:val="center"/>
          </w:tcPr>
          <w:p w:rsidRPr="00DF14A4" w:rsidR="00C84D6C" w:rsidP="00CE2ADC" w:rsidRDefault="00C84D6C" w14:paraId="60B9A874" w14:textId="77777777">
            <w:pPr>
              <w:spacing w:line="240" w:lineRule="auto"/>
              <w:rPr>
                <w:rFonts w:cs="Calibri"/>
                <w:color w:val="FF0000"/>
                <w:sz w:val="18"/>
                <w:szCs w:val="18"/>
                <w:lang w:eastAsia="fr-FR"/>
              </w:rPr>
            </w:pPr>
          </w:p>
        </w:tc>
        <w:tc>
          <w:tcPr>
            <w:tcW w:w="2437" w:type="dxa"/>
            <w:tcBorders>
              <w:top w:val="single" w:color="auto" w:sz="4" w:space="0"/>
              <w:left w:val="nil"/>
              <w:bottom w:val="single" w:color="auto" w:sz="4" w:space="0"/>
              <w:right w:val="single" w:color="auto" w:sz="4" w:space="0"/>
            </w:tcBorders>
            <w:tcMar/>
            <w:vAlign w:val="center"/>
          </w:tcPr>
          <w:p w:rsidRPr="00DF14A4" w:rsidR="00C84D6C" w:rsidP="00CE2ADC" w:rsidRDefault="00C84D6C" w14:paraId="4D804EEB" w14:textId="77777777">
            <w:pPr>
              <w:spacing w:line="240" w:lineRule="auto"/>
              <w:rPr>
                <w:rFonts w:cs="Calibri"/>
                <w:color w:val="FF0000"/>
                <w:sz w:val="18"/>
                <w:szCs w:val="18"/>
                <w:lang w:eastAsia="fr-FR"/>
              </w:rPr>
            </w:pPr>
            <w:r w:rsidRPr="00DF14A4">
              <w:rPr>
                <w:rFonts w:cs="Calibri"/>
                <w:color w:val="FF0000"/>
                <w:sz w:val="18"/>
                <w:szCs w:val="18"/>
                <w:lang w:eastAsia="fr-FR"/>
              </w:rPr>
              <w:t xml:space="preserve">Tout ordre saisi après l’envoi du 1er carnet de bourse «08h30 », ne sera traité </w:t>
            </w:r>
            <w:r w:rsidRPr="00D23135">
              <w:rPr>
                <w:rFonts w:cs="Calibri"/>
                <w:color w:val="FF0000"/>
                <w:sz w:val="18"/>
                <w:szCs w:val="18"/>
                <w:lang w:eastAsia="fr-FR"/>
              </w:rPr>
              <w:t>(transmis</w:t>
            </w:r>
            <w:r w:rsidRPr="00DF14A4">
              <w:rPr>
                <w:rFonts w:cs="Calibri"/>
                <w:color w:val="FF0000"/>
                <w:sz w:val="18"/>
                <w:szCs w:val="18"/>
                <w:lang w:eastAsia="fr-FR"/>
              </w:rPr>
              <w:t xml:space="preserve"> à ATI) que la journée suivante.</w:t>
            </w:r>
            <w:r w:rsidRPr="00DF14A4">
              <w:rPr>
                <w:rFonts w:cs="Calibri"/>
                <w:color w:val="FF0000"/>
                <w:sz w:val="18"/>
                <w:szCs w:val="18"/>
                <w:lang w:eastAsia="fr-FR"/>
              </w:rPr>
              <w:br/>
            </w:r>
            <w:r w:rsidRPr="00DF14A4">
              <w:rPr>
                <w:rFonts w:cs="Calibri"/>
                <w:color w:val="FF0000"/>
                <w:sz w:val="18"/>
                <w:szCs w:val="18"/>
                <w:lang w:eastAsia="fr-FR"/>
              </w:rPr>
              <w:t xml:space="preserve">la date de </w:t>
            </w:r>
            <w:r w:rsidRPr="00D23135">
              <w:rPr>
                <w:rFonts w:cs="Calibri"/>
                <w:color w:val="FF0000"/>
                <w:sz w:val="18"/>
                <w:szCs w:val="18"/>
                <w:lang w:eastAsia="fr-FR"/>
              </w:rPr>
              <w:t>début</w:t>
            </w:r>
            <w:r w:rsidRPr="00DF14A4">
              <w:rPr>
                <w:rFonts w:cs="Calibri"/>
                <w:color w:val="FF0000"/>
                <w:sz w:val="18"/>
                <w:szCs w:val="18"/>
                <w:lang w:eastAsia="fr-FR"/>
              </w:rPr>
              <w:t xml:space="preserve"> de l'ordre doit </w:t>
            </w:r>
            <w:r w:rsidRPr="00D23135">
              <w:rPr>
                <w:rFonts w:cs="Calibri"/>
                <w:color w:val="FF0000"/>
                <w:sz w:val="18"/>
                <w:szCs w:val="18"/>
                <w:lang w:eastAsia="fr-FR"/>
              </w:rPr>
              <w:t>être</w:t>
            </w:r>
            <w:r w:rsidRPr="00DF14A4">
              <w:rPr>
                <w:rFonts w:cs="Calibri"/>
                <w:color w:val="FF0000"/>
                <w:sz w:val="18"/>
                <w:szCs w:val="18"/>
                <w:lang w:eastAsia="fr-FR"/>
              </w:rPr>
              <w:t xml:space="preserve"> la journée ouverte suivante (date </w:t>
            </w:r>
            <w:r w:rsidRPr="00D23135">
              <w:rPr>
                <w:rFonts w:cs="Calibri"/>
                <w:color w:val="FF0000"/>
                <w:sz w:val="18"/>
                <w:szCs w:val="18"/>
                <w:lang w:eastAsia="fr-FR"/>
              </w:rPr>
              <w:t>début</w:t>
            </w:r>
            <w:r w:rsidRPr="00DF14A4">
              <w:rPr>
                <w:rFonts w:cs="Calibri"/>
                <w:color w:val="FF0000"/>
                <w:sz w:val="18"/>
                <w:szCs w:val="18"/>
                <w:lang w:eastAsia="fr-FR"/>
              </w:rPr>
              <w:t xml:space="preserve"> = date de l'ordre)</w:t>
            </w:r>
          </w:p>
        </w:tc>
        <w:tc>
          <w:tcPr>
            <w:tcW w:w="2307" w:type="dxa"/>
            <w:tcBorders>
              <w:top w:val="single" w:color="auto" w:sz="4" w:space="0"/>
              <w:left w:val="single" w:color="auto" w:sz="4" w:space="0"/>
              <w:bottom w:val="single" w:color="auto" w:sz="4" w:space="0"/>
              <w:right w:val="single" w:color="auto" w:sz="4" w:space="0"/>
            </w:tcBorders>
            <w:tcMar/>
            <w:vAlign w:val="center"/>
          </w:tcPr>
          <w:p w:rsidRPr="00DF14A4" w:rsidR="00C84D6C" w:rsidP="00CE2ADC" w:rsidRDefault="00C84D6C" w14:paraId="4E6072F9" w14:textId="77777777">
            <w:pPr>
              <w:spacing w:line="240" w:lineRule="auto"/>
              <w:rPr>
                <w:rFonts w:cs="Calibri"/>
                <w:color w:val="FF0000"/>
                <w:sz w:val="18"/>
                <w:szCs w:val="18"/>
                <w:lang w:eastAsia="fr-FR"/>
              </w:rPr>
            </w:pPr>
            <w:r w:rsidRPr="00DF14A4">
              <w:rPr>
                <w:rFonts w:cs="Calibri"/>
                <w:color w:val="FF0000"/>
                <w:sz w:val="18"/>
                <w:szCs w:val="18"/>
                <w:lang w:eastAsia="fr-FR"/>
              </w:rPr>
              <w:t xml:space="preserve">Tout ordre saisi après l’envoi du 1er carnet de bourse «08h30 », ne sera traité </w:t>
            </w:r>
            <w:r w:rsidRPr="00D23135">
              <w:rPr>
                <w:rFonts w:cs="Calibri"/>
                <w:color w:val="FF0000"/>
                <w:sz w:val="18"/>
                <w:szCs w:val="18"/>
                <w:lang w:eastAsia="fr-FR"/>
              </w:rPr>
              <w:t>(transmis</w:t>
            </w:r>
            <w:r w:rsidRPr="00DF14A4">
              <w:rPr>
                <w:rFonts w:cs="Calibri"/>
                <w:color w:val="FF0000"/>
                <w:sz w:val="18"/>
                <w:szCs w:val="18"/>
                <w:lang w:eastAsia="fr-FR"/>
              </w:rPr>
              <w:t xml:space="preserve"> à ATI) que la journée suivante.</w:t>
            </w:r>
            <w:r w:rsidRPr="00DF14A4">
              <w:rPr>
                <w:rFonts w:cs="Calibri"/>
                <w:color w:val="FF0000"/>
                <w:sz w:val="18"/>
                <w:szCs w:val="18"/>
                <w:lang w:eastAsia="fr-FR"/>
              </w:rPr>
              <w:br/>
            </w:r>
            <w:r w:rsidRPr="00DF14A4">
              <w:rPr>
                <w:rFonts w:cs="Calibri"/>
                <w:color w:val="FF0000"/>
                <w:sz w:val="18"/>
                <w:szCs w:val="18"/>
                <w:lang w:eastAsia="fr-FR"/>
              </w:rPr>
              <w:t xml:space="preserve">la date de </w:t>
            </w:r>
            <w:r w:rsidRPr="00D23135">
              <w:rPr>
                <w:rFonts w:cs="Calibri"/>
                <w:color w:val="FF0000"/>
                <w:sz w:val="18"/>
                <w:szCs w:val="18"/>
                <w:lang w:eastAsia="fr-FR"/>
              </w:rPr>
              <w:t>début</w:t>
            </w:r>
            <w:r w:rsidRPr="00DF14A4">
              <w:rPr>
                <w:rFonts w:cs="Calibri"/>
                <w:color w:val="FF0000"/>
                <w:sz w:val="18"/>
                <w:szCs w:val="18"/>
                <w:lang w:eastAsia="fr-FR"/>
              </w:rPr>
              <w:t xml:space="preserve"> de l'ordre doit </w:t>
            </w:r>
            <w:r w:rsidRPr="00D23135">
              <w:rPr>
                <w:rFonts w:cs="Calibri"/>
                <w:color w:val="FF0000"/>
                <w:sz w:val="18"/>
                <w:szCs w:val="18"/>
                <w:lang w:eastAsia="fr-FR"/>
              </w:rPr>
              <w:t>être</w:t>
            </w:r>
            <w:r w:rsidRPr="00DF14A4">
              <w:rPr>
                <w:rFonts w:cs="Calibri"/>
                <w:color w:val="FF0000"/>
                <w:sz w:val="18"/>
                <w:szCs w:val="18"/>
                <w:lang w:eastAsia="fr-FR"/>
              </w:rPr>
              <w:t xml:space="preserve"> la journée ouverte suivante (date </w:t>
            </w:r>
            <w:r w:rsidRPr="00D23135">
              <w:rPr>
                <w:rFonts w:cs="Calibri"/>
                <w:color w:val="FF0000"/>
                <w:sz w:val="18"/>
                <w:szCs w:val="18"/>
                <w:lang w:eastAsia="fr-FR"/>
              </w:rPr>
              <w:t>début</w:t>
            </w:r>
            <w:r w:rsidRPr="00DF14A4">
              <w:rPr>
                <w:rFonts w:cs="Calibri"/>
                <w:color w:val="FF0000"/>
                <w:sz w:val="18"/>
                <w:szCs w:val="18"/>
                <w:lang w:eastAsia="fr-FR"/>
              </w:rPr>
              <w:t xml:space="preserve"> = date de l'ordre)</w:t>
            </w:r>
          </w:p>
        </w:tc>
      </w:tr>
      <w:tr w:rsidRPr="00D23135" w:rsidR="00C84D6C" w:rsidTr="42262169" w14:paraId="6C85EB62" w14:textId="77777777">
        <w:trPr>
          <w:trHeight w:val="1526"/>
        </w:trPr>
        <w:tc>
          <w:tcPr>
            <w:tcW w:w="1085" w:type="dxa"/>
            <w:tcBorders>
              <w:top w:val="nil"/>
              <w:left w:val="single" w:color="auto" w:sz="4" w:space="0"/>
              <w:bottom w:val="single" w:color="auto" w:sz="4" w:space="0"/>
              <w:right w:val="single" w:color="auto" w:sz="4" w:space="0"/>
            </w:tcBorders>
            <w:tcMar/>
            <w:vAlign w:val="center"/>
          </w:tcPr>
          <w:p w:rsidRPr="00DF14A4" w:rsidR="00C84D6C" w:rsidP="00CE2ADC" w:rsidRDefault="00C84D6C" w14:paraId="3C31651B" w14:textId="77777777">
            <w:pPr>
              <w:spacing w:line="240" w:lineRule="auto"/>
              <w:rPr>
                <w:rFonts w:cs="Calibri"/>
                <w:color w:val="FF0000"/>
                <w:sz w:val="18"/>
                <w:szCs w:val="18"/>
                <w:lang w:eastAsia="fr-FR"/>
              </w:rPr>
            </w:pPr>
            <w:r w:rsidRPr="00DF14A4">
              <w:rPr>
                <w:rFonts w:cs="Calibri"/>
                <w:color w:val="FF0000"/>
                <w:sz w:val="18"/>
                <w:szCs w:val="18"/>
                <w:lang w:eastAsia="fr-FR"/>
              </w:rPr>
              <w:t>Achat / vente</w:t>
            </w:r>
          </w:p>
        </w:tc>
        <w:tc>
          <w:tcPr>
            <w:tcW w:w="897" w:type="dxa"/>
            <w:tcBorders>
              <w:top w:val="nil"/>
              <w:left w:val="nil"/>
              <w:bottom w:val="single" w:color="auto" w:sz="4" w:space="0"/>
              <w:right w:val="single" w:color="auto" w:sz="4" w:space="0"/>
            </w:tcBorders>
            <w:tcMar/>
            <w:vAlign w:val="center"/>
          </w:tcPr>
          <w:p w:rsidRPr="00DF14A4" w:rsidR="00C84D6C" w:rsidP="00CE2ADC" w:rsidRDefault="00C84D6C" w14:paraId="4E009F7D" w14:textId="77777777">
            <w:pPr>
              <w:spacing w:line="240" w:lineRule="auto"/>
              <w:rPr>
                <w:rFonts w:cs="Calibri"/>
                <w:color w:val="FF0000"/>
                <w:sz w:val="18"/>
                <w:szCs w:val="18"/>
                <w:lang w:eastAsia="fr-FR"/>
              </w:rPr>
            </w:pPr>
            <w:r w:rsidRPr="00D23135">
              <w:rPr>
                <w:rFonts w:cs="Calibri"/>
                <w:color w:val="FF0000"/>
                <w:sz w:val="18"/>
                <w:szCs w:val="18"/>
                <w:lang w:eastAsia="fr-FR"/>
              </w:rPr>
              <w:t>Au Marché</w:t>
            </w:r>
          </w:p>
        </w:tc>
        <w:tc>
          <w:tcPr>
            <w:tcW w:w="1410" w:type="dxa"/>
            <w:tcBorders>
              <w:top w:val="nil"/>
              <w:left w:val="nil"/>
              <w:bottom w:val="single" w:color="auto" w:sz="4" w:space="0"/>
              <w:right w:val="single" w:color="auto" w:sz="4" w:space="0"/>
            </w:tcBorders>
            <w:tcMar/>
            <w:vAlign w:val="center"/>
          </w:tcPr>
          <w:p w:rsidRPr="00DF14A4" w:rsidR="00C84D6C" w:rsidP="00CE2ADC" w:rsidRDefault="00C84D6C" w14:paraId="08F360B8" w14:textId="77777777">
            <w:pPr>
              <w:spacing w:line="240" w:lineRule="auto"/>
              <w:rPr>
                <w:rFonts w:cs="Calibri"/>
                <w:color w:val="FF0000"/>
                <w:sz w:val="18"/>
                <w:szCs w:val="18"/>
                <w:lang w:eastAsia="fr-FR"/>
              </w:rPr>
            </w:pPr>
            <w:r w:rsidRPr="00D23135">
              <w:rPr>
                <w:rFonts w:cs="Calibri"/>
                <w:color w:val="FF0000"/>
                <w:sz w:val="18"/>
                <w:szCs w:val="18"/>
                <w:lang w:eastAsia="fr-FR"/>
              </w:rPr>
              <w:t>Entre 2</w:t>
            </w:r>
            <w:r w:rsidRPr="00D23135">
              <w:rPr>
                <w:rFonts w:cs="Calibri"/>
                <w:color w:val="FF0000"/>
                <w:sz w:val="18"/>
                <w:szCs w:val="18"/>
                <w:vertAlign w:val="superscript"/>
                <w:lang w:eastAsia="fr-FR"/>
              </w:rPr>
              <w:t>ème</w:t>
            </w:r>
            <w:r w:rsidRPr="00D23135">
              <w:rPr>
                <w:rFonts w:cs="Calibri"/>
                <w:color w:val="FF0000"/>
                <w:sz w:val="18"/>
                <w:szCs w:val="18"/>
                <w:lang w:eastAsia="fr-FR"/>
              </w:rPr>
              <w:t xml:space="preserve"> vacation et la Dernière</w:t>
            </w:r>
            <w:r w:rsidRPr="00DF14A4">
              <w:rPr>
                <w:rFonts w:cs="Calibri"/>
                <w:color w:val="FF0000"/>
                <w:sz w:val="18"/>
                <w:szCs w:val="18"/>
                <w:lang w:eastAsia="fr-FR"/>
              </w:rPr>
              <w:t xml:space="preserve"> vacation du carnet (14h30)</w:t>
            </w:r>
          </w:p>
        </w:tc>
        <w:tc>
          <w:tcPr>
            <w:tcW w:w="1283" w:type="dxa"/>
            <w:tcBorders>
              <w:top w:val="nil"/>
              <w:left w:val="nil"/>
              <w:bottom w:val="single" w:color="auto" w:sz="4" w:space="0"/>
              <w:right w:val="single" w:color="auto" w:sz="4" w:space="0"/>
            </w:tcBorders>
            <w:tcMar/>
            <w:vAlign w:val="center"/>
          </w:tcPr>
          <w:p w:rsidRPr="00DF14A4" w:rsidR="00C84D6C" w:rsidP="00CE2ADC" w:rsidRDefault="00C84D6C" w14:paraId="7BD2324E" w14:textId="77777777">
            <w:pPr>
              <w:spacing w:line="240" w:lineRule="auto"/>
              <w:rPr>
                <w:rFonts w:cs="Calibri"/>
                <w:color w:val="FF0000"/>
                <w:sz w:val="18"/>
                <w:szCs w:val="18"/>
                <w:lang w:eastAsia="fr-FR"/>
              </w:rPr>
            </w:pPr>
            <w:r>
              <w:rPr>
                <w:rFonts w:cs="Calibri"/>
                <w:color w:val="FF0000"/>
                <w:sz w:val="18"/>
                <w:szCs w:val="18"/>
                <w:lang w:eastAsia="fr-FR"/>
              </w:rPr>
              <w:t xml:space="preserve">Ne pas permettre la saisie </w:t>
            </w:r>
          </w:p>
        </w:tc>
        <w:tc>
          <w:tcPr>
            <w:tcW w:w="2437" w:type="dxa"/>
            <w:tcBorders>
              <w:top w:val="single" w:color="auto" w:sz="4" w:space="0"/>
              <w:left w:val="nil"/>
              <w:bottom w:val="single" w:color="auto" w:sz="4" w:space="0"/>
              <w:right w:val="single" w:color="auto" w:sz="4" w:space="0"/>
            </w:tcBorders>
            <w:tcMar/>
            <w:vAlign w:val="center"/>
          </w:tcPr>
          <w:p w:rsidRPr="00DF14A4" w:rsidR="00C84D6C" w:rsidP="00CE2ADC" w:rsidRDefault="00C84D6C" w14:paraId="49E0D4C5" w14:textId="77777777">
            <w:pPr>
              <w:spacing w:line="240" w:lineRule="auto"/>
              <w:rPr>
                <w:rFonts w:cs="Calibri"/>
                <w:color w:val="FF0000"/>
                <w:sz w:val="18"/>
                <w:szCs w:val="18"/>
                <w:lang w:eastAsia="fr-FR"/>
              </w:rPr>
            </w:pPr>
            <w:bookmarkStart w:name="_Int_98sY5heA" w:id="1269325801"/>
            <w:r w:rsidRPr="42262169" w:rsidR="297F7B6E">
              <w:rPr>
                <w:rFonts w:cs="Calibri"/>
                <w:color w:val="FF0000"/>
                <w:sz w:val="18"/>
                <w:szCs w:val="18"/>
                <w:lang w:eastAsia="fr-FR"/>
              </w:rPr>
              <w:t>permettre</w:t>
            </w:r>
            <w:bookmarkEnd w:id="1269325801"/>
            <w:r w:rsidRPr="42262169" w:rsidR="297F7B6E">
              <w:rPr>
                <w:rFonts w:cs="Calibri"/>
                <w:color w:val="FF0000"/>
                <w:sz w:val="18"/>
                <w:szCs w:val="18"/>
                <w:lang w:eastAsia="fr-FR"/>
              </w:rPr>
              <w:t xml:space="preserve"> la saisie d’un ordre avec </w:t>
            </w:r>
            <w:r w:rsidRPr="42262169" w:rsidR="297F7B6E">
              <w:rPr>
                <w:rFonts w:cs="Calibri"/>
                <w:color w:val="FF0000"/>
                <w:sz w:val="18"/>
                <w:szCs w:val="18"/>
                <w:lang w:eastAsia="fr-FR"/>
              </w:rPr>
              <w:t xml:space="preserve">La </w:t>
            </w:r>
            <w:r w:rsidRPr="42262169" w:rsidR="297F7B6E">
              <w:rPr>
                <w:rFonts w:cs="Calibri"/>
                <w:color w:val="FF0000"/>
                <w:sz w:val="18"/>
                <w:szCs w:val="18"/>
                <w:lang w:eastAsia="fr-FR"/>
              </w:rPr>
              <w:t>limité Au Marché</w:t>
            </w:r>
          </w:p>
        </w:tc>
        <w:tc>
          <w:tcPr>
            <w:tcW w:w="2307" w:type="dxa"/>
            <w:tcBorders>
              <w:top w:val="single" w:color="auto" w:sz="4" w:space="0"/>
              <w:left w:val="single" w:color="auto" w:sz="4" w:space="0"/>
              <w:bottom w:val="single" w:color="auto" w:sz="4" w:space="0"/>
              <w:right w:val="single" w:color="auto" w:sz="4" w:space="0"/>
            </w:tcBorders>
            <w:tcMar/>
            <w:vAlign w:val="center"/>
          </w:tcPr>
          <w:p w:rsidRPr="00DF14A4" w:rsidR="00C84D6C" w:rsidP="00CE2ADC" w:rsidRDefault="00C84D6C" w14:paraId="514F5BE9" w14:textId="77777777">
            <w:pPr>
              <w:spacing w:line="240" w:lineRule="auto"/>
              <w:rPr>
                <w:rFonts w:cs="Calibri"/>
                <w:color w:val="FF0000"/>
                <w:sz w:val="18"/>
                <w:szCs w:val="18"/>
                <w:lang w:eastAsia="fr-FR"/>
              </w:rPr>
            </w:pPr>
            <w:r>
              <w:rPr>
                <w:rFonts w:cs="Calibri"/>
                <w:color w:val="FF0000"/>
                <w:sz w:val="18"/>
                <w:szCs w:val="18"/>
                <w:lang w:eastAsia="fr-FR"/>
              </w:rPr>
              <w:t>Ne pas permettre la saisie</w:t>
            </w:r>
          </w:p>
        </w:tc>
      </w:tr>
      <w:tr w:rsidRPr="00D23135" w:rsidR="00C84D6C" w:rsidTr="42262169" w14:paraId="781C87F3" w14:textId="77777777">
        <w:trPr>
          <w:trHeight w:val="1526"/>
        </w:trPr>
        <w:tc>
          <w:tcPr>
            <w:tcW w:w="1085" w:type="dxa"/>
            <w:tcBorders>
              <w:top w:val="nil"/>
              <w:left w:val="single" w:color="auto" w:sz="4" w:space="0"/>
              <w:bottom w:val="single" w:color="auto" w:sz="4" w:space="0"/>
              <w:right w:val="single" w:color="auto" w:sz="4" w:space="0"/>
            </w:tcBorders>
            <w:tcMar/>
            <w:vAlign w:val="center"/>
          </w:tcPr>
          <w:p w:rsidRPr="00DF14A4" w:rsidR="00C84D6C" w:rsidP="00CE2ADC" w:rsidRDefault="00C84D6C" w14:paraId="68A40476" w14:textId="77777777">
            <w:pPr>
              <w:spacing w:line="240" w:lineRule="auto"/>
              <w:rPr>
                <w:rFonts w:cs="Calibri"/>
                <w:color w:val="FF0000"/>
                <w:sz w:val="18"/>
                <w:szCs w:val="18"/>
                <w:lang w:eastAsia="fr-FR"/>
              </w:rPr>
            </w:pPr>
            <w:r w:rsidRPr="00DF14A4">
              <w:rPr>
                <w:rFonts w:cs="Calibri"/>
                <w:color w:val="FF0000"/>
                <w:sz w:val="18"/>
                <w:szCs w:val="18"/>
                <w:lang w:eastAsia="fr-FR"/>
              </w:rPr>
              <w:t>Achat / vente</w:t>
            </w:r>
          </w:p>
        </w:tc>
        <w:tc>
          <w:tcPr>
            <w:tcW w:w="897" w:type="dxa"/>
            <w:tcBorders>
              <w:top w:val="nil"/>
              <w:left w:val="nil"/>
              <w:bottom w:val="single" w:color="auto" w:sz="4" w:space="0"/>
              <w:right w:val="single" w:color="auto" w:sz="4" w:space="0"/>
            </w:tcBorders>
            <w:tcMar/>
            <w:vAlign w:val="center"/>
          </w:tcPr>
          <w:p w:rsidRPr="00DF14A4" w:rsidR="00C84D6C" w:rsidP="00CE2ADC" w:rsidRDefault="00C84D6C" w14:paraId="774C186D" w14:textId="77777777">
            <w:pPr>
              <w:spacing w:line="240" w:lineRule="auto"/>
              <w:rPr>
                <w:rFonts w:cs="Calibri"/>
                <w:color w:val="FF0000"/>
                <w:sz w:val="18"/>
                <w:szCs w:val="18"/>
                <w:lang w:eastAsia="fr-FR"/>
              </w:rPr>
            </w:pPr>
            <w:r w:rsidRPr="00DF14A4">
              <w:rPr>
                <w:rFonts w:cs="Calibri"/>
                <w:color w:val="FF0000"/>
                <w:sz w:val="18"/>
                <w:szCs w:val="18"/>
                <w:lang w:eastAsia="fr-FR"/>
              </w:rPr>
              <w:t>ATP, Fix</w:t>
            </w:r>
          </w:p>
        </w:tc>
        <w:tc>
          <w:tcPr>
            <w:tcW w:w="1410" w:type="dxa"/>
            <w:tcBorders>
              <w:top w:val="nil"/>
              <w:left w:val="nil"/>
              <w:bottom w:val="single" w:color="auto" w:sz="4" w:space="0"/>
              <w:right w:val="single" w:color="auto" w:sz="4" w:space="0"/>
            </w:tcBorders>
            <w:tcMar/>
            <w:vAlign w:val="center"/>
          </w:tcPr>
          <w:p w:rsidRPr="00DF14A4" w:rsidR="00C84D6C" w:rsidP="00CE2ADC" w:rsidRDefault="00C84D6C" w14:paraId="3D520D93" w14:textId="77777777">
            <w:pPr>
              <w:spacing w:line="240" w:lineRule="auto"/>
              <w:rPr>
                <w:rFonts w:cs="Calibri"/>
                <w:color w:val="FF0000"/>
                <w:sz w:val="18"/>
                <w:szCs w:val="18"/>
                <w:lang w:eastAsia="fr-FR"/>
              </w:rPr>
            </w:pPr>
            <w:r w:rsidRPr="00D23135">
              <w:rPr>
                <w:rFonts w:cs="Calibri"/>
                <w:color w:val="FF0000"/>
                <w:sz w:val="18"/>
                <w:szCs w:val="18"/>
                <w:lang w:eastAsia="fr-FR"/>
              </w:rPr>
              <w:t>Dernière</w:t>
            </w:r>
            <w:r w:rsidRPr="00DF14A4">
              <w:rPr>
                <w:rFonts w:cs="Calibri"/>
                <w:color w:val="FF0000"/>
                <w:sz w:val="18"/>
                <w:szCs w:val="18"/>
                <w:lang w:eastAsia="fr-FR"/>
              </w:rPr>
              <w:t xml:space="preserve"> vacation du carnet (14h30)</w:t>
            </w:r>
          </w:p>
        </w:tc>
        <w:tc>
          <w:tcPr>
            <w:tcW w:w="1283" w:type="dxa"/>
            <w:tcBorders>
              <w:top w:val="nil"/>
              <w:left w:val="nil"/>
              <w:bottom w:val="single" w:color="auto" w:sz="4" w:space="0"/>
              <w:right w:val="single" w:color="auto" w:sz="4" w:space="0"/>
            </w:tcBorders>
            <w:tcMar/>
            <w:vAlign w:val="center"/>
          </w:tcPr>
          <w:p w:rsidRPr="00DF14A4" w:rsidR="00C84D6C" w:rsidP="00CE2ADC" w:rsidRDefault="00C84D6C" w14:paraId="0FDFA389" w14:textId="77777777">
            <w:pPr>
              <w:spacing w:line="240" w:lineRule="auto"/>
              <w:rPr>
                <w:rFonts w:cs="Calibri"/>
                <w:color w:val="FF0000"/>
                <w:sz w:val="18"/>
                <w:szCs w:val="18"/>
                <w:lang w:eastAsia="fr-FR"/>
              </w:rPr>
            </w:pPr>
            <w:r w:rsidRPr="00DF14A4">
              <w:rPr>
                <w:rFonts w:cs="Calibri"/>
                <w:color w:val="FF0000"/>
                <w:sz w:val="18"/>
                <w:szCs w:val="18"/>
                <w:lang w:eastAsia="fr-FR"/>
              </w:rPr>
              <w:t>Pas de restriction</w:t>
            </w:r>
          </w:p>
        </w:tc>
        <w:tc>
          <w:tcPr>
            <w:tcW w:w="2437" w:type="dxa"/>
            <w:tcBorders>
              <w:top w:val="single" w:color="auto" w:sz="4" w:space="0"/>
              <w:left w:val="nil"/>
              <w:bottom w:val="single" w:color="auto" w:sz="4" w:space="0"/>
              <w:right w:val="single" w:color="auto" w:sz="4" w:space="0"/>
            </w:tcBorders>
            <w:tcMar/>
            <w:vAlign w:val="center"/>
          </w:tcPr>
          <w:p w:rsidRPr="00DF14A4" w:rsidR="00C84D6C" w:rsidP="00CE2ADC" w:rsidRDefault="00C84D6C" w14:paraId="11917E29" w14:textId="77777777">
            <w:pPr>
              <w:spacing w:line="240" w:lineRule="auto"/>
              <w:rPr>
                <w:rFonts w:cs="Calibri"/>
                <w:color w:val="FF0000"/>
                <w:sz w:val="18"/>
                <w:szCs w:val="18"/>
                <w:lang w:eastAsia="fr-FR"/>
              </w:rPr>
            </w:pPr>
            <w:r w:rsidRPr="00DF14A4">
              <w:rPr>
                <w:rFonts w:cs="Calibri"/>
                <w:color w:val="FF0000"/>
                <w:sz w:val="18"/>
                <w:szCs w:val="18"/>
                <w:lang w:eastAsia="fr-FR"/>
              </w:rPr>
              <w:t>Pas de restriction</w:t>
            </w:r>
          </w:p>
        </w:tc>
        <w:tc>
          <w:tcPr>
            <w:tcW w:w="2307" w:type="dxa"/>
            <w:tcBorders>
              <w:top w:val="single" w:color="auto" w:sz="4" w:space="0"/>
              <w:left w:val="single" w:color="auto" w:sz="4" w:space="0"/>
              <w:bottom w:val="single" w:color="auto" w:sz="4" w:space="0"/>
              <w:right w:val="single" w:color="auto" w:sz="4" w:space="0"/>
            </w:tcBorders>
            <w:tcMar/>
            <w:vAlign w:val="center"/>
          </w:tcPr>
          <w:p w:rsidRPr="00DF14A4" w:rsidR="00C84D6C" w:rsidP="00CE2ADC" w:rsidRDefault="00C84D6C" w14:paraId="15A1B800" w14:textId="77777777">
            <w:pPr>
              <w:spacing w:line="240" w:lineRule="auto"/>
              <w:rPr>
                <w:rFonts w:cs="Calibri"/>
                <w:color w:val="FF0000"/>
                <w:sz w:val="18"/>
                <w:szCs w:val="18"/>
                <w:lang w:eastAsia="fr-FR"/>
              </w:rPr>
            </w:pPr>
            <w:r w:rsidRPr="00DF14A4">
              <w:rPr>
                <w:rFonts w:cs="Calibri"/>
                <w:color w:val="FF0000"/>
                <w:sz w:val="18"/>
                <w:szCs w:val="18"/>
                <w:lang w:eastAsia="fr-FR"/>
              </w:rPr>
              <w:t xml:space="preserve">Tout ordre saisi après l’envoi de la </w:t>
            </w:r>
            <w:r w:rsidRPr="00D23135">
              <w:rPr>
                <w:rFonts w:cs="Calibri"/>
                <w:color w:val="FF0000"/>
                <w:sz w:val="18"/>
                <w:szCs w:val="18"/>
                <w:lang w:eastAsia="fr-FR"/>
              </w:rPr>
              <w:t>dernière</w:t>
            </w:r>
            <w:r w:rsidRPr="00DF14A4">
              <w:rPr>
                <w:rFonts w:cs="Calibri"/>
                <w:color w:val="FF0000"/>
                <w:sz w:val="18"/>
                <w:szCs w:val="18"/>
                <w:lang w:eastAsia="fr-FR"/>
              </w:rPr>
              <w:t xml:space="preserve"> vacation carnet de bourse «14h00 », ne sera traité </w:t>
            </w:r>
            <w:r w:rsidRPr="00D23135">
              <w:rPr>
                <w:rFonts w:cs="Calibri"/>
                <w:color w:val="FF0000"/>
                <w:sz w:val="18"/>
                <w:szCs w:val="18"/>
                <w:lang w:eastAsia="fr-FR"/>
              </w:rPr>
              <w:t>(transmis</w:t>
            </w:r>
            <w:r w:rsidRPr="00DF14A4">
              <w:rPr>
                <w:rFonts w:cs="Calibri"/>
                <w:color w:val="FF0000"/>
                <w:sz w:val="18"/>
                <w:szCs w:val="18"/>
                <w:lang w:eastAsia="fr-FR"/>
              </w:rPr>
              <w:t xml:space="preserve"> à ATI) que la journée suivante.</w:t>
            </w:r>
            <w:r w:rsidRPr="00DF14A4">
              <w:rPr>
                <w:rFonts w:cs="Calibri"/>
                <w:color w:val="FF0000"/>
                <w:sz w:val="18"/>
                <w:szCs w:val="18"/>
                <w:lang w:eastAsia="fr-FR"/>
              </w:rPr>
              <w:br/>
            </w:r>
            <w:r w:rsidRPr="00DF14A4">
              <w:rPr>
                <w:rFonts w:cs="Calibri"/>
                <w:color w:val="FF0000"/>
                <w:sz w:val="18"/>
                <w:szCs w:val="18"/>
                <w:lang w:eastAsia="fr-FR"/>
              </w:rPr>
              <w:t xml:space="preserve">la date de </w:t>
            </w:r>
            <w:r w:rsidRPr="00D23135">
              <w:rPr>
                <w:rFonts w:cs="Calibri"/>
                <w:color w:val="FF0000"/>
                <w:sz w:val="18"/>
                <w:szCs w:val="18"/>
                <w:lang w:eastAsia="fr-FR"/>
              </w:rPr>
              <w:t>début</w:t>
            </w:r>
            <w:r w:rsidRPr="00DF14A4">
              <w:rPr>
                <w:rFonts w:cs="Calibri"/>
                <w:color w:val="FF0000"/>
                <w:sz w:val="18"/>
                <w:szCs w:val="18"/>
                <w:lang w:eastAsia="fr-FR"/>
              </w:rPr>
              <w:t xml:space="preserve"> de l'ordre doit </w:t>
            </w:r>
            <w:r w:rsidRPr="00D23135">
              <w:rPr>
                <w:rFonts w:cs="Calibri"/>
                <w:color w:val="FF0000"/>
                <w:sz w:val="18"/>
                <w:szCs w:val="18"/>
                <w:lang w:eastAsia="fr-FR"/>
              </w:rPr>
              <w:t>être</w:t>
            </w:r>
            <w:r w:rsidRPr="00DF14A4">
              <w:rPr>
                <w:rFonts w:cs="Calibri"/>
                <w:color w:val="FF0000"/>
                <w:sz w:val="18"/>
                <w:szCs w:val="18"/>
                <w:lang w:eastAsia="fr-FR"/>
              </w:rPr>
              <w:t xml:space="preserve"> la journée ouverte suivante (date </w:t>
            </w:r>
            <w:r w:rsidRPr="00D23135">
              <w:rPr>
                <w:rFonts w:cs="Calibri"/>
                <w:color w:val="FF0000"/>
                <w:sz w:val="18"/>
                <w:szCs w:val="18"/>
                <w:lang w:eastAsia="fr-FR"/>
              </w:rPr>
              <w:t>début</w:t>
            </w:r>
            <w:r w:rsidRPr="00DF14A4">
              <w:rPr>
                <w:rFonts w:cs="Calibri"/>
                <w:color w:val="FF0000"/>
                <w:sz w:val="18"/>
                <w:szCs w:val="18"/>
                <w:lang w:eastAsia="fr-FR"/>
              </w:rPr>
              <w:t xml:space="preserve"> = date de l'ordre)</w:t>
            </w:r>
          </w:p>
        </w:tc>
      </w:tr>
      <w:tr w:rsidRPr="00D23135" w:rsidR="00C84D6C" w:rsidTr="42262169" w14:paraId="2CF97C13" w14:textId="77777777">
        <w:trPr>
          <w:trHeight w:val="1526"/>
        </w:trPr>
        <w:tc>
          <w:tcPr>
            <w:tcW w:w="1085" w:type="dxa"/>
            <w:tcBorders>
              <w:top w:val="nil"/>
              <w:left w:val="single" w:color="auto" w:sz="4" w:space="0"/>
              <w:bottom w:val="single" w:color="auto" w:sz="4" w:space="0"/>
              <w:right w:val="single" w:color="auto" w:sz="4" w:space="0"/>
            </w:tcBorders>
            <w:tcMar/>
            <w:vAlign w:val="center"/>
          </w:tcPr>
          <w:p w:rsidRPr="00DF14A4" w:rsidR="00C84D6C" w:rsidP="00CE2ADC" w:rsidRDefault="00C84D6C" w14:paraId="79987F11" w14:textId="77777777">
            <w:pPr>
              <w:spacing w:line="240" w:lineRule="auto"/>
              <w:rPr>
                <w:rFonts w:cs="Calibri"/>
                <w:color w:val="FF0000"/>
                <w:sz w:val="18"/>
                <w:szCs w:val="18"/>
                <w:lang w:eastAsia="fr-FR"/>
              </w:rPr>
            </w:pPr>
            <w:r w:rsidRPr="00DF14A4">
              <w:rPr>
                <w:rFonts w:cs="Calibri"/>
                <w:color w:val="FF0000"/>
                <w:sz w:val="18"/>
                <w:szCs w:val="18"/>
                <w:lang w:eastAsia="fr-FR"/>
              </w:rPr>
              <w:t>Modification/ Annulation</w:t>
            </w:r>
            <w:r w:rsidRPr="00D23135">
              <w:rPr>
                <w:rFonts w:cs="Calibri"/>
                <w:color w:val="FF0000"/>
                <w:sz w:val="18"/>
                <w:szCs w:val="18"/>
                <w:lang w:eastAsia="fr-FR"/>
              </w:rPr>
              <w:t xml:space="preserve"> pour les ordres déjà envoyés à la SDB</w:t>
            </w:r>
          </w:p>
        </w:tc>
        <w:tc>
          <w:tcPr>
            <w:tcW w:w="897" w:type="dxa"/>
            <w:tcBorders>
              <w:top w:val="nil"/>
              <w:left w:val="nil"/>
              <w:bottom w:val="single" w:color="auto" w:sz="4" w:space="0"/>
              <w:right w:val="single" w:color="auto" w:sz="4" w:space="0"/>
            </w:tcBorders>
            <w:tcMar/>
            <w:vAlign w:val="center"/>
          </w:tcPr>
          <w:p w:rsidRPr="00DF14A4" w:rsidR="00C84D6C" w:rsidP="00CE2ADC" w:rsidRDefault="00C84D6C" w14:paraId="6A4FB0E0" w14:textId="77777777">
            <w:pPr>
              <w:spacing w:line="240" w:lineRule="auto"/>
              <w:rPr>
                <w:rFonts w:cs="Calibri"/>
                <w:color w:val="FF0000"/>
                <w:sz w:val="18"/>
                <w:szCs w:val="18"/>
                <w:lang w:eastAsia="fr-FR"/>
              </w:rPr>
            </w:pPr>
            <w:r w:rsidRPr="00DF14A4">
              <w:rPr>
                <w:rFonts w:cs="Calibri"/>
                <w:color w:val="FF0000"/>
                <w:sz w:val="18"/>
                <w:szCs w:val="18"/>
                <w:lang w:eastAsia="fr-FR"/>
              </w:rPr>
              <w:t>OPEN, ATP, Au Marché, Fix</w:t>
            </w:r>
          </w:p>
        </w:tc>
        <w:tc>
          <w:tcPr>
            <w:tcW w:w="1410" w:type="dxa"/>
            <w:tcBorders>
              <w:top w:val="nil"/>
              <w:left w:val="nil"/>
              <w:bottom w:val="single" w:color="auto" w:sz="4" w:space="0"/>
              <w:right w:val="single" w:color="auto" w:sz="4" w:space="0"/>
            </w:tcBorders>
            <w:tcMar/>
            <w:vAlign w:val="center"/>
          </w:tcPr>
          <w:p w:rsidRPr="00D23135" w:rsidR="00C84D6C" w:rsidP="00CE2ADC" w:rsidRDefault="00C84D6C" w14:paraId="0E416B67" w14:textId="77777777">
            <w:pPr>
              <w:spacing w:line="240" w:lineRule="auto"/>
              <w:rPr>
                <w:rFonts w:cs="Calibri"/>
                <w:color w:val="FF0000"/>
                <w:sz w:val="18"/>
                <w:szCs w:val="18"/>
                <w:lang w:eastAsia="fr-FR"/>
              </w:rPr>
            </w:pPr>
            <w:r w:rsidRPr="00D23135">
              <w:rPr>
                <w:rFonts w:cs="Calibri"/>
                <w:color w:val="FF0000"/>
                <w:sz w:val="18"/>
                <w:szCs w:val="18"/>
                <w:lang w:eastAsia="fr-FR"/>
              </w:rPr>
              <w:t xml:space="preserve"> Entre 08h30  « l’envoi du 1</w:t>
            </w:r>
            <w:r w:rsidRPr="00D23135">
              <w:rPr>
                <w:rFonts w:cs="Calibri"/>
                <w:color w:val="FF0000"/>
                <w:sz w:val="18"/>
                <w:szCs w:val="18"/>
                <w:vertAlign w:val="superscript"/>
                <w:lang w:eastAsia="fr-FR"/>
              </w:rPr>
              <w:t>er</w:t>
            </w:r>
            <w:r w:rsidRPr="00D23135">
              <w:rPr>
                <w:rFonts w:cs="Calibri"/>
                <w:color w:val="FF0000"/>
                <w:sz w:val="18"/>
                <w:szCs w:val="18"/>
                <w:lang w:eastAsia="fr-FR"/>
              </w:rPr>
              <w:t xml:space="preserve"> carnet » ET  16h15 « Réception des exécutions de la SDB ATI »</w:t>
            </w:r>
          </w:p>
          <w:p w:rsidRPr="00DF14A4" w:rsidR="00C84D6C" w:rsidP="00CE2ADC" w:rsidRDefault="00C84D6C" w14:paraId="7EC202B7" w14:textId="77777777">
            <w:pPr>
              <w:spacing w:line="240" w:lineRule="auto"/>
              <w:rPr>
                <w:rFonts w:cs="Calibri"/>
                <w:color w:val="FF0000"/>
                <w:sz w:val="18"/>
                <w:szCs w:val="18"/>
                <w:lang w:eastAsia="fr-FR"/>
              </w:rPr>
            </w:pPr>
          </w:p>
        </w:tc>
        <w:tc>
          <w:tcPr>
            <w:tcW w:w="1283" w:type="dxa"/>
            <w:tcBorders>
              <w:top w:val="nil"/>
              <w:left w:val="nil"/>
              <w:bottom w:val="single" w:color="auto" w:sz="4" w:space="0"/>
              <w:right w:val="single" w:color="auto" w:sz="4" w:space="0"/>
            </w:tcBorders>
            <w:tcMar/>
            <w:vAlign w:val="center"/>
          </w:tcPr>
          <w:p w:rsidRPr="00DF14A4" w:rsidR="00C84D6C" w:rsidP="00CE2ADC" w:rsidRDefault="00C84D6C" w14:paraId="73EF1E70" w14:textId="77777777">
            <w:pPr>
              <w:spacing w:line="240" w:lineRule="auto"/>
              <w:rPr>
                <w:rFonts w:cs="Calibri"/>
                <w:color w:val="FF0000"/>
                <w:sz w:val="18"/>
                <w:szCs w:val="18"/>
                <w:lang w:eastAsia="fr-FR"/>
              </w:rPr>
            </w:pPr>
            <w:r w:rsidRPr="00DF14A4">
              <w:rPr>
                <w:rFonts w:cs="Calibri"/>
                <w:color w:val="FF0000"/>
                <w:sz w:val="18"/>
                <w:szCs w:val="18"/>
                <w:lang w:eastAsia="fr-FR"/>
              </w:rPr>
              <w:t>Pas de restriction</w:t>
            </w:r>
          </w:p>
        </w:tc>
        <w:tc>
          <w:tcPr>
            <w:tcW w:w="2437" w:type="dxa"/>
            <w:tcBorders>
              <w:top w:val="single" w:color="auto" w:sz="4" w:space="0"/>
              <w:left w:val="nil"/>
              <w:bottom w:val="single" w:color="auto" w:sz="4" w:space="0"/>
              <w:right w:val="single" w:color="auto" w:sz="4" w:space="0"/>
            </w:tcBorders>
            <w:tcMar/>
            <w:vAlign w:val="center"/>
          </w:tcPr>
          <w:p w:rsidRPr="00DF14A4" w:rsidR="00C84D6C" w:rsidP="00CE2ADC" w:rsidRDefault="00C84D6C" w14:paraId="376FA78C" w14:textId="77777777">
            <w:pPr>
              <w:spacing w:line="240" w:lineRule="auto"/>
              <w:rPr>
                <w:rFonts w:cs="Calibri"/>
                <w:color w:val="FF0000"/>
                <w:sz w:val="18"/>
                <w:szCs w:val="18"/>
                <w:lang w:eastAsia="fr-FR"/>
              </w:rPr>
            </w:pPr>
            <w:r>
              <w:rPr>
                <w:rFonts w:cs="Calibri"/>
                <w:color w:val="FF0000"/>
                <w:sz w:val="18"/>
                <w:szCs w:val="18"/>
                <w:lang w:eastAsia="fr-FR"/>
              </w:rPr>
              <w:t>Ne pas permettre la saisie de  l’annulation (configuration actuelle) dans l’attente de la prise en charge de la demande d’annulation par ATI</w:t>
            </w:r>
          </w:p>
        </w:tc>
        <w:tc>
          <w:tcPr>
            <w:tcW w:w="2307" w:type="dxa"/>
            <w:tcBorders>
              <w:top w:val="single" w:color="auto" w:sz="4" w:space="0"/>
              <w:left w:val="single" w:color="auto" w:sz="4" w:space="0"/>
              <w:bottom w:val="single" w:color="auto" w:sz="4" w:space="0"/>
              <w:right w:val="single" w:color="auto" w:sz="4" w:space="0"/>
            </w:tcBorders>
            <w:tcMar/>
            <w:vAlign w:val="center"/>
          </w:tcPr>
          <w:p w:rsidR="00C84D6C" w:rsidP="00CE2ADC" w:rsidRDefault="00C84D6C" w14:paraId="517B7F40" w14:textId="77777777">
            <w:pPr>
              <w:spacing w:line="240" w:lineRule="auto"/>
              <w:rPr>
                <w:rFonts w:cs="Calibri"/>
                <w:color w:val="FF0000"/>
                <w:sz w:val="18"/>
                <w:szCs w:val="18"/>
                <w:lang w:eastAsia="fr-FR"/>
              </w:rPr>
            </w:pPr>
            <w:r w:rsidRPr="00DF14A4">
              <w:rPr>
                <w:rFonts w:cs="Calibri"/>
                <w:color w:val="FF0000"/>
                <w:sz w:val="18"/>
                <w:szCs w:val="18"/>
                <w:lang w:eastAsia="fr-FR"/>
              </w:rPr>
              <w:t>Pas de restriction</w:t>
            </w:r>
          </w:p>
          <w:p w:rsidRPr="00DF14A4" w:rsidR="00C84D6C" w:rsidP="00CE2ADC" w:rsidRDefault="00C84D6C" w14:paraId="09CD887B" w14:textId="77777777">
            <w:pPr>
              <w:spacing w:line="240" w:lineRule="auto"/>
              <w:rPr>
                <w:rFonts w:cs="Calibri"/>
                <w:color w:val="FF0000"/>
                <w:sz w:val="18"/>
                <w:szCs w:val="18"/>
                <w:lang w:eastAsia="fr-FR"/>
              </w:rPr>
            </w:pPr>
            <w:r w:rsidRPr="00D23135">
              <w:rPr>
                <w:rFonts w:cs="Calibri"/>
                <w:color w:val="FF0000"/>
                <w:sz w:val="18"/>
                <w:szCs w:val="18"/>
                <w:lang w:eastAsia="fr-FR"/>
              </w:rPr>
              <w:t>NB : Il faut s’assurer que la réception des exécutions de ATI est bien reçu avant d’autoriser l’annulation.</w:t>
            </w:r>
          </w:p>
        </w:tc>
      </w:tr>
      <w:tr w:rsidRPr="00D23135" w:rsidR="00C84D6C" w:rsidTr="42262169" w14:paraId="26FBC120" w14:textId="77777777">
        <w:trPr>
          <w:trHeight w:val="1526"/>
        </w:trPr>
        <w:tc>
          <w:tcPr>
            <w:tcW w:w="1085" w:type="dxa"/>
            <w:tcBorders>
              <w:top w:val="nil"/>
              <w:left w:val="single" w:color="auto" w:sz="4" w:space="0"/>
              <w:bottom w:val="single" w:color="auto" w:sz="4" w:space="0"/>
              <w:right w:val="single" w:color="auto" w:sz="4" w:space="0"/>
            </w:tcBorders>
            <w:tcMar/>
            <w:vAlign w:val="center"/>
          </w:tcPr>
          <w:p w:rsidRPr="00DF14A4" w:rsidR="00C84D6C" w:rsidP="00CE2ADC" w:rsidRDefault="00C84D6C" w14:paraId="7A19B0E0" w14:textId="77777777">
            <w:pPr>
              <w:spacing w:line="240" w:lineRule="auto"/>
              <w:rPr>
                <w:rFonts w:cs="Calibri"/>
                <w:color w:val="FF0000"/>
                <w:sz w:val="18"/>
                <w:szCs w:val="18"/>
                <w:lang w:eastAsia="fr-FR"/>
              </w:rPr>
            </w:pPr>
            <w:r w:rsidRPr="00DF14A4">
              <w:rPr>
                <w:rFonts w:cs="Calibri"/>
                <w:color w:val="FF0000"/>
                <w:sz w:val="18"/>
                <w:szCs w:val="18"/>
                <w:lang w:eastAsia="fr-FR"/>
              </w:rPr>
              <w:t>Modification/ Annulation</w:t>
            </w:r>
            <w:r w:rsidRPr="00D23135">
              <w:rPr>
                <w:rFonts w:cs="Calibri"/>
                <w:color w:val="FF0000"/>
                <w:sz w:val="18"/>
                <w:szCs w:val="18"/>
                <w:lang w:eastAsia="fr-FR"/>
              </w:rPr>
              <w:t xml:space="preserve"> pour les ordres en attent</w:t>
            </w:r>
            <w:r>
              <w:rPr>
                <w:rFonts w:cs="Calibri"/>
                <w:color w:val="FF0000"/>
                <w:sz w:val="18"/>
                <w:szCs w:val="18"/>
                <w:lang w:eastAsia="fr-FR"/>
              </w:rPr>
              <w:t>e</w:t>
            </w:r>
            <w:r w:rsidRPr="00D23135">
              <w:rPr>
                <w:rFonts w:cs="Calibri"/>
                <w:color w:val="FF0000"/>
                <w:sz w:val="18"/>
                <w:szCs w:val="18"/>
                <w:lang w:eastAsia="fr-FR"/>
              </w:rPr>
              <w:t xml:space="preserve"> d’envoi  à la SDB</w:t>
            </w:r>
          </w:p>
        </w:tc>
        <w:tc>
          <w:tcPr>
            <w:tcW w:w="897" w:type="dxa"/>
            <w:tcBorders>
              <w:top w:val="nil"/>
              <w:left w:val="nil"/>
              <w:bottom w:val="single" w:color="auto" w:sz="4" w:space="0"/>
              <w:right w:val="single" w:color="auto" w:sz="4" w:space="0"/>
            </w:tcBorders>
            <w:tcMar/>
            <w:vAlign w:val="center"/>
          </w:tcPr>
          <w:p w:rsidRPr="00DF14A4" w:rsidR="00C84D6C" w:rsidP="00CE2ADC" w:rsidRDefault="00C84D6C" w14:paraId="46A3889F" w14:textId="77777777">
            <w:pPr>
              <w:spacing w:line="240" w:lineRule="auto"/>
              <w:rPr>
                <w:rFonts w:cs="Calibri"/>
                <w:color w:val="FF0000"/>
                <w:sz w:val="18"/>
                <w:szCs w:val="18"/>
                <w:lang w:eastAsia="fr-FR"/>
              </w:rPr>
            </w:pPr>
            <w:r w:rsidRPr="00DF14A4">
              <w:rPr>
                <w:rFonts w:cs="Calibri"/>
                <w:color w:val="FF0000"/>
                <w:sz w:val="18"/>
                <w:szCs w:val="18"/>
                <w:lang w:eastAsia="fr-FR"/>
              </w:rPr>
              <w:t>OPEN, ATP, Au Marché, Fix</w:t>
            </w:r>
          </w:p>
        </w:tc>
        <w:tc>
          <w:tcPr>
            <w:tcW w:w="1410" w:type="dxa"/>
            <w:tcBorders>
              <w:top w:val="nil"/>
              <w:left w:val="nil"/>
              <w:bottom w:val="single" w:color="auto" w:sz="4" w:space="0"/>
              <w:right w:val="single" w:color="auto" w:sz="4" w:space="0"/>
            </w:tcBorders>
            <w:tcMar/>
            <w:vAlign w:val="center"/>
          </w:tcPr>
          <w:p w:rsidRPr="00D23135" w:rsidR="00C84D6C" w:rsidP="00CE2ADC" w:rsidRDefault="00C84D6C" w14:paraId="0ABD105C" w14:textId="77777777">
            <w:pPr>
              <w:spacing w:line="240" w:lineRule="auto"/>
              <w:rPr>
                <w:rFonts w:cs="Calibri"/>
                <w:color w:val="FF0000"/>
                <w:sz w:val="18"/>
                <w:szCs w:val="18"/>
                <w:lang w:eastAsia="fr-FR"/>
              </w:rPr>
            </w:pPr>
            <w:r w:rsidRPr="00D23135">
              <w:rPr>
                <w:rFonts w:cs="Calibri"/>
                <w:color w:val="FF0000"/>
                <w:sz w:val="18"/>
                <w:szCs w:val="18"/>
                <w:lang w:eastAsia="fr-FR"/>
              </w:rPr>
              <w:t xml:space="preserve"> Possible à tout moment de la journée</w:t>
            </w:r>
          </w:p>
          <w:p w:rsidRPr="00DF14A4" w:rsidR="00C84D6C" w:rsidP="00CE2ADC" w:rsidRDefault="00C84D6C" w14:paraId="12294FAC" w14:textId="77777777">
            <w:pPr>
              <w:spacing w:line="240" w:lineRule="auto"/>
              <w:rPr>
                <w:rFonts w:cs="Calibri"/>
                <w:color w:val="FF0000"/>
                <w:sz w:val="18"/>
                <w:szCs w:val="18"/>
                <w:lang w:eastAsia="fr-FR"/>
              </w:rPr>
            </w:pPr>
          </w:p>
        </w:tc>
        <w:tc>
          <w:tcPr>
            <w:tcW w:w="1283" w:type="dxa"/>
            <w:tcBorders>
              <w:top w:val="nil"/>
              <w:left w:val="nil"/>
              <w:bottom w:val="single" w:color="auto" w:sz="4" w:space="0"/>
              <w:right w:val="single" w:color="auto" w:sz="4" w:space="0"/>
            </w:tcBorders>
            <w:tcMar/>
            <w:vAlign w:val="center"/>
          </w:tcPr>
          <w:p w:rsidRPr="00DF14A4" w:rsidR="00C84D6C" w:rsidP="00CE2ADC" w:rsidRDefault="00C84D6C" w14:paraId="55E24071" w14:textId="77777777">
            <w:pPr>
              <w:spacing w:line="240" w:lineRule="auto"/>
              <w:rPr>
                <w:rFonts w:cs="Calibri"/>
                <w:color w:val="FF0000"/>
                <w:sz w:val="18"/>
                <w:szCs w:val="18"/>
                <w:lang w:eastAsia="fr-FR"/>
              </w:rPr>
            </w:pPr>
            <w:r w:rsidRPr="00DF14A4">
              <w:rPr>
                <w:rFonts w:cs="Calibri"/>
                <w:color w:val="FF0000"/>
                <w:sz w:val="18"/>
                <w:szCs w:val="18"/>
                <w:lang w:eastAsia="fr-FR"/>
              </w:rPr>
              <w:t>Pas de restriction</w:t>
            </w:r>
          </w:p>
        </w:tc>
        <w:tc>
          <w:tcPr>
            <w:tcW w:w="2437" w:type="dxa"/>
            <w:tcBorders>
              <w:top w:val="single" w:color="auto" w:sz="4" w:space="0"/>
              <w:left w:val="nil"/>
              <w:bottom w:val="single" w:color="auto" w:sz="4" w:space="0"/>
              <w:right w:val="single" w:color="auto" w:sz="4" w:space="0"/>
            </w:tcBorders>
            <w:tcMar/>
            <w:vAlign w:val="center"/>
          </w:tcPr>
          <w:p w:rsidRPr="00DF14A4" w:rsidR="00C84D6C" w:rsidP="00CE2ADC" w:rsidRDefault="00C84D6C" w14:paraId="63CF096A" w14:textId="77777777">
            <w:pPr>
              <w:spacing w:line="240" w:lineRule="auto"/>
              <w:rPr>
                <w:rFonts w:cs="Calibri"/>
                <w:color w:val="FF0000"/>
                <w:sz w:val="18"/>
                <w:szCs w:val="18"/>
                <w:lang w:eastAsia="fr-FR"/>
              </w:rPr>
            </w:pPr>
            <w:r w:rsidRPr="00DF14A4">
              <w:rPr>
                <w:rFonts w:cs="Calibri"/>
                <w:color w:val="FF0000"/>
                <w:sz w:val="18"/>
                <w:szCs w:val="18"/>
                <w:lang w:eastAsia="fr-FR"/>
              </w:rPr>
              <w:t>Pas de restriction</w:t>
            </w:r>
          </w:p>
        </w:tc>
        <w:tc>
          <w:tcPr>
            <w:tcW w:w="2307" w:type="dxa"/>
            <w:tcBorders>
              <w:top w:val="single" w:color="auto" w:sz="4" w:space="0"/>
              <w:left w:val="single" w:color="auto" w:sz="4" w:space="0"/>
              <w:bottom w:val="single" w:color="auto" w:sz="4" w:space="0"/>
              <w:right w:val="single" w:color="auto" w:sz="4" w:space="0"/>
            </w:tcBorders>
            <w:tcMar/>
            <w:vAlign w:val="center"/>
          </w:tcPr>
          <w:p w:rsidRPr="00DF14A4" w:rsidR="00C84D6C" w:rsidP="00CE2ADC" w:rsidRDefault="00C84D6C" w14:paraId="18A90399" w14:textId="77777777">
            <w:pPr>
              <w:spacing w:line="240" w:lineRule="auto"/>
              <w:rPr>
                <w:rFonts w:cs="Calibri"/>
                <w:color w:val="FF0000"/>
                <w:sz w:val="18"/>
                <w:szCs w:val="18"/>
                <w:lang w:eastAsia="fr-FR"/>
              </w:rPr>
            </w:pPr>
            <w:r w:rsidRPr="00DF14A4">
              <w:rPr>
                <w:rFonts w:cs="Calibri"/>
                <w:color w:val="FF0000"/>
                <w:sz w:val="18"/>
                <w:szCs w:val="18"/>
                <w:lang w:eastAsia="fr-FR"/>
              </w:rPr>
              <w:t>Pas de restriction</w:t>
            </w:r>
            <w:commentRangeEnd w:id="64"/>
            <w:r w:rsidR="000D667F">
              <w:rPr>
                <w:rStyle w:val="CommentReference"/>
              </w:rPr>
              <w:commentReference w:id="64"/>
            </w:r>
          </w:p>
        </w:tc>
      </w:tr>
    </w:tbl>
    <w:p w:rsidRPr="00960ECD" w:rsidR="00960ECD" w:rsidP="00960ECD" w:rsidRDefault="00960ECD" w14:paraId="44B66A73" w14:textId="7F83E38C">
      <w:pPr>
        <w:pStyle w:val="Paragraphedeliste1"/>
        <w:numPr>
          <w:ilvl w:val="0"/>
          <w:numId w:val="111"/>
        </w:numPr>
        <w:tabs>
          <w:tab w:val="clear" w:pos="708"/>
        </w:tabs>
        <w:spacing w:before="240" w:after="240" w:line="100" w:lineRule="atLeast"/>
        <w:ind w:right="142"/>
        <w:jc w:val="both"/>
        <w:rPr>
          <w:color w:val="FF0000"/>
        </w:rPr>
      </w:pPr>
      <w:r>
        <w:rPr>
          <w:color w:val="FF0000"/>
        </w:rPr>
        <w:t>Le d</w:t>
      </w:r>
      <w:r w:rsidR="00E22C21">
        <w:rPr>
          <w:color w:val="FF0000"/>
        </w:rPr>
        <w:t>éversement du</w:t>
      </w:r>
      <w:r w:rsidR="00C84D6C">
        <w:rPr>
          <w:color w:val="FF0000"/>
        </w:rPr>
        <w:t xml:space="preserve"> carnet d’ordre OPCVM</w:t>
      </w:r>
      <w:r w:rsidR="00E22C21">
        <w:rPr>
          <w:color w:val="FF0000"/>
        </w:rPr>
        <w:t xml:space="preserve"> : en mode automatique via Job </w:t>
      </w:r>
      <w:r w:rsidRPr="00CE2ADC">
        <w:rPr>
          <w:color w:val="FF0000"/>
        </w:rPr>
        <w:t>selon les horaires suiva</w:t>
      </w:r>
      <w:r>
        <w:rPr>
          <w:color w:val="FF0000"/>
        </w:rPr>
        <w:t>nts :</w:t>
      </w:r>
    </w:p>
    <w:tbl>
      <w:tblPr>
        <w:tblW w:w="9401" w:type="dxa"/>
        <w:tblInd w:w="70" w:type="dxa"/>
        <w:tblCellMar>
          <w:left w:w="70" w:type="dxa"/>
          <w:right w:w="70" w:type="dxa"/>
        </w:tblCellMar>
        <w:tblLook w:val="00A0" w:firstRow="1" w:lastRow="0" w:firstColumn="1" w:lastColumn="0" w:noHBand="0" w:noVBand="0"/>
      </w:tblPr>
      <w:tblGrid>
        <w:gridCol w:w="993"/>
        <w:gridCol w:w="4110"/>
        <w:gridCol w:w="4298"/>
      </w:tblGrid>
      <w:tr w:rsidRPr="004A4299" w:rsidR="00C84D6C" w:rsidTr="00C84D6C" w14:paraId="7117FE91" w14:textId="77777777">
        <w:trPr>
          <w:trHeight w:val="300"/>
        </w:trPr>
        <w:tc>
          <w:tcPr>
            <w:tcW w:w="993" w:type="dxa"/>
            <w:tcBorders>
              <w:top w:val="single" w:color="auto" w:sz="4" w:space="0"/>
              <w:left w:val="single" w:color="auto" w:sz="4" w:space="0"/>
              <w:bottom w:val="single" w:color="auto" w:sz="4" w:space="0"/>
              <w:right w:val="single" w:color="auto" w:sz="4" w:space="0"/>
            </w:tcBorders>
            <w:shd w:val="clear" w:color="000000" w:fill="FFFF00"/>
            <w:noWrap/>
            <w:vAlign w:val="bottom"/>
          </w:tcPr>
          <w:p w:rsidRPr="00DF14A4" w:rsidR="00C84D6C" w:rsidP="00CE2ADC" w:rsidRDefault="00C84D6C" w14:paraId="05D4306D" w14:textId="77777777">
            <w:pPr>
              <w:spacing w:line="240" w:lineRule="auto"/>
              <w:rPr>
                <w:rFonts w:cs="Calibri"/>
                <w:b/>
                <w:bCs/>
                <w:color w:val="FF0000"/>
                <w:lang w:eastAsia="fr-FR"/>
              </w:rPr>
            </w:pPr>
            <w:r w:rsidRPr="00DF14A4">
              <w:rPr>
                <w:rFonts w:cs="Calibri"/>
                <w:b/>
                <w:bCs/>
                <w:color w:val="FF0000"/>
                <w:lang w:eastAsia="fr-FR"/>
              </w:rPr>
              <w:t>Envoi du carnet</w:t>
            </w:r>
          </w:p>
        </w:tc>
        <w:tc>
          <w:tcPr>
            <w:tcW w:w="4110" w:type="dxa"/>
            <w:tcBorders>
              <w:top w:val="single" w:color="auto" w:sz="4" w:space="0"/>
              <w:left w:val="nil"/>
              <w:bottom w:val="single" w:color="auto" w:sz="4" w:space="0"/>
              <w:right w:val="single" w:color="auto" w:sz="4" w:space="0"/>
            </w:tcBorders>
            <w:shd w:val="clear" w:color="000000" w:fill="FFFF00"/>
            <w:noWrap/>
            <w:vAlign w:val="center"/>
          </w:tcPr>
          <w:p w:rsidRPr="00DF14A4" w:rsidR="00C84D6C" w:rsidP="00CE2ADC" w:rsidRDefault="00C84D6C" w14:paraId="3852746E" w14:textId="77777777">
            <w:pPr>
              <w:spacing w:line="240" w:lineRule="auto"/>
              <w:jc w:val="center"/>
              <w:rPr>
                <w:rFonts w:cs="Calibri"/>
                <w:b/>
                <w:bCs/>
                <w:color w:val="FF0000"/>
                <w:lang w:val="en-US" w:eastAsia="fr-FR"/>
              </w:rPr>
            </w:pPr>
            <w:r>
              <w:rPr>
                <w:rFonts w:cs="Calibri"/>
                <w:color w:val="FF0000"/>
                <w:sz w:val="20"/>
                <w:szCs w:val="20"/>
                <w:lang w:eastAsia="fr-FR"/>
              </w:rPr>
              <w:t>VL Quotidienne</w:t>
            </w:r>
          </w:p>
        </w:tc>
        <w:tc>
          <w:tcPr>
            <w:tcW w:w="4298" w:type="dxa"/>
            <w:tcBorders>
              <w:top w:val="single" w:color="auto" w:sz="4" w:space="0"/>
              <w:left w:val="nil"/>
              <w:bottom w:val="single" w:color="auto" w:sz="4" w:space="0"/>
              <w:right w:val="single" w:color="auto" w:sz="4" w:space="0"/>
            </w:tcBorders>
            <w:shd w:val="clear" w:color="000000" w:fill="FFFF00"/>
            <w:noWrap/>
            <w:vAlign w:val="center"/>
          </w:tcPr>
          <w:p w:rsidRPr="00DF14A4" w:rsidR="00C84D6C" w:rsidP="00CE2ADC" w:rsidRDefault="00C84D6C" w14:paraId="4E496798" w14:textId="77777777">
            <w:pPr>
              <w:spacing w:line="240" w:lineRule="auto"/>
              <w:jc w:val="center"/>
              <w:rPr>
                <w:rFonts w:cs="Calibri"/>
                <w:b/>
                <w:bCs/>
                <w:color w:val="FF0000"/>
                <w:lang w:val="en-US" w:eastAsia="fr-FR"/>
              </w:rPr>
            </w:pPr>
            <w:r>
              <w:rPr>
                <w:rFonts w:cs="Calibri"/>
                <w:color w:val="FF0000"/>
                <w:sz w:val="20"/>
                <w:szCs w:val="20"/>
                <w:lang w:eastAsia="fr-FR"/>
              </w:rPr>
              <w:t>VL Hebdomadaire</w:t>
            </w:r>
          </w:p>
        </w:tc>
      </w:tr>
      <w:tr w:rsidRPr="00DF14A4" w:rsidR="00C84D6C" w:rsidTr="00C84D6C" w14:paraId="46A5954E" w14:textId="77777777">
        <w:trPr>
          <w:trHeight w:val="300"/>
        </w:trPr>
        <w:tc>
          <w:tcPr>
            <w:tcW w:w="993" w:type="dxa"/>
            <w:tcBorders>
              <w:top w:val="nil"/>
              <w:left w:val="single" w:color="auto" w:sz="4" w:space="0"/>
              <w:bottom w:val="single" w:color="auto" w:sz="4" w:space="0"/>
              <w:right w:val="single" w:color="auto" w:sz="4" w:space="0"/>
            </w:tcBorders>
            <w:noWrap/>
            <w:vAlign w:val="bottom"/>
          </w:tcPr>
          <w:p w:rsidRPr="00DF14A4" w:rsidR="00C84D6C" w:rsidP="00CE2ADC" w:rsidRDefault="00C84D6C" w14:paraId="408E0466" w14:textId="77777777">
            <w:pPr>
              <w:spacing w:line="240" w:lineRule="auto"/>
              <w:rPr>
                <w:rFonts w:cs="Calibri"/>
                <w:color w:val="FF0000"/>
                <w:sz w:val="20"/>
                <w:szCs w:val="20"/>
                <w:lang w:eastAsia="fr-FR"/>
              </w:rPr>
            </w:pPr>
            <w:r w:rsidRPr="00DF14A4">
              <w:rPr>
                <w:rFonts w:cs="Calibri"/>
                <w:b/>
                <w:bCs/>
                <w:color w:val="FF0000"/>
                <w:lang w:eastAsia="fr-FR"/>
              </w:rPr>
              <w:t>Envoi du carnet</w:t>
            </w:r>
          </w:p>
        </w:tc>
        <w:tc>
          <w:tcPr>
            <w:tcW w:w="4110" w:type="dxa"/>
            <w:tcBorders>
              <w:top w:val="nil"/>
              <w:left w:val="nil"/>
              <w:bottom w:val="single" w:color="auto" w:sz="4" w:space="0"/>
              <w:right w:val="single" w:color="auto" w:sz="4" w:space="0"/>
            </w:tcBorders>
            <w:noWrap/>
            <w:vAlign w:val="center"/>
          </w:tcPr>
          <w:p w:rsidRPr="00DF14A4" w:rsidR="00C84D6C" w:rsidP="00CE2ADC" w:rsidRDefault="00C84D6C" w14:paraId="234BA37C" w14:textId="77777777">
            <w:pPr>
              <w:spacing w:line="240" w:lineRule="auto"/>
              <w:jc w:val="center"/>
              <w:rPr>
                <w:rFonts w:cs="Calibri"/>
                <w:color w:val="FF0000"/>
                <w:sz w:val="20"/>
                <w:szCs w:val="20"/>
                <w:lang w:eastAsia="fr-FR"/>
              </w:rPr>
            </w:pPr>
            <w:r>
              <w:rPr>
                <w:rFonts w:cs="Calibri"/>
                <w:color w:val="FF0000"/>
                <w:sz w:val="20"/>
                <w:szCs w:val="20"/>
                <w:lang w:eastAsia="fr-FR"/>
              </w:rPr>
              <w:t>Chaque jour à 10h00</w:t>
            </w:r>
          </w:p>
        </w:tc>
        <w:tc>
          <w:tcPr>
            <w:tcW w:w="4298" w:type="dxa"/>
            <w:tcBorders>
              <w:top w:val="nil"/>
              <w:left w:val="nil"/>
              <w:bottom w:val="single" w:color="auto" w:sz="4" w:space="0"/>
              <w:right w:val="single" w:color="auto" w:sz="4" w:space="0"/>
            </w:tcBorders>
            <w:noWrap/>
            <w:vAlign w:val="center"/>
          </w:tcPr>
          <w:p w:rsidRPr="00DF14A4" w:rsidR="00C84D6C" w:rsidP="00E22C21" w:rsidRDefault="00E22C21" w14:paraId="27CB8B23" w14:textId="77777777">
            <w:pPr>
              <w:spacing w:line="240" w:lineRule="auto"/>
              <w:jc w:val="center"/>
              <w:rPr>
                <w:rFonts w:cs="Calibri"/>
                <w:color w:val="FF0000"/>
                <w:sz w:val="20"/>
                <w:szCs w:val="20"/>
                <w:lang w:eastAsia="fr-FR"/>
              </w:rPr>
            </w:pPr>
            <w:r>
              <w:rPr>
                <w:rFonts w:cs="Calibri"/>
                <w:color w:val="FF0000"/>
                <w:sz w:val="20"/>
                <w:szCs w:val="20"/>
                <w:lang w:eastAsia="fr-FR"/>
              </w:rPr>
              <w:t>Chaque vendredi 09</w:t>
            </w:r>
            <w:r w:rsidR="00C84D6C">
              <w:rPr>
                <w:rFonts w:cs="Calibri"/>
                <w:color w:val="FF0000"/>
                <w:sz w:val="20"/>
                <w:szCs w:val="20"/>
                <w:lang w:eastAsia="fr-FR"/>
              </w:rPr>
              <w:t>h00</w:t>
            </w:r>
          </w:p>
        </w:tc>
      </w:tr>
      <w:tr w:rsidRPr="00DF14A4" w:rsidR="00C84D6C" w:rsidTr="00C84D6C" w14:paraId="2F65EEB5" w14:textId="77777777">
        <w:trPr>
          <w:trHeight w:val="300"/>
        </w:trPr>
        <w:tc>
          <w:tcPr>
            <w:tcW w:w="993" w:type="dxa"/>
            <w:tcBorders>
              <w:top w:val="nil"/>
              <w:left w:val="single" w:color="auto" w:sz="4" w:space="0"/>
              <w:bottom w:val="single" w:color="auto" w:sz="4" w:space="0"/>
              <w:right w:val="single" w:color="auto" w:sz="4" w:space="0"/>
            </w:tcBorders>
            <w:noWrap/>
            <w:vAlign w:val="bottom"/>
          </w:tcPr>
          <w:p w:rsidRPr="00DF14A4" w:rsidR="00C84D6C" w:rsidP="00CE2ADC" w:rsidRDefault="00C84D6C" w14:paraId="595DB823" w14:textId="77777777">
            <w:pPr>
              <w:spacing w:line="240" w:lineRule="auto"/>
              <w:rPr>
                <w:rFonts w:cs="Calibri"/>
                <w:color w:val="FF0000"/>
                <w:sz w:val="20"/>
                <w:szCs w:val="20"/>
                <w:lang w:eastAsia="fr-FR"/>
              </w:rPr>
            </w:pPr>
            <w:r>
              <w:rPr>
                <w:rFonts w:cs="Calibri"/>
                <w:color w:val="FF0000"/>
                <w:sz w:val="20"/>
                <w:szCs w:val="20"/>
                <w:lang w:eastAsia="fr-FR"/>
              </w:rPr>
              <w:t>Manuel</w:t>
            </w:r>
          </w:p>
        </w:tc>
        <w:tc>
          <w:tcPr>
            <w:tcW w:w="4110" w:type="dxa"/>
            <w:tcBorders>
              <w:top w:val="nil"/>
              <w:left w:val="nil"/>
              <w:bottom w:val="single" w:color="auto" w:sz="4" w:space="0"/>
              <w:right w:val="single" w:color="auto" w:sz="4" w:space="0"/>
            </w:tcBorders>
            <w:noWrap/>
            <w:vAlign w:val="bottom"/>
          </w:tcPr>
          <w:p w:rsidRPr="00DF14A4" w:rsidR="00C84D6C" w:rsidP="00CE2ADC" w:rsidRDefault="00C84D6C" w14:paraId="7B6DF8A5" w14:textId="77777777">
            <w:pPr>
              <w:spacing w:line="240" w:lineRule="auto"/>
              <w:rPr>
                <w:rFonts w:cs="Calibri"/>
                <w:color w:val="FF0000"/>
                <w:sz w:val="20"/>
                <w:szCs w:val="20"/>
                <w:lang w:eastAsia="fr-FR"/>
              </w:rPr>
            </w:pPr>
            <w:r w:rsidRPr="00DF14A4">
              <w:rPr>
                <w:rFonts w:cs="Calibri"/>
                <w:color w:val="FF0000"/>
                <w:sz w:val="20"/>
                <w:szCs w:val="20"/>
                <w:lang w:eastAsia="fr-FR"/>
              </w:rPr>
              <w:t xml:space="preserve">Possibilité d'envoi </w:t>
            </w:r>
            <w:r w:rsidRPr="00005CDC">
              <w:rPr>
                <w:rFonts w:cs="Calibri"/>
                <w:color w:val="FF0000"/>
                <w:sz w:val="20"/>
                <w:szCs w:val="20"/>
                <w:lang w:eastAsia="fr-FR"/>
              </w:rPr>
              <w:t>supplémentaire</w:t>
            </w:r>
            <w:r w:rsidRPr="00DF14A4">
              <w:rPr>
                <w:rFonts w:cs="Calibri"/>
                <w:color w:val="FF0000"/>
                <w:sz w:val="20"/>
                <w:szCs w:val="20"/>
                <w:lang w:eastAsia="fr-FR"/>
              </w:rPr>
              <w:t xml:space="preserve"> à la demande</w:t>
            </w:r>
          </w:p>
        </w:tc>
        <w:tc>
          <w:tcPr>
            <w:tcW w:w="4298" w:type="dxa"/>
            <w:tcBorders>
              <w:top w:val="nil"/>
              <w:left w:val="nil"/>
              <w:bottom w:val="single" w:color="auto" w:sz="4" w:space="0"/>
              <w:right w:val="single" w:color="auto" w:sz="4" w:space="0"/>
            </w:tcBorders>
            <w:noWrap/>
            <w:vAlign w:val="bottom"/>
          </w:tcPr>
          <w:p w:rsidRPr="00DF14A4" w:rsidR="00C84D6C" w:rsidP="00CE2ADC" w:rsidRDefault="00C84D6C" w14:paraId="44E8BB4A" w14:textId="77777777">
            <w:pPr>
              <w:spacing w:line="240" w:lineRule="auto"/>
              <w:rPr>
                <w:rFonts w:cs="Calibri"/>
                <w:color w:val="FF0000"/>
                <w:sz w:val="20"/>
                <w:szCs w:val="20"/>
                <w:lang w:eastAsia="fr-FR"/>
              </w:rPr>
            </w:pPr>
            <w:r w:rsidRPr="00DF14A4">
              <w:rPr>
                <w:rFonts w:cs="Calibri"/>
                <w:color w:val="FF0000"/>
                <w:sz w:val="20"/>
                <w:szCs w:val="20"/>
                <w:lang w:eastAsia="fr-FR"/>
              </w:rPr>
              <w:t xml:space="preserve">Possibilité d'envoi </w:t>
            </w:r>
            <w:r w:rsidRPr="00005CDC">
              <w:rPr>
                <w:rFonts w:cs="Calibri"/>
                <w:color w:val="FF0000"/>
                <w:sz w:val="20"/>
                <w:szCs w:val="20"/>
                <w:lang w:eastAsia="fr-FR"/>
              </w:rPr>
              <w:t>supplémentaire</w:t>
            </w:r>
            <w:r w:rsidRPr="00DF14A4">
              <w:rPr>
                <w:rFonts w:cs="Calibri"/>
                <w:color w:val="FF0000"/>
                <w:sz w:val="20"/>
                <w:szCs w:val="20"/>
                <w:lang w:eastAsia="fr-FR"/>
              </w:rPr>
              <w:t xml:space="preserve"> à la demande</w:t>
            </w:r>
          </w:p>
        </w:tc>
      </w:tr>
    </w:tbl>
    <w:p w:rsidR="00960ECD" w:rsidP="00960ECD" w:rsidRDefault="00960ECD" w14:paraId="7D2AECE0" w14:textId="11E1B818">
      <w:pPr>
        <w:pStyle w:val="Paragraphedeliste1"/>
        <w:tabs>
          <w:tab w:val="clear" w:pos="708"/>
        </w:tabs>
        <w:spacing w:before="240" w:after="240" w:line="100" w:lineRule="atLeast"/>
        <w:ind w:left="0" w:right="142"/>
        <w:jc w:val="both"/>
        <w:rPr>
          <w:color w:val="FF0000"/>
        </w:rPr>
      </w:pPr>
      <w:r>
        <w:rPr>
          <w:color w:val="FF0000"/>
        </w:rPr>
        <w:t>A noter que l’utilisateur peut à tout moment lancer manuellement un envoi du carnet vers la SDG (mode adhoc)</w:t>
      </w:r>
    </w:p>
    <w:p w:rsidRPr="00960ECD" w:rsidR="00C84D6C" w:rsidP="00960ECD" w:rsidRDefault="00960ECD" w14:paraId="74837403" w14:textId="1E36F6CB">
      <w:pPr>
        <w:pStyle w:val="Paragraphedeliste1"/>
        <w:numPr>
          <w:ilvl w:val="0"/>
          <w:numId w:val="111"/>
        </w:numPr>
        <w:tabs>
          <w:tab w:val="clear" w:pos="708"/>
        </w:tabs>
        <w:spacing w:before="240" w:after="240" w:line="100" w:lineRule="atLeast"/>
        <w:ind w:right="142"/>
        <w:jc w:val="both"/>
        <w:rPr>
          <w:color w:val="FF0000"/>
        </w:rPr>
      </w:pPr>
      <w:r>
        <w:rPr>
          <w:color w:val="FF0000"/>
        </w:rPr>
        <w:t>Cut off des es Souscription/rachat de la journée selon la périodicité de calcul de la VL du fond</w:t>
      </w:r>
    </w:p>
    <w:tbl>
      <w:tblPr>
        <w:tblW w:w="9356" w:type="dxa"/>
        <w:tblInd w:w="70" w:type="dxa"/>
        <w:tblCellMar>
          <w:left w:w="70" w:type="dxa"/>
          <w:right w:w="70" w:type="dxa"/>
        </w:tblCellMar>
        <w:tblLook w:val="00A0" w:firstRow="1" w:lastRow="0" w:firstColumn="1" w:lastColumn="0" w:noHBand="0" w:noVBand="0"/>
      </w:tblPr>
      <w:tblGrid>
        <w:gridCol w:w="1049"/>
        <w:gridCol w:w="1231"/>
        <w:gridCol w:w="1395"/>
        <w:gridCol w:w="1582"/>
        <w:gridCol w:w="4099"/>
      </w:tblGrid>
      <w:tr w:rsidRPr="00D23135" w:rsidR="00C84D6C" w:rsidTr="00C84D6C" w14:paraId="474848AA" w14:textId="77777777">
        <w:trPr>
          <w:trHeight w:val="300"/>
        </w:trPr>
        <w:tc>
          <w:tcPr>
            <w:tcW w:w="1049" w:type="dxa"/>
            <w:tcBorders>
              <w:top w:val="single" w:color="auto" w:sz="4" w:space="0"/>
              <w:left w:val="single" w:color="auto" w:sz="4" w:space="0"/>
              <w:bottom w:val="single" w:color="auto" w:sz="4" w:space="0"/>
              <w:right w:val="single" w:color="auto" w:sz="4" w:space="0"/>
            </w:tcBorders>
            <w:shd w:val="clear" w:color="000000" w:fill="FFFF00"/>
            <w:noWrap/>
            <w:vAlign w:val="bottom"/>
          </w:tcPr>
          <w:p w:rsidRPr="00DF14A4" w:rsidR="00C84D6C" w:rsidP="00CE2ADC" w:rsidRDefault="00C84D6C" w14:paraId="72068442" w14:textId="77777777">
            <w:pPr>
              <w:spacing w:line="240" w:lineRule="auto"/>
              <w:jc w:val="center"/>
              <w:rPr>
                <w:rFonts w:cs="Calibri"/>
                <w:color w:val="FF0000"/>
                <w:sz w:val="18"/>
                <w:szCs w:val="18"/>
                <w:lang w:eastAsia="fr-FR"/>
              </w:rPr>
            </w:pPr>
            <w:r w:rsidRPr="00DF14A4">
              <w:rPr>
                <w:rFonts w:cs="Calibri"/>
                <w:color w:val="FF0000"/>
                <w:sz w:val="18"/>
                <w:szCs w:val="18"/>
                <w:lang w:eastAsia="fr-FR"/>
              </w:rPr>
              <w:t>Nature opération</w:t>
            </w:r>
          </w:p>
        </w:tc>
        <w:tc>
          <w:tcPr>
            <w:tcW w:w="1231" w:type="dxa"/>
            <w:tcBorders>
              <w:top w:val="single" w:color="auto" w:sz="4" w:space="0"/>
              <w:left w:val="nil"/>
              <w:bottom w:val="single" w:color="auto" w:sz="4" w:space="0"/>
              <w:right w:val="single" w:color="auto" w:sz="4" w:space="0"/>
            </w:tcBorders>
            <w:shd w:val="clear" w:color="000000" w:fill="FFFF00"/>
            <w:noWrap/>
            <w:vAlign w:val="bottom"/>
          </w:tcPr>
          <w:p w:rsidRPr="00DF14A4" w:rsidR="00C84D6C" w:rsidP="00CE2ADC" w:rsidRDefault="00C84D6C" w14:paraId="7F0CCAD7" w14:textId="77777777">
            <w:pPr>
              <w:spacing w:line="240" w:lineRule="auto"/>
              <w:jc w:val="center"/>
              <w:rPr>
                <w:rFonts w:cs="Calibri"/>
                <w:color w:val="FF0000"/>
                <w:sz w:val="18"/>
                <w:szCs w:val="18"/>
                <w:lang w:eastAsia="fr-FR"/>
              </w:rPr>
            </w:pPr>
            <w:r w:rsidRPr="00DF14A4">
              <w:rPr>
                <w:rFonts w:cs="Calibri"/>
                <w:color w:val="FF0000"/>
                <w:sz w:val="18"/>
                <w:szCs w:val="18"/>
                <w:lang w:eastAsia="fr-FR"/>
              </w:rPr>
              <w:t>Limite cours</w:t>
            </w:r>
          </w:p>
        </w:tc>
        <w:tc>
          <w:tcPr>
            <w:tcW w:w="1395" w:type="dxa"/>
            <w:tcBorders>
              <w:top w:val="single" w:color="auto" w:sz="4" w:space="0"/>
              <w:left w:val="nil"/>
              <w:bottom w:val="single" w:color="auto" w:sz="4" w:space="0"/>
              <w:right w:val="single" w:color="auto" w:sz="4" w:space="0"/>
            </w:tcBorders>
            <w:shd w:val="clear" w:color="000000" w:fill="FFFF00"/>
            <w:noWrap/>
            <w:vAlign w:val="bottom"/>
          </w:tcPr>
          <w:p w:rsidRPr="00DF14A4" w:rsidR="00C84D6C" w:rsidP="00CE2ADC" w:rsidRDefault="00C84D6C" w14:paraId="28CE857B" w14:textId="77777777">
            <w:pPr>
              <w:spacing w:line="240" w:lineRule="auto"/>
              <w:jc w:val="center"/>
              <w:rPr>
                <w:rFonts w:cs="Calibri"/>
                <w:color w:val="FF0000"/>
                <w:sz w:val="18"/>
                <w:szCs w:val="18"/>
                <w:lang w:val="en-US" w:eastAsia="fr-FR"/>
              </w:rPr>
            </w:pPr>
            <w:r w:rsidRPr="00DF14A4">
              <w:rPr>
                <w:rFonts w:cs="Calibri"/>
                <w:color w:val="FF0000"/>
                <w:sz w:val="18"/>
                <w:szCs w:val="18"/>
                <w:lang w:val="en-US" w:eastAsia="fr-FR"/>
              </w:rPr>
              <w:t>Cut-Off</w:t>
            </w:r>
            <w:r w:rsidRPr="00D23135">
              <w:rPr>
                <w:rFonts w:cs="Calibri"/>
                <w:color w:val="FF0000"/>
                <w:sz w:val="18"/>
                <w:szCs w:val="18"/>
                <w:lang w:val="en-US" w:eastAsia="fr-FR"/>
              </w:rPr>
              <w:t xml:space="preserve"> Time</w:t>
            </w:r>
            <w:r>
              <w:rPr>
                <w:rFonts w:cs="Calibri"/>
                <w:color w:val="FF0000"/>
                <w:sz w:val="18"/>
                <w:szCs w:val="18"/>
                <w:lang w:val="en-US" w:eastAsia="fr-FR"/>
              </w:rPr>
              <w:t>s</w:t>
            </w:r>
          </w:p>
        </w:tc>
        <w:tc>
          <w:tcPr>
            <w:tcW w:w="1582" w:type="dxa"/>
            <w:tcBorders>
              <w:top w:val="single" w:color="auto" w:sz="4" w:space="0"/>
              <w:left w:val="nil"/>
              <w:bottom w:val="single" w:color="auto" w:sz="4" w:space="0"/>
              <w:right w:val="single" w:color="auto" w:sz="4" w:space="0"/>
            </w:tcBorders>
            <w:shd w:val="clear" w:color="000000" w:fill="FFFF00"/>
            <w:noWrap/>
            <w:vAlign w:val="bottom"/>
          </w:tcPr>
          <w:p w:rsidRPr="00DF14A4" w:rsidR="00C84D6C" w:rsidP="00CE2ADC" w:rsidRDefault="00C84D6C" w14:paraId="15E37E67" w14:textId="77777777">
            <w:pPr>
              <w:spacing w:line="240" w:lineRule="auto"/>
              <w:jc w:val="center"/>
              <w:rPr>
                <w:rFonts w:cs="Calibri"/>
                <w:color w:val="FF0000"/>
                <w:sz w:val="18"/>
                <w:szCs w:val="18"/>
                <w:lang w:val="en-US" w:eastAsia="fr-FR"/>
              </w:rPr>
            </w:pPr>
            <w:r>
              <w:rPr>
                <w:rFonts w:cs="Calibri"/>
                <w:color w:val="FF0000"/>
                <w:sz w:val="18"/>
                <w:szCs w:val="18"/>
                <w:lang w:val="en-US" w:eastAsia="fr-FR"/>
              </w:rPr>
              <w:t>Avant Cut-Off Time</w:t>
            </w:r>
          </w:p>
        </w:tc>
        <w:tc>
          <w:tcPr>
            <w:tcW w:w="4099" w:type="dxa"/>
            <w:tcBorders>
              <w:top w:val="single" w:color="auto" w:sz="4" w:space="0"/>
              <w:left w:val="nil"/>
              <w:bottom w:val="single" w:color="auto" w:sz="4" w:space="0"/>
              <w:right w:val="single" w:color="auto" w:sz="4" w:space="0"/>
            </w:tcBorders>
            <w:shd w:val="clear" w:color="000000" w:fill="FFFF00"/>
            <w:vAlign w:val="bottom"/>
          </w:tcPr>
          <w:p w:rsidRPr="00DF14A4" w:rsidR="00C84D6C" w:rsidP="00CE2ADC" w:rsidRDefault="00C84D6C" w14:paraId="5374EA2B" w14:textId="77777777">
            <w:pPr>
              <w:spacing w:line="240" w:lineRule="auto"/>
              <w:jc w:val="center"/>
              <w:rPr>
                <w:rFonts w:cs="Calibri"/>
                <w:color w:val="FF0000"/>
                <w:sz w:val="18"/>
                <w:szCs w:val="18"/>
                <w:lang w:eastAsia="fr-FR"/>
              </w:rPr>
            </w:pPr>
            <w:r w:rsidRPr="00D23135">
              <w:rPr>
                <w:rFonts w:cs="Calibri"/>
                <w:color w:val="FF0000"/>
                <w:sz w:val="18"/>
                <w:szCs w:val="18"/>
                <w:lang w:eastAsia="fr-FR"/>
              </w:rPr>
              <w:t>Après</w:t>
            </w:r>
            <w:r w:rsidRPr="00DF14A4">
              <w:rPr>
                <w:rFonts w:cs="Calibri"/>
                <w:color w:val="FF0000"/>
                <w:sz w:val="18"/>
                <w:szCs w:val="18"/>
                <w:lang w:eastAsia="fr-FR"/>
              </w:rPr>
              <w:t xml:space="preserve"> Cut-Off Time</w:t>
            </w:r>
          </w:p>
        </w:tc>
      </w:tr>
      <w:tr w:rsidRPr="00D23135" w:rsidR="00C84D6C" w:rsidTr="00C84D6C" w14:paraId="64AE7871" w14:textId="77777777">
        <w:trPr>
          <w:trHeight w:val="848"/>
        </w:trPr>
        <w:tc>
          <w:tcPr>
            <w:tcW w:w="1049" w:type="dxa"/>
            <w:tcBorders>
              <w:top w:val="nil"/>
              <w:left w:val="single" w:color="auto" w:sz="4" w:space="0"/>
              <w:bottom w:val="single" w:color="auto" w:sz="4" w:space="0"/>
              <w:right w:val="single" w:color="auto" w:sz="4" w:space="0"/>
            </w:tcBorders>
            <w:vAlign w:val="center"/>
          </w:tcPr>
          <w:p w:rsidR="00C84D6C" w:rsidP="00CE2ADC" w:rsidRDefault="00C84D6C" w14:paraId="3B1881D1" w14:textId="77777777">
            <w:pPr>
              <w:spacing w:line="240" w:lineRule="auto"/>
              <w:rPr>
                <w:rFonts w:cs="Calibri"/>
                <w:color w:val="FF0000"/>
                <w:sz w:val="18"/>
                <w:szCs w:val="18"/>
                <w:lang w:eastAsia="fr-FR"/>
              </w:rPr>
            </w:pPr>
            <w:r>
              <w:rPr>
                <w:rFonts w:cs="Calibri"/>
                <w:color w:val="FF0000"/>
                <w:sz w:val="18"/>
                <w:szCs w:val="18"/>
                <w:lang w:eastAsia="fr-FR"/>
              </w:rPr>
              <w:t>Souscription</w:t>
            </w:r>
          </w:p>
          <w:p w:rsidR="00C84D6C" w:rsidP="00CE2ADC" w:rsidRDefault="00C84D6C" w14:paraId="36390385" w14:textId="77777777">
            <w:pPr>
              <w:spacing w:line="240" w:lineRule="auto"/>
              <w:rPr>
                <w:rFonts w:cs="Calibri"/>
                <w:color w:val="FF0000"/>
                <w:sz w:val="18"/>
                <w:szCs w:val="18"/>
                <w:lang w:eastAsia="fr-FR"/>
              </w:rPr>
            </w:pPr>
            <w:r>
              <w:rPr>
                <w:rFonts w:cs="Calibri"/>
                <w:color w:val="FF0000"/>
                <w:sz w:val="18"/>
                <w:szCs w:val="18"/>
                <w:lang w:eastAsia="fr-FR"/>
              </w:rPr>
              <w:t>/rachat</w:t>
            </w:r>
          </w:p>
          <w:p w:rsidRPr="00DF14A4" w:rsidR="00C84D6C" w:rsidP="00CE2ADC" w:rsidRDefault="00C84D6C" w14:paraId="4448E1EE" w14:textId="77777777">
            <w:pPr>
              <w:spacing w:line="240" w:lineRule="auto"/>
              <w:rPr>
                <w:rFonts w:cs="Calibri"/>
                <w:color w:val="FF0000"/>
                <w:sz w:val="18"/>
                <w:szCs w:val="18"/>
                <w:lang w:eastAsia="fr-FR"/>
              </w:rPr>
            </w:pPr>
            <w:r>
              <w:rPr>
                <w:rFonts w:cs="Calibri"/>
                <w:color w:val="FF0000"/>
                <w:sz w:val="18"/>
                <w:szCs w:val="18"/>
                <w:lang w:eastAsia="fr-FR"/>
              </w:rPr>
              <w:t xml:space="preserve"> Carnet agence</w:t>
            </w:r>
          </w:p>
        </w:tc>
        <w:tc>
          <w:tcPr>
            <w:tcW w:w="1231" w:type="dxa"/>
            <w:tcBorders>
              <w:top w:val="nil"/>
              <w:left w:val="nil"/>
              <w:bottom w:val="single" w:color="auto" w:sz="4" w:space="0"/>
              <w:right w:val="single" w:color="auto" w:sz="4" w:space="0"/>
            </w:tcBorders>
            <w:vAlign w:val="center"/>
          </w:tcPr>
          <w:p w:rsidRPr="00DF14A4" w:rsidR="00C84D6C" w:rsidP="00CE2ADC" w:rsidRDefault="00C84D6C" w14:paraId="3B102E6B" w14:textId="77777777">
            <w:pPr>
              <w:spacing w:line="240" w:lineRule="auto"/>
              <w:rPr>
                <w:rFonts w:cs="Calibri"/>
                <w:color w:val="FF0000"/>
                <w:sz w:val="18"/>
                <w:szCs w:val="18"/>
                <w:lang w:eastAsia="fr-FR"/>
              </w:rPr>
            </w:pPr>
            <w:r>
              <w:rPr>
                <w:rFonts w:cs="Calibri"/>
                <w:color w:val="FF0000"/>
                <w:sz w:val="20"/>
                <w:szCs w:val="20"/>
                <w:lang w:eastAsia="fr-FR"/>
              </w:rPr>
              <w:t>Quotidien</w:t>
            </w:r>
          </w:p>
        </w:tc>
        <w:tc>
          <w:tcPr>
            <w:tcW w:w="1395" w:type="dxa"/>
            <w:tcBorders>
              <w:top w:val="nil"/>
              <w:left w:val="nil"/>
              <w:bottom w:val="single" w:color="auto" w:sz="4" w:space="0"/>
              <w:right w:val="single" w:color="auto" w:sz="4" w:space="0"/>
            </w:tcBorders>
            <w:vAlign w:val="center"/>
          </w:tcPr>
          <w:p w:rsidRPr="00DF14A4" w:rsidR="00C84D6C" w:rsidP="00CE2ADC" w:rsidRDefault="00C84D6C" w14:paraId="76D1993B" w14:textId="77777777">
            <w:pPr>
              <w:spacing w:line="240" w:lineRule="auto"/>
              <w:rPr>
                <w:rFonts w:cs="Calibri"/>
                <w:color w:val="FF0000"/>
                <w:sz w:val="18"/>
                <w:szCs w:val="18"/>
                <w:lang w:eastAsia="fr-FR"/>
              </w:rPr>
            </w:pPr>
            <w:r>
              <w:rPr>
                <w:rFonts w:cs="Calibri"/>
                <w:color w:val="FF0000"/>
                <w:sz w:val="20"/>
                <w:szCs w:val="20"/>
                <w:lang w:eastAsia="fr-FR"/>
              </w:rPr>
              <w:t xml:space="preserve"> 10h00</w:t>
            </w:r>
          </w:p>
        </w:tc>
        <w:tc>
          <w:tcPr>
            <w:tcW w:w="1582" w:type="dxa"/>
            <w:tcBorders>
              <w:top w:val="nil"/>
              <w:left w:val="nil"/>
              <w:bottom w:val="single" w:color="auto" w:sz="4" w:space="0"/>
              <w:right w:val="single" w:color="auto" w:sz="4" w:space="0"/>
            </w:tcBorders>
            <w:vAlign w:val="center"/>
          </w:tcPr>
          <w:p w:rsidRPr="00DF14A4" w:rsidR="00C84D6C" w:rsidP="00CE2ADC" w:rsidRDefault="00C84D6C" w14:paraId="61F06EE2" w14:textId="77777777">
            <w:pPr>
              <w:spacing w:line="240" w:lineRule="auto"/>
              <w:rPr>
                <w:rFonts w:cs="Calibri"/>
                <w:color w:val="FF0000"/>
                <w:sz w:val="18"/>
                <w:szCs w:val="18"/>
                <w:lang w:eastAsia="fr-FR"/>
              </w:rPr>
            </w:pPr>
            <w:r w:rsidRPr="00DF14A4">
              <w:rPr>
                <w:rFonts w:cs="Calibri"/>
                <w:color w:val="FF0000"/>
                <w:sz w:val="18"/>
                <w:szCs w:val="18"/>
                <w:lang w:eastAsia="fr-FR"/>
              </w:rPr>
              <w:t>Pas de restriction</w:t>
            </w:r>
          </w:p>
        </w:tc>
        <w:tc>
          <w:tcPr>
            <w:tcW w:w="4099" w:type="dxa"/>
            <w:tcBorders>
              <w:top w:val="single" w:color="auto" w:sz="4" w:space="0"/>
              <w:left w:val="nil"/>
              <w:bottom w:val="single" w:color="auto" w:sz="4" w:space="0"/>
              <w:right w:val="single" w:color="auto" w:sz="4" w:space="0"/>
            </w:tcBorders>
            <w:vAlign w:val="center"/>
          </w:tcPr>
          <w:p w:rsidRPr="00DF14A4" w:rsidR="00C84D6C" w:rsidP="00CE2ADC" w:rsidRDefault="00C84D6C" w14:paraId="5FDAB715" w14:textId="77777777">
            <w:pPr>
              <w:spacing w:line="240" w:lineRule="auto"/>
              <w:rPr>
                <w:rFonts w:cs="Calibri"/>
                <w:color w:val="FF0000"/>
                <w:sz w:val="18"/>
                <w:szCs w:val="18"/>
                <w:lang w:eastAsia="fr-FR"/>
              </w:rPr>
            </w:pPr>
            <w:r w:rsidRPr="00DF14A4">
              <w:rPr>
                <w:rFonts w:cs="Calibri"/>
                <w:color w:val="FF0000"/>
                <w:sz w:val="18"/>
                <w:szCs w:val="18"/>
                <w:lang w:eastAsia="fr-FR"/>
              </w:rPr>
              <w:t xml:space="preserve">Tout ordre saisi après l’envoi du </w:t>
            </w:r>
            <w:r>
              <w:rPr>
                <w:rFonts w:cs="Calibri"/>
                <w:color w:val="FF0000"/>
                <w:sz w:val="18"/>
                <w:szCs w:val="18"/>
                <w:lang w:eastAsia="fr-FR"/>
              </w:rPr>
              <w:t>«10h00</w:t>
            </w:r>
            <w:r w:rsidRPr="00DF14A4">
              <w:rPr>
                <w:rFonts w:cs="Calibri"/>
                <w:color w:val="FF0000"/>
                <w:sz w:val="18"/>
                <w:szCs w:val="18"/>
                <w:lang w:eastAsia="fr-FR"/>
              </w:rPr>
              <w:t xml:space="preserve"> », ne sera traité </w:t>
            </w:r>
            <w:r w:rsidRPr="00D23135">
              <w:rPr>
                <w:rFonts w:cs="Calibri"/>
                <w:color w:val="FF0000"/>
                <w:sz w:val="18"/>
                <w:szCs w:val="18"/>
                <w:lang w:eastAsia="fr-FR"/>
              </w:rPr>
              <w:t>(transmis</w:t>
            </w:r>
            <w:r>
              <w:rPr>
                <w:rFonts w:cs="Calibri"/>
                <w:color w:val="FF0000"/>
                <w:sz w:val="18"/>
                <w:szCs w:val="18"/>
                <w:lang w:eastAsia="fr-FR"/>
              </w:rPr>
              <w:t xml:space="preserve"> à la SDG</w:t>
            </w:r>
            <w:r w:rsidRPr="00DF14A4">
              <w:rPr>
                <w:rFonts w:cs="Calibri"/>
                <w:color w:val="FF0000"/>
                <w:sz w:val="18"/>
                <w:szCs w:val="18"/>
                <w:lang w:eastAsia="fr-FR"/>
              </w:rPr>
              <w:t>) que la journée suivante.</w:t>
            </w:r>
            <w:r w:rsidRPr="00DF14A4">
              <w:rPr>
                <w:rFonts w:cs="Calibri"/>
                <w:color w:val="FF0000"/>
                <w:sz w:val="18"/>
                <w:szCs w:val="18"/>
                <w:lang w:eastAsia="fr-FR"/>
              </w:rPr>
              <w:br/>
            </w:r>
            <w:r w:rsidRPr="00DF14A4">
              <w:rPr>
                <w:rFonts w:cs="Calibri"/>
                <w:color w:val="FF0000"/>
                <w:sz w:val="18"/>
                <w:szCs w:val="18"/>
                <w:lang w:eastAsia="fr-FR"/>
              </w:rPr>
              <w:t xml:space="preserve">la date de </w:t>
            </w:r>
            <w:r>
              <w:rPr>
                <w:rFonts w:cs="Calibri"/>
                <w:color w:val="FF0000"/>
                <w:sz w:val="18"/>
                <w:szCs w:val="18"/>
                <w:lang w:eastAsia="fr-FR"/>
              </w:rPr>
              <w:t>l’ordre</w:t>
            </w:r>
            <w:r w:rsidRPr="00DF14A4">
              <w:rPr>
                <w:rFonts w:cs="Calibri"/>
                <w:color w:val="FF0000"/>
                <w:sz w:val="18"/>
                <w:szCs w:val="18"/>
                <w:lang w:eastAsia="fr-FR"/>
              </w:rPr>
              <w:t xml:space="preserve"> doit </w:t>
            </w:r>
            <w:r w:rsidRPr="00D23135">
              <w:rPr>
                <w:rFonts w:cs="Calibri"/>
                <w:color w:val="FF0000"/>
                <w:sz w:val="18"/>
                <w:szCs w:val="18"/>
                <w:lang w:eastAsia="fr-FR"/>
              </w:rPr>
              <w:t>être</w:t>
            </w:r>
            <w:r w:rsidRPr="00DF14A4">
              <w:rPr>
                <w:rFonts w:cs="Calibri"/>
                <w:color w:val="FF0000"/>
                <w:sz w:val="18"/>
                <w:szCs w:val="18"/>
                <w:lang w:eastAsia="fr-FR"/>
              </w:rPr>
              <w:t xml:space="preserve"> la journée ouverte suivante (date </w:t>
            </w:r>
            <w:r>
              <w:rPr>
                <w:rFonts w:cs="Calibri"/>
                <w:color w:val="FF0000"/>
                <w:sz w:val="18"/>
                <w:szCs w:val="18"/>
                <w:lang w:eastAsia="fr-FR"/>
              </w:rPr>
              <w:t>VL</w:t>
            </w:r>
            <w:r w:rsidRPr="00DF14A4">
              <w:rPr>
                <w:rFonts w:cs="Calibri"/>
                <w:color w:val="FF0000"/>
                <w:sz w:val="18"/>
                <w:szCs w:val="18"/>
                <w:lang w:eastAsia="fr-FR"/>
              </w:rPr>
              <w:t xml:space="preserve"> = date de l'ordre)</w:t>
            </w:r>
          </w:p>
        </w:tc>
      </w:tr>
      <w:tr w:rsidRPr="00D23135" w:rsidR="00C84D6C" w:rsidTr="00C84D6C" w14:paraId="0106CD5B" w14:textId="77777777">
        <w:trPr>
          <w:trHeight w:val="899"/>
        </w:trPr>
        <w:tc>
          <w:tcPr>
            <w:tcW w:w="1049" w:type="dxa"/>
            <w:tcBorders>
              <w:top w:val="nil"/>
              <w:left w:val="single" w:color="auto" w:sz="4" w:space="0"/>
              <w:bottom w:val="single" w:color="auto" w:sz="4" w:space="0"/>
              <w:right w:val="single" w:color="auto" w:sz="4" w:space="0"/>
            </w:tcBorders>
            <w:vAlign w:val="center"/>
          </w:tcPr>
          <w:p w:rsidR="00C84D6C" w:rsidP="00CE2ADC" w:rsidRDefault="00C84D6C" w14:paraId="144F82C3" w14:textId="77777777">
            <w:pPr>
              <w:spacing w:line="240" w:lineRule="auto"/>
              <w:rPr>
                <w:rFonts w:cs="Calibri"/>
                <w:color w:val="FF0000"/>
                <w:sz w:val="18"/>
                <w:szCs w:val="18"/>
                <w:lang w:eastAsia="fr-FR"/>
              </w:rPr>
            </w:pPr>
            <w:r>
              <w:rPr>
                <w:rFonts w:cs="Calibri"/>
                <w:color w:val="FF0000"/>
                <w:sz w:val="18"/>
                <w:szCs w:val="18"/>
                <w:lang w:eastAsia="fr-FR"/>
              </w:rPr>
              <w:t>Souscription</w:t>
            </w:r>
          </w:p>
          <w:p w:rsidR="00C84D6C" w:rsidP="00CE2ADC" w:rsidRDefault="00C84D6C" w14:paraId="4958220B" w14:textId="77777777">
            <w:pPr>
              <w:spacing w:line="240" w:lineRule="auto"/>
              <w:rPr>
                <w:rFonts w:cs="Calibri"/>
                <w:color w:val="FF0000"/>
                <w:sz w:val="18"/>
                <w:szCs w:val="18"/>
                <w:lang w:eastAsia="fr-FR"/>
              </w:rPr>
            </w:pPr>
            <w:r>
              <w:rPr>
                <w:rFonts w:cs="Calibri"/>
                <w:color w:val="FF0000"/>
                <w:sz w:val="18"/>
                <w:szCs w:val="18"/>
                <w:lang w:eastAsia="fr-FR"/>
              </w:rPr>
              <w:t>/rachat</w:t>
            </w:r>
          </w:p>
          <w:p w:rsidRPr="00DF14A4" w:rsidR="00C84D6C" w:rsidP="00CE2ADC" w:rsidRDefault="00C84D6C" w14:paraId="551EEA78" w14:textId="77777777">
            <w:pPr>
              <w:spacing w:line="240" w:lineRule="auto"/>
              <w:rPr>
                <w:rFonts w:cs="Calibri"/>
                <w:color w:val="FF0000"/>
                <w:sz w:val="18"/>
                <w:szCs w:val="18"/>
                <w:lang w:eastAsia="fr-FR"/>
              </w:rPr>
            </w:pPr>
            <w:r>
              <w:rPr>
                <w:rFonts w:cs="Calibri"/>
                <w:color w:val="FF0000"/>
                <w:sz w:val="18"/>
                <w:szCs w:val="18"/>
                <w:lang w:eastAsia="fr-FR"/>
              </w:rPr>
              <w:t xml:space="preserve"> Carnet agence</w:t>
            </w:r>
          </w:p>
        </w:tc>
        <w:tc>
          <w:tcPr>
            <w:tcW w:w="1231" w:type="dxa"/>
            <w:tcBorders>
              <w:top w:val="nil"/>
              <w:left w:val="nil"/>
              <w:bottom w:val="single" w:color="auto" w:sz="4" w:space="0"/>
              <w:right w:val="single" w:color="auto" w:sz="4" w:space="0"/>
            </w:tcBorders>
            <w:vAlign w:val="center"/>
          </w:tcPr>
          <w:p w:rsidRPr="00DF14A4" w:rsidR="00C84D6C" w:rsidP="00CE2ADC" w:rsidRDefault="00C84D6C" w14:paraId="1E15DBB5" w14:textId="77777777">
            <w:pPr>
              <w:spacing w:line="240" w:lineRule="auto"/>
              <w:rPr>
                <w:rFonts w:cs="Calibri"/>
                <w:color w:val="FF0000"/>
                <w:sz w:val="18"/>
                <w:szCs w:val="18"/>
                <w:lang w:eastAsia="fr-FR"/>
              </w:rPr>
            </w:pPr>
            <w:r>
              <w:rPr>
                <w:rFonts w:cs="Calibri"/>
                <w:color w:val="FF0000"/>
                <w:sz w:val="18"/>
                <w:szCs w:val="18"/>
                <w:lang w:eastAsia="fr-FR"/>
              </w:rPr>
              <w:t>Hebdomadaire</w:t>
            </w:r>
          </w:p>
        </w:tc>
        <w:tc>
          <w:tcPr>
            <w:tcW w:w="1395" w:type="dxa"/>
            <w:tcBorders>
              <w:top w:val="nil"/>
              <w:left w:val="nil"/>
              <w:bottom w:val="single" w:color="auto" w:sz="4" w:space="0"/>
              <w:right w:val="single" w:color="auto" w:sz="4" w:space="0"/>
            </w:tcBorders>
            <w:vAlign w:val="center"/>
          </w:tcPr>
          <w:p w:rsidRPr="00DF14A4" w:rsidR="00C84D6C" w:rsidP="00CE2ADC" w:rsidRDefault="00C84D6C" w14:paraId="479A67A0" w14:textId="77777777">
            <w:pPr>
              <w:spacing w:line="240" w:lineRule="auto"/>
              <w:rPr>
                <w:rFonts w:cs="Calibri"/>
                <w:color w:val="FF0000"/>
                <w:sz w:val="18"/>
                <w:szCs w:val="18"/>
                <w:lang w:eastAsia="fr-FR"/>
              </w:rPr>
            </w:pPr>
            <w:r>
              <w:rPr>
                <w:rFonts w:cs="Calibri"/>
                <w:color w:val="FF0000"/>
                <w:sz w:val="18"/>
                <w:szCs w:val="18"/>
                <w:lang w:eastAsia="fr-FR"/>
              </w:rPr>
              <w:t>Vendredi</w:t>
            </w:r>
            <w:r w:rsidRPr="00983AB7">
              <w:rPr>
                <w:rFonts w:cs="Calibri"/>
                <w:color w:val="FF0000"/>
                <w:sz w:val="18"/>
                <w:szCs w:val="18"/>
                <w:lang w:eastAsia="fr-FR"/>
              </w:rPr>
              <w:t xml:space="preserve"> 10h00</w:t>
            </w:r>
          </w:p>
        </w:tc>
        <w:tc>
          <w:tcPr>
            <w:tcW w:w="1582" w:type="dxa"/>
            <w:tcBorders>
              <w:top w:val="nil"/>
              <w:left w:val="nil"/>
              <w:bottom w:val="single" w:color="auto" w:sz="4" w:space="0"/>
              <w:right w:val="single" w:color="auto" w:sz="4" w:space="0"/>
            </w:tcBorders>
            <w:vAlign w:val="center"/>
          </w:tcPr>
          <w:p w:rsidRPr="00DF14A4" w:rsidR="00C84D6C" w:rsidP="00CE2ADC" w:rsidRDefault="00C84D6C" w14:paraId="098639CC" w14:textId="77777777">
            <w:pPr>
              <w:spacing w:line="240" w:lineRule="auto"/>
              <w:rPr>
                <w:rFonts w:cs="Calibri"/>
                <w:color w:val="FF0000"/>
                <w:sz w:val="18"/>
                <w:szCs w:val="18"/>
                <w:lang w:eastAsia="fr-FR"/>
              </w:rPr>
            </w:pPr>
            <w:r w:rsidRPr="00DF14A4">
              <w:rPr>
                <w:rFonts w:cs="Calibri"/>
                <w:color w:val="FF0000"/>
                <w:sz w:val="18"/>
                <w:szCs w:val="18"/>
                <w:lang w:eastAsia="fr-FR"/>
              </w:rPr>
              <w:t>Pas de restriction</w:t>
            </w:r>
          </w:p>
        </w:tc>
        <w:tc>
          <w:tcPr>
            <w:tcW w:w="4099" w:type="dxa"/>
            <w:tcBorders>
              <w:top w:val="single" w:color="auto" w:sz="4" w:space="0"/>
              <w:left w:val="nil"/>
              <w:bottom w:val="single" w:color="auto" w:sz="4" w:space="0"/>
              <w:right w:val="single" w:color="auto" w:sz="4" w:space="0"/>
            </w:tcBorders>
            <w:vAlign w:val="center"/>
          </w:tcPr>
          <w:p w:rsidRPr="00DF14A4" w:rsidR="00C84D6C" w:rsidP="00CE2ADC" w:rsidRDefault="00C84D6C" w14:paraId="7D640453" w14:textId="77777777">
            <w:pPr>
              <w:spacing w:line="240" w:lineRule="auto"/>
              <w:rPr>
                <w:rFonts w:cs="Calibri"/>
                <w:color w:val="FF0000"/>
                <w:sz w:val="18"/>
                <w:szCs w:val="18"/>
                <w:lang w:eastAsia="fr-FR"/>
              </w:rPr>
            </w:pPr>
            <w:r w:rsidRPr="00DF14A4">
              <w:rPr>
                <w:rFonts w:cs="Calibri"/>
                <w:color w:val="FF0000"/>
                <w:sz w:val="18"/>
                <w:szCs w:val="18"/>
                <w:lang w:eastAsia="fr-FR"/>
              </w:rPr>
              <w:t>Tout ordre saisi après l’envoi du</w:t>
            </w:r>
            <w:r>
              <w:rPr>
                <w:rFonts w:cs="Calibri"/>
                <w:color w:val="FF0000"/>
                <w:sz w:val="18"/>
                <w:szCs w:val="18"/>
                <w:lang w:eastAsia="fr-FR"/>
              </w:rPr>
              <w:t xml:space="preserve"> vendredi à«10h00</w:t>
            </w:r>
            <w:r w:rsidRPr="00DF14A4">
              <w:rPr>
                <w:rFonts w:cs="Calibri"/>
                <w:color w:val="FF0000"/>
                <w:sz w:val="18"/>
                <w:szCs w:val="18"/>
                <w:lang w:eastAsia="fr-FR"/>
              </w:rPr>
              <w:t xml:space="preserve"> », ne sera traité </w:t>
            </w:r>
            <w:r w:rsidRPr="00D23135">
              <w:rPr>
                <w:rFonts w:cs="Calibri"/>
                <w:color w:val="FF0000"/>
                <w:sz w:val="18"/>
                <w:szCs w:val="18"/>
                <w:lang w:eastAsia="fr-FR"/>
              </w:rPr>
              <w:t>(transmis</w:t>
            </w:r>
            <w:r>
              <w:rPr>
                <w:rFonts w:cs="Calibri"/>
                <w:color w:val="FF0000"/>
                <w:sz w:val="18"/>
                <w:szCs w:val="18"/>
                <w:lang w:eastAsia="fr-FR"/>
              </w:rPr>
              <w:t xml:space="preserve"> à la SDG) que le vendredi i suivant</w:t>
            </w:r>
            <w:r w:rsidRPr="00DF14A4">
              <w:rPr>
                <w:rFonts w:cs="Calibri"/>
                <w:color w:val="FF0000"/>
                <w:sz w:val="18"/>
                <w:szCs w:val="18"/>
                <w:lang w:eastAsia="fr-FR"/>
              </w:rPr>
              <w:t>.</w:t>
            </w:r>
            <w:r w:rsidRPr="00DF14A4">
              <w:rPr>
                <w:rFonts w:cs="Calibri"/>
                <w:color w:val="FF0000"/>
                <w:sz w:val="18"/>
                <w:szCs w:val="18"/>
                <w:lang w:eastAsia="fr-FR"/>
              </w:rPr>
              <w:br/>
            </w:r>
            <w:r w:rsidRPr="00DF14A4">
              <w:rPr>
                <w:rFonts w:cs="Calibri"/>
                <w:color w:val="FF0000"/>
                <w:sz w:val="18"/>
                <w:szCs w:val="18"/>
                <w:lang w:eastAsia="fr-FR"/>
              </w:rPr>
              <w:t xml:space="preserve">la date de l'ordre doit </w:t>
            </w:r>
            <w:r w:rsidRPr="00D23135">
              <w:rPr>
                <w:rFonts w:cs="Calibri"/>
                <w:color w:val="FF0000"/>
                <w:sz w:val="18"/>
                <w:szCs w:val="18"/>
                <w:lang w:eastAsia="fr-FR"/>
              </w:rPr>
              <w:t>être</w:t>
            </w:r>
            <w:r w:rsidRPr="00DF14A4">
              <w:rPr>
                <w:rFonts w:cs="Calibri"/>
                <w:color w:val="FF0000"/>
                <w:sz w:val="18"/>
                <w:szCs w:val="18"/>
                <w:lang w:eastAsia="fr-FR"/>
              </w:rPr>
              <w:t xml:space="preserve"> la </w:t>
            </w:r>
            <w:r>
              <w:rPr>
                <w:rFonts w:cs="Calibri"/>
                <w:color w:val="FF0000"/>
                <w:sz w:val="18"/>
                <w:szCs w:val="18"/>
                <w:lang w:eastAsia="fr-FR"/>
              </w:rPr>
              <w:t>vendredi</w:t>
            </w:r>
            <w:r w:rsidRPr="00DF14A4">
              <w:rPr>
                <w:rFonts w:cs="Calibri"/>
                <w:color w:val="FF0000"/>
                <w:sz w:val="18"/>
                <w:szCs w:val="18"/>
                <w:lang w:eastAsia="fr-FR"/>
              </w:rPr>
              <w:t xml:space="preserve"> ouvert suivant ( date </w:t>
            </w:r>
            <w:r>
              <w:rPr>
                <w:rFonts w:cs="Calibri"/>
                <w:color w:val="FF0000"/>
                <w:sz w:val="18"/>
                <w:szCs w:val="18"/>
                <w:lang w:eastAsia="fr-FR"/>
              </w:rPr>
              <w:t>VL</w:t>
            </w:r>
            <w:r w:rsidRPr="00DF14A4">
              <w:rPr>
                <w:rFonts w:cs="Calibri"/>
                <w:color w:val="FF0000"/>
                <w:sz w:val="18"/>
                <w:szCs w:val="18"/>
                <w:lang w:eastAsia="fr-FR"/>
              </w:rPr>
              <w:t xml:space="preserve"> = date de l'ordre)</w:t>
            </w:r>
          </w:p>
        </w:tc>
      </w:tr>
    </w:tbl>
    <w:p w:rsidRPr="00C84D6C" w:rsidR="00C84D6C" w:rsidP="00EC36DE" w:rsidRDefault="00C84D6C" w14:paraId="23490AE5" w14:textId="6F56A30E">
      <w:pPr>
        <w:spacing w:before="240" w:after="240" w:line="100" w:lineRule="atLeast"/>
        <w:ind w:right="142"/>
        <w:jc w:val="both"/>
        <w:rPr>
          <w:b/>
          <w:color w:val="00B050"/>
        </w:rPr>
      </w:pPr>
    </w:p>
    <w:p w:rsidRPr="002D6631" w:rsidR="00E56AED" w:rsidP="003D34DB" w:rsidRDefault="00E56AED" w14:paraId="4433A6AB" w14:textId="77777777">
      <w:pPr>
        <w:pStyle w:val="Style2"/>
        <w:numPr>
          <w:ilvl w:val="1"/>
          <w:numId w:val="3"/>
        </w:numPr>
        <w:jc w:val="both"/>
      </w:pPr>
      <w:bookmarkStart w:name="_Toc406686417" w:id="65"/>
      <w:bookmarkStart w:name="_Toc409973616" w:id="66"/>
      <w:r>
        <w:t xml:space="preserve">L’ordre de bourse simple marché </w:t>
      </w:r>
      <w:bookmarkEnd w:id="65"/>
      <w:r>
        <w:t>Local</w:t>
      </w:r>
      <w:bookmarkEnd w:id="66"/>
    </w:p>
    <w:p w:rsidRPr="00450A1F" w:rsidR="00E56AED" w:rsidP="003D34DB" w:rsidRDefault="00E56AED" w14:paraId="0C8DBFCC" w14:textId="77777777">
      <w:pPr>
        <w:pStyle w:val="Style3"/>
        <w:numPr>
          <w:ilvl w:val="2"/>
          <w:numId w:val="3"/>
        </w:numPr>
        <w:jc w:val="both"/>
      </w:pPr>
      <w:bookmarkStart w:name="_Toc358735489" w:id="67"/>
      <w:bookmarkStart w:name="_Toc409973617" w:id="68"/>
      <w:r w:rsidRPr="00450A1F">
        <w:t>Description générale</w:t>
      </w:r>
      <w:bookmarkEnd w:id="67"/>
      <w:bookmarkEnd w:id="68"/>
    </w:p>
    <w:p w:rsidR="00E56AED" w:rsidP="002F5C7D" w:rsidRDefault="00E56AED" w14:paraId="3503A823" w14:textId="77777777">
      <w:pPr>
        <w:spacing w:before="240" w:after="240" w:line="100" w:lineRule="atLeast"/>
        <w:ind w:right="142"/>
        <w:jc w:val="both"/>
      </w:pPr>
      <w:bookmarkStart w:name="_Toc358735490" w:id="69"/>
      <w:r>
        <w:t>Le but de cette première partie est l'étude des ordres de bourse dans le marché local, de leurs création jusqu'à leurs transmission vers le module de règlement / Livraison</w:t>
      </w:r>
    </w:p>
    <w:p w:rsidR="00E56AED" w:rsidP="003D34DB" w:rsidRDefault="00E56AED" w14:paraId="685614F0" w14:textId="77777777">
      <w:pPr>
        <w:numPr>
          <w:ilvl w:val="0"/>
          <w:numId w:val="7"/>
        </w:numPr>
        <w:suppressAutoHyphens/>
        <w:spacing w:before="240" w:after="240" w:line="100" w:lineRule="atLeast"/>
        <w:jc w:val="both"/>
        <w:rPr>
          <w:i/>
          <w:iCs/>
          <w:u w:val="single"/>
        </w:rPr>
      </w:pPr>
      <w:r>
        <w:rPr>
          <w:i/>
          <w:iCs/>
          <w:u w:val="single"/>
        </w:rPr>
        <w:t>Contexte de la réservation titres en droit constaté :</w:t>
      </w:r>
    </w:p>
    <w:p w:rsidR="00E56AED" w:rsidP="002F5C7D" w:rsidRDefault="00E56AED" w14:paraId="496E2D4E" w14:textId="77777777">
      <w:pPr>
        <w:spacing w:before="240" w:after="240" w:line="100" w:lineRule="atLeast"/>
        <w:jc w:val="both"/>
      </w:pPr>
      <w:r>
        <w:t>Pour toute opération de vente passant par le carnet, le système doit établir à la date de l’ordre une réservation de la provision titres sur la base de la position disponible.</w:t>
      </w:r>
    </w:p>
    <w:p w:rsidR="00E56AED" w:rsidP="002F5C7D" w:rsidRDefault="00E56AED" w14:paraId="22CCD551" w14:textId="77777777">
      <w:pPr>
        <w:pStyle w:val="BodyText"/>
        <w:jc w:val="both"/>
        <w:rPr>
          <w:b/>
          <w:color w:val="0000FF"/>
        </w:rPr>
      </w:pPr>
      <w:r>
        <w:rPr>
          <w:b/>
          <w:color w:val="0000FF"/>
        </w:rPr>
        <w:t>Position disponible « Carnet d’ordres » : Position dénouée + Achats (1) – Ventes (2)</w:t>
      </w:r>
    </w:p>
    <w:p w:rsidR="00E56AED" w:rsidP="002F5C7D" w:rsidRDefault="00E56AED" w14:paraId="27203EF2" w14:textId="77777777">
      <w:pPr>
        <w:pStyle w:val="BodyText"/>
        <w:jc w:val="both"/>
        <w:rPr>
          <w:b/>
          <w:i/>
          <w:color w:val="000000"/>
        </w:rPr>
      </w:pPr>
      <w:r>
        <w:rPr>
          <w:b/>
          <w:i/>
          <w:color w:val="000000"/>
        </w:rPr>
        <w:t>(1) Achats comprennent :</w:t>
      </w:r>
    </w:p>
    <w:p w:rsidR="00E56AED" w:rsidP="002F5C7D" w:rsidRDefault="00E56AED" w14:paraId="1B1B9E70" w14:textId="77777777">
      <w:pPr>
        <w:pStyle w:val="BodyText"/>
        <w:jc w:val="both"/>
        <w:rPr>
          <w:color w:val="000000"/>
        </w:rPr>
      </w:pPr>
      <w:r>
        <w:rPr>
          <w:color w:val="000000"/>
        </w:rPr>
        <w:t>− Achats « Exécutés » (MegaTrade)</w:t>
      </w:r>
    </w:p>
    <w:p w:rsidR="00E56AED" w:rsidP="002F5C7D" w:rsidRDefault="00E56AED" w14:paraId="0D99DDF8" w14:textId="77777777">
      <w:pPr>
        <w:pStyle w:val="BodyText"/>
        <w:jc w:val="both"/>
        <w:rPr>
          <w:color w:val="000000"/>
        </w:rPr>
      </w:pPr>
      <w:r>
        <w:rPr>
          <w:color w:val="000000"/>
        </w:rPr>
        <w:t>− Achats « Ajustés » (MegaCustody)</w:t>
      </w:r>
    </w:p>
    <w:p w:rsidR="00E56AED" w:rsidP="002F5C7D" w:rsidRDefault="00E56AED" w14:paraId="62E53E2C" w14:textId="77777777">
      <w:pPr>
        <w:pStyle w:val="BodyText"/>
        <w:jc w:val="both"/>
        <w:rPr>
          <w:color w:val="000000"/>
        </w:rPr>
      </w:pPr>
      <w:r>
        <w:rPr>
          <w:color w:val="000000"/>
        </w:rPr>
        <w:t>− Achats « Instruits » d’origine du carnet d’ordre (MegaCustody)</w:t>
      </w:r>
    </w:p>
    <w:p w:rsidR="00E56AED" w:rsidP="002F5C7D" w:rsidRDefault="00E56AED" w14:paraId="0F8EF7FA" w14:textId="77777777">
      <w:pPr>
        <w:pStyle w:val="BodyText"/>
        <w:jc w:val="both"/>
        <w:rPr>
          <w:b/>
          <w:i/>
          <w:color w:val="000000"/>
        </w:rPr>
      </w:pPr>
      <w:r>
        <w:rPr>
          <w:b/>
          <w:i/>
          <w:color w:val="000000"/>
        </w:rPr>
        <w:t>(2) Ventes comprennent :</w:t>
      </w:r>
    </w:p>
    <w:p w:rsidR="00E56AED" w:rsidP="002F5C7D" w:rsidRDefault="00E56AED" w14:paraId="7ACBEB10" w14:textId="77777777">
      <w:pPr>
        <w:pStyle w:val="BodyText"/>
        <w:jc w:val="both"/>
        <w:rPr>
          <w:color w:val="000000"/>
        </w:rPr>
      </w:pPr>
      <w:r>
        <w:rPr>
          <w:color w:val="000000"/>
        </w:rPr>
        <w:t>− Ventes « Validés » en attente d’exécution sur le carnet d’ordres (MegaTrade)</w:t>
      </w:r>
    </w:p>
    <w:p w:rsidR="00E56AED" w:rsidP="002F5C7D" w:rsidRDefault="00E56AED" w14:paraId="7C05BC52" w14:textId="77777777">
      <w:pPr>
        <w:pStyle w:val="BodyText"/>
        <w:jc w:val="both"/>
        <w:rPr>
          <w:color w:val="000000"/>
        </w:rPr>
      </w:pPr>
      <w:r>
        <w:rPr>
          <w:color w:val="000000"/>
        </w:rPr>
        <w:t>− Ventes « Exécutés » sur le carnet d’ordres (MegaTrade)</w:t>
      </w:r>
    </w:p>
    <w:p w:rsidR="00E56AED" w:rsidP="002F5C7D" w:rsidRDefault="00E56AED" w14:paraId="03168B35" w14:textId="77777777">
      <w:pPr>
        <w:pStyle w:val="BodyText"/>
        <w:jc w:val="both"/>
        <w:rPr>
          <w:color w:val="000000"/>
        </w:rPr>
      </w:pPr>
      <w:r>
        <w:rPr>
          <w:color w:val="000000"/>
        </w:rPr>
        <w:t>− Vente « Instruits » (MegaCustody)</w:t>
      </w:r>
    </w:p>
    <w:p w:rsidR="00E56AED" w:rsidP="002F5C7D" w:rsidRDefault="00E56AED" w14:paraId="12E715A5" w14:textId="77777777">
      <w:pPr>
        <w:pStyle w:val="BodyText"/>
        <w:jc w:val="both"/>
        <w:rPr>
          <w:color w:val="000000"/>
        </w:rPr>
      </w:pPr>
      <w:r>
        <w:rPr>
          <w:color w:val="000000"/>
        </w:rPr>
        <w:t>− Ventes ajustées (MegaCustody)</w:t>
      </w:r>
    </w:p>
    <w:p w:rsidR="00E56AED" w:rsidP="002F5C7D" w:rsidRDefault="00E56AED" w14:paraId="463626EC" w14:textId="77777777">
      <w:pPr>
        <w:pStyle w:val="BodyText"/>
        <w:jc w:val="both"/>
      </w:pPr>
    </w:p>
    <w:p w:rsidR="00E56AED" w:rsidP="0091661A" w:rsidRDefault="00E56AED" w14:paraId="267FFD42" w14:textId="77777777">
      <w:pPr>
        <w:numPr>
          <w:ilvl w:val="0"/>
          <w:numId w:val="7"/>
        </w:numPr>
        <w:suppressAutoHyphens/>
        <w:spacing w:before="240" w:after="240" w:line="100" w:lineRule="atLeast"/>
        <w:ind w:left="0" w:firstLine="0"/>
        <w:jc w:val="both"/>
        <w:rPr>
          <w:i/>
          <w:iCs/>
          <w:color w:val="000000"/>
          <w:u w:val="single"/>
        </w:rPr>
      </w:pPr>
      <w:r>
        <w:rPr>
          <w:i/>
          <w:iCs/>
          <w:color w:val="000000"/>
          <w:u w:val="single"/>
        </w:rPr>
        <w:t>Montant de réservation éspèce :</w:t>
      </w:r>
    </w:p>
    <w:p w:rsidR="00E56AED" w:rsidP="002F5C7D" w:rsidRDefault="00E56AED" w14:paraId="1723986F" w14:textId="77777777">
      <w:pPr>
        <w:pStyle w:val="BodyText"/>
        <w:jc w:val="both"/>
      </w:pPr>
      <w:r>
        <w:t>Pour toute opération d'achat en bourse, le système doit procéder à une demande du solde espèce à la date de l'ordre à la hauteur de :</w:t>
      </w:r>
    </w:p>
    <w:p w:rsidR="00E56AED" w:rsidP="002F5C7D" w:rsidRDefault="00E56AED" w14:paraId="4B9B8A6E" w14:textId="77777777">
      <w:pPr>
        <w:pStyle w:val="BodyText"/>
        <w:jc w:val="both"/>
      </w:pPr>
    </w:p>
    <w:p w:rsidR="00E56AED" w:rsidP="002F5C7D" w:rsidRDefault="00E56AED" w14:paraId="291A68F7" w14:textId="77777777">
      <w:pPr>
        <w:pStyle w:val="BodyText"/>
        <w:jc w:val="both"/>
        <w:rPr>
          <w:color w:val="000000"/>
        </w:rPr>
      </w:pPr>
      <w:r>
        <w:rPr>
          <w:color w:val="000000"/>
        </w:rPr>
        <w:t>− Achat de titre à prix connu : le cours est renseigné dans l'ordre</w:t>
      </w:r>
    </w:p>
    <w:p w:rsidR="00E56AED" w:rsidP="002F5C7D" w:rsidRDefault="00E56AED" w14:paraId="75399EC0" w14:textId="77777777">
      <w:pPr>
        <w:pStyle w:val="BodyText"/>
        <w:jc w:val="both"/>
        <w:rPr>
          <w:b/>
          <w:bCs/>
          <w:color w:val="000000"/>
        </w:rPr>
      </w:pPr>
      <w:r>
        <w:rPr>
          <w:b/>
          <w:bCs/>
          <w:color w:val="000000"/>
        </w:rPr>
        <w:t>Montant brut : quantité * cours renseigné dans l’ordre</w:t>
      </w:r>
    </w:p>
    <w:p w:rsidRPr="00B95532" w:rsidR="008677DA" w:rsidP="002F5C7D" w:rsidRDefault="00E56AED" w14:paraId="3E8C0F7B" w14:textId="77777777">
      <w:pPr>
        <w:pStyle w:val="BodyText"/>
        <w:jc w:val="both"/>
        <w:rPr>
          <w:color w:val="000000"/>
        </w:rPr>
      </w:pPr>
      <w:r>
        <w:rPr>
          <w:color w:val="000000"/>
        </w:rPr>
        <w:t xml:space="preserve">Montant à réserver à hauteur du montant net : </w:t>
      </w:r>
      <w:r w:rsidR="00CD434E">
        <w:rPr>
          <w:color w:val="000000"/>
        </w:rPr>
        <w:t>(</w:t>
      </w:r>
      <w:r>
        <w:rPr>
          <w:color w:val="000000"/>
        </w:rPr>
        <w:t>montant brut + frais calculés</w:t>
      </w:r>
      <w:r w:rsidR="00CD434E">
        <w:rPr>
          <w:color w:val="000000"/>
        </w:rPr>
        <w:t>)*(1+ taux de couverture de la commission R/</w:t>
      </w:r>
      <w:r w:rsidR="00DB4DB5">
        <w:rPr>
          <w:color w:val="000000"/>
        </w:rPr>
        <w:t>L)</w:t>
      </w:r>
    </w:p>
    <w:p w:rsidR="00CD434E" w:rsidP="002F5C7D" w:rsidRDefault="00CD434E" w14:paraId="1E3AB289" w14:textId="77777777">
      <w:pPr>
        <w:pStyle w:val="BodyText"/>
        <w:jc w:val="both"/>
        <w:rPr>
          <w:b/>
          <w:color w:val="000000"/>
        </w:rPr>
      </w:pPr>
      <w:r w:rsidRPr="00CD434E">
        <w:rPr>
          <w:b/>
          <w:color w:val="000000"/>
        </w:rPr>
        <w:t xml:space="preserve">Frais calculés : </w:t>
      </w:r>
      <w:r>
        <w:rPr>
          <w:b/>
          <w:color w:val="000000"/>
        </w:rPr>
        <w:t xml:space="preserve">Impôt de bourse + Commission de courtage </w:t>
      </w:r>
      <w:r w:rsidRPr="00B95532" w:rsidR="008677DA">
        <w:rPr>
          <w:b/>
          <w:i/>
          <w:color w:val="auto"/>
        </w:rPr>
        <w:t>(Commissions à calculer en TTC)</w:t>
      </w:r>
    </w:p>
    <w:p w:rsidR="00E56AED" w:rsidP="002F5C7D" w:rsidRDefault="00E56AED" w14:paraId="4CDFE4DF" w14:textId="77777777">
      <w:pPr>
        <w:pStyle w:val="BodyText"/>
        <w:jc w:val="both"/>
        <w:rPr>
          <w:color w:val="000000"/>
        </w:rPr>
      </w:pPr>
      <w:r>
        <w:rPr>
          <w:color w:val="000000"/>
        </w:rPr>
        <w:t xml:space="preserve">− Achat de titre à prix </w:t>
      </w:r>
      <w:r w:rsidR="00CD434E">
        <w:rPr>
          <w:color w:val="000000"/>
        </w:rPr>
        <w:t>in</w:t>
      </w:r>
      <w:r>
        <w:rPr>
          <w:color w:val="000000"/>
        </w:rPr>
        <w:t>connu : le cours n'est renseigné dans l'ordre</w:t>
      </w:r>
    </w:p>
    <w:p w:rsidR="00E56AED" w:rsidP="002F5C7D" w:rsidRDefault="00E56AED" w14:paraId="445C1435" w14:textId="77777777">
      <w:pPr>
        <w:pStyle w:val="BodyText"/>
        <w:jc w:val="both"/>
        <w:rPr>
          <w:b/>
          <w:bCs/>
          <w:color w:val="000000"/>
        </w:rPr>
      </w:pPr>
      <w:r>
        <w:rPr>
          <w:b/>
          <w:bCs/>
          <w:color w:val="000000"/>
        </w:rPr>
        <w:t>Montant brut : quantité * dernier cours disponible du titre</w:t>
      </w:r>
    </w:p>
    <w:p w:rsidR="00E56AED" w:rsidP="002F5C7D" w:rsidRDefault="00E56AED" w14:paraId="1B7FFCE3" w14:textId="77777777">
      <w:pPr>
        <w:pStyle w:val="BodyText"/>
        <w:jc w:val="both"/>
        <w:rPr>
          <w:color w:val="000000"/>
        </w:rPr>
      </w:pPr>
      <w:r>
        <w:rPr>
          <w:color w:val="000000"/>
        </w:rPr>
        <w:t xml:space="preserve">Montant à réserver à hauteur du montant brut </w:t>
      </w:r>
      <w:r w:rsidRPr="00B95532">
        <w:rPr>
          <w:b/>
          <w:bCs/>
          <w:i/>
          <w:iCs/>
          <w:color w:val="auto"/>
          <w:u w:val="single"/>
        </w:rPr>
        <w:t>majoré d'un taux de couverture</w:t>
      </w:r>
      <w:r w:rsidRPr="00B95532" w:rsidR="008677DA">
        <w:rPr>
          <w:b/>
          <w:bCs/>
          <w:i/>
          <w:iCs/>
          <w:color w:val="auto"/>
          <w:u w:val="single"/>
        </w:rPr>
        <w:t xml:space="preserve"> </w:t>
      </w:r>
      <w:r w:rsidRPr="00B95532" w:rsidR="00B95532">
        <w:rPr>
          <w:b/>
          <w:bCs/>
          <w:i/>
          <w:iCs/>
          <w:color w:val="auto"/>
          <w:u w:val="single"/>
        </w:rPr>
        <w:t>(30</w:t>
      </w:r>
      <w:r w:rsidRPr="00B95532" w:rsidR="008677DA">
        <w:rPr>
          <w:b/>
          <w:bCs/>
          <w:i/>
          <w:iCs/>
          <w:color w:val="auto"/>
          <w:u w:val="single"/>
        </w:rPr>
        <w:t>% )</w:t>
      </w:r>
    </w:p>
    <w:p w:rsidR="00E56AED" w:rsidP="002F5C7D" w:rsidRDefault="00E56AED" w14:paraId="18155CD2" w14:textId="77777777">
      <w:pPr>
        <w:pStyle w:val="BodyText"/>
        <w:jc w:val="both"/>
        <w:rPr>
          <w:color w:val="000000"/>
        </w:rPr>
      </w:pPr>
      <w:r>
        <w:rPr>
          <w:color w:val="000000"/>
        </w:rPr>
        <w:t>Ce taux doit être dans repris dans un contexte configurable afin de le modifier</w:t>
      </w:r>
    </w:p>
    <w:p w:rsidRPr="00B95532" w:rsidR="008677DA" w:rsidP="008677DA" w:rsidRDefault="00B95532" w14:paraId="06969B4A" w14:textId="77777777">
      <w:pPr>
        <w:pStyle w:val="BodyText"/>
        <w:jc w:val="both"/>
        <w:rPr>
          <w:b/>
          <w:bCs/>
          <w:i/>
          <w:color w:val="auto"/>
        </w:rPr>
      </w:pPr>
      <w:r w:rsidRPr="00B95532">
        <w:rPr>
          <w:b/>
          <w:bCs/>
          <w:i/>
          <w:color w:val="auto"/>
        </w:rPr>
        <w:t xml:space="preserve">NB : </w:t>
      </w:r>
      <w:r w:rsidRPr="00B95532" w:rsidR="008677DA">
        <w:rPr>
          <w:b/>
          <w:bCs/>
          <w:i/>
          <w:color w:val="auto"/>
        </w:rPr>
        <w:t>La validité de l’achat de titre à prix inconnu ne doit pas dépasser 3 jours ouvrables</w:t>
      </w:r>
    </w:p>
    <w:p w:rsidRPr="00450A1F" w:rsidR="00E56AED" w:rsidP="003D34DB" w:rsidRDefault="00E56AED" w14:paraId="5AD025CC" w14:textId="77777777">
      <w:pPr>
        <w:pStyle w:val="Style3"/>
        <w:numPr>
          <w:ilvl w:val="2"/>
          <w:numId w:val="3"/>
        </w:numPr>
        <w:jc w:val="both"/>
      </w:pPr>
      <w:bookmarkStart w:name="_Toc409973618" w:id="70"/>
      <w:r w:rsidRPr="00450A1F">
        <w:t>Description détaillée</w:t>
      </w:r>
      <w:bookmarkEnd w:id="69"/>
      <w:bookmarkEnd w:id="70"/>
    </w:p>
    <w:p w:rsidR="00E56AED" w:rsidP="002F5C7D" w:rsidRDefault="00E56AED" w14:paraId="7E46DA9F" w14:textId="77777777">
      <w:pPr>
        <w:jc w:val="both"/>
      </w:pPr>
    </w:p>
    <w:p w:rsidR="00E56AED" w:rsidP="002F5C7D" w:rsidRDefault="00E56AED" w14:paraId="7F3E0BF4" w14:textId="77777777">
      <w:pPr>
        <w:pStyle w:val="BodyText"/>
        <w:jc w:val="both"/>
      </w:pPr>
      <w:r>
        <w:t>L'ordre de bourse pour le marché local doit couvrir toutes les opérations initiés sur les valeurs côtés, achat et vente, l'écran de saisie a été conçu dans l'objectif de banaliser en toute sécurité la création dudit ordre :</w:t>
      </w:r>
    </w:p>
    <w:p w:rsidR="00E56AED" w:rsidP="002F5C7D" w:rsidRDefault="00E56AED" w14:paraId="0A5D9C23" w14:textId="77777777">
      <w:pPr>
        <w:pStyle w:val="BodyText"/>
        <w:jc w:val="both"/>
      </w:pPr>
      <w:r>
        <w:t>Les données définissant un ordre de bourse sont :</w:t>
      </w:r>
    </w:p>
    <w:p w:rsidR="00E56AED" w:rsidP="003D34DB" w:rsidRDefault="00E56AED" w14:paraId="443B8E02" w14:textId="77777777">
      <w:pPr>
        <w:pStyle w:val="BodyText"/>
        <w:numPr>
          <w:ilvl w:val="0"/>
          <w:numId w:val="8"/>
        </w:numPr>
        <w:jc w:val="both"/>
      </w:pPr>
      <w:r>
        <w:t>Référence de l'ordre : c'est un code généré automatiquement par le système assurant l'unicité de chaque opération :</w:t>
      </w:r>
    </w:p>
    <w:p w:rsidR="00E56AED" w:rsidP="003D34DB" w:rsidRDefault="008C7D24" w14:paraId="3BC3AB68" w14:textId="77777777">
      <w:pPr>
        <w:pStyle w:val="BodyText"/>
        <w:numPr>
          <w:ilvl w:val="0"/>
          <w:numId w:val="8"/>
        </w:numPr>
        <w:jc w:val="both"/>
      </w:pPr>
      <w:r>
        <w:t>Affixe : OB</w:t>
      </w:r>
      <w:r w:rsidR="00E56AED">
        <w:t>+Code affilié +Séquence</w:t>
      </w:r>
    </w:p>
    <w:p w:rsidR="00E56AED" w:rsidP="003D34DB" w:rsidRDefault="008C7D24" w14:paraId="5C9395F6" w14:textId="77777777">
      <w:pPr>
        <w:pStyle w:val="BodyText"/>
        <w:numPr>
          <w:ilvl w:val="0"/>
          <w:numId w:val="8"/>
        </w:numPr>
        <w:jc w:val="both"/>
      </w:pPr>
      <w:r>
        <w:t>Séquence : 9</w:t>
      </w:r>
      <w:r w:rsidR="00E56AED">
        <w:t xml:space="preserve"> Chiffres</w:t>
      </w:r>
    </w:p>
    <w:p w:rsidR="00E56AED" w:rsidP="003D34DB" w:rsidRDefault="00F91640" w14:paraId="24ECEEC3" w14:textId="77777777">
      <w:pPr>
        <w:pStyle w:val="BodyText"/>
        <w:numPr>
          <w:ilvl w:val="0"/>
          <w:numId w:val="8"/>
        </w:numPr>
        <w:jc w:val="both"/>
      </w:pPr>
      <w:r>
        <w:t xml:space="preserve">Le code affilié </w:t>
      </w:r>
      <w:r w:rsidR="00700CAD">
        <w:t>d’AWB</w:t>
      </w:r>
      <w:r>
        <w:t xml:space="preserve"> </w:t>
      </w:r>
      <w:r w:rsidR="00E56AED">
        <w:t>est 113</w:t>
      </w:r>
    </w:p>
    <w:p w:rsidR="00DB4DB5" w:rsidP="003D34DB" w:rsidRDefault="00DB4DB5" w14:paraId="30907400" w14:textId="77777777">
      <w:pPr>
        <w:pStyle w:val="BodyText"/>
        <w:numPr>
          <w:ilvl w:val="0"/>
          <w:numId w:val="8"/>
        </w:numPr>
        <w:jc w:val="both"/>
      </w:pPr>
      <w:r>
        <w:t xml:space="preserve">Ordre Collecté : (Booléen) Renseigner si l’ordre est collecté  </w:t>
      </w:r>
    </w:p>
    <w:p w:rsidR="00E56AED" w:rsidP="003D34DB" w:rsidRDefault="00E56AED" w14:paraId="30BEF094" w14:textId="77777777">
      <w:pPr>
        <w:pStyle w:val="BodyText"/>
        <w:numPr>
          <w:ilvl w:val="0"/>
          <w:numId w:val="8"/>
        </w:numPr>
        <w:jc w:val="both"/>
      </w:pPr>
      <w:r>
        <w:t>Compte espèce client : Saisi manuellement ou calculé sur la base du compte titre client</w:t>
      </w:r>
    </w:p>
    <w:p w:rsidR="00E56AED" w:rsidP="003D34DB" w:rsidRDefault="00E56AED" w14:paraId="282029AB" w14:textId="77777777">
      <w:pPr>
        <w:pStyle w:val="BodyText"/>
        <w:numPr>
          <w:ilvl w:val="0"/>
          <w:numId w:val="8"/>
        </w:numPr>
        <w:jc w:val="both"/>
      </w:pPr>
      <w:r>
        <w:t>Compte titre client : Saisi manuellement ou calculé sur la base du compte espèce client</w:t>
      </w:r>
    </w:p>
    <w:p w:rsidR="00E56AED" w:rsidP="003D34DB" w:rsidRDefault="00E56AED" w14:paraId="74EB5F08" w14:textId="77777777">
      <w:pPr>
        <w:pStyle w:val="BodyText"/>
        <w:numPr>
          <w:ilvl w:val="0"/>
          <w:numId w:val="8"/>
        </w:numPr>
        <w:jc w:val="both"/>
      </w:pPr>
      <w:r>
        <w:t>Le type d'identifiant du client : Carte d'identité nationale, passeport, numéro de registre de commerce ...</w:t>
      </w:r>
    </w:p>
    <w:p w:rsidR="00E56AED" w:rsidP="003D34DB" w:rsidRDefault="00E56AED" w14:paraId="04A9B4EA" w14:textId="77777777">
      <w:pPr>
        <w:pStyle w:val="BodyText"/>
        <w:numPr>
          <w:ilvl w:val="0"/>
          <w:numId w:val="8"/>
        </w:numPr>
        <w:jc w:val="both"/>
      </w:pPr>
      <w:r>
        <w:t>Numéro d'identité principale : ce champ renseigne le numéro de l'identité.</w:t>
      </w:r>
    </w:p>
    <w:p w:rsidRPr="00B95532" w:rsidR="008677DA" w:rsidP="00B95532" w:rsidRDefault="00E56AED" w14:paraId="7D8E23FC" w14:textId="77777777">
      <w:pPr>
        <w:pStyle w:val="BodyText"/>
        <w:numPr>
          <w:ilvl w:val="0"/>
          <w:numId w:val="8"/>
        </w:numPr>
        <w:jc w:val="both"/>
      </w:pPr>
      <w:r>
        <w:t xml:space="preserve">Type de l'ordre : s'il s'agit d'un achat ou d'une vente </w:t>
      </w:r>
    </w:p>
    <w:p w:rsidRPr="00B95532" w:rsidR="008677DA" w:rsidP="008677DA" w:rsidRDefault="008677DA" w14:paraId="5107767A" w14:textId="77777777">
      <w:pPr>
        <w:pStyle w:val="BodyText"/>
        <w:numPr>
          <w:ilvl w:val="0"/>
          <w:numId w:val="8"/>
        </w:numPr>
        <w:jc w:val="both"/>
        <w:rPr>
          <w:bCs/>
          <w:color w:val="auto"/>
        </w:rPr>
      </w:pPr>
      <w:r w:rsidRPr="00B95532">
        <w:rPr>
          <w:bCs/>
          <w:color w:val="auto"/>
        </w:rPr>
        <w:t>Actif : Saisi manuellement ou calculé sur la base de l’ISIN, libellé de l’actif ou autres critères de recherche.</w:t>
      </w:r>
    </w:p>
    <w:p w:rsidR="00E56AED" w:rsidP="003D34DB" w:rsidRDefault="00E56AED" w14:paraId="265910F2" w14:textId="77777777">
      <w:pPr>
        <w:pStyle w:val="BodyText"/>
        <w:numPr>
          <w:ilvl w:val="0"/>
          <w:numId w:val="8"/>
        </w:numPr>
        <w:jc w:val="both"/>
      </w:pPr>
      <w:r>
        <w:t xml:space="preserve">Quantité : exprimé en quantité </w:t>
      </w:r>
    </w:p>
    <w:p w:rsidR="00E56AED" w:rsidP="003D34DB" w:rsidRDefault="00E56AED" w14:paraId="41EBD999" w14:textId="77777777">
      <w:pPr>
        <w:pStyle w:val="BodyText"/>
        <w:numPr>
          <w:ilvl w:val="0"/>
          <w:numId w:val="8"/>
        </w:numPr>
        <w:jc w:val="both"/>
      </w:pPr>
      <w:r>
        <w:t>Type de prix :</w:t>
      </w:r>
    </w:p>
    <w:p w:rsidR="00E56AED" w:rsidP="0091661A" w:rsidRDefault="00E56AED" w14:paraId="10079994" w14:textId="77777777">
      <w:pPr>
        <w:pStyle w:val="BodyText"/>
        <w:numPr>
          <w:ilvl w:val="0"/>
          <w:numId w:val="93"/>
        </w:numPr>
        <w:jc w:val="both"/>
      </w:pPr>
      <w:r>
        <w:t>Open : Prix qui correspond à l'ouverture de la séance boursière.</w:t>
      </w:r>
    </w:p>
    <w:p w:rsidR="00E56AED" w:rsidP="0091661A" w:rsidRDefault="00E56AED" w14:paraId="0E9B71D3" w14:textId="77777777">
      <w:pPr>
        <w:pStyle w:val="BodyText"/>
        <w:numPr>
          <w:ilvl w:val="0"/>
          <w:numId w:val="93"/>
        </w:numPr>
        <w:jc w:val="both"/>
      </w:pPr>
      <w:r>
        <w:t xml:space="preserve">ATP : A tout prix </w:t>
      </w:r>
    </w:p>
    <w:p w:rsidR="00E56AED" w:rsidP="0091661A" w:rsidRDefault="00817A5B" w14:paraId="7C6A61D2" w14:textId="77777777">
      <w:pPr>
        <w:pStyle w:val="BodyText"/>
        <w:numPr>
          <w:ilvl w:val="0"/>
          <w:numId w:val="93"/>
        </w:numPr>
        <w:jc w:val="both"/>
      </w:pPr>
      <w:r>
        <w:t xml:space="preserve">Au marché : </w:t>
      </w:r>
      <w:r w:rsidR="00E56AED">
        <w:t>Aucune restriction, l’ordre est saisi avec un prix inconnu.</w:t>
      </w:r>
    </w:p>
    <w:p w:rsidR="00E56AED" w:rsidP="0091661A" w:rsidRDefault="00E56AED" w14:paraId="1837C202" w14:textId="77777777">
      <w:pPr>
        <w:pStyle w:val="BodyText"/>
        <w:numPr>
          <w:ilvl w:val="0"/>
          <w:numId w:val="93"/>
        </w:numPr>
        <w:jc w:val="both"/>
      </w:pPr>
      <w:r>
        <w:t xml:space="preserve">Fix ou seuil limite : Dans ce cas, on définit un seuil pour déclanchement </w:t>
      </w:r>
    </w:p>
    <w:p w:rsidR="00E56AED" w:rsidP="00817A5B" w:rsidRDefault="00E56AED" w14:paraId="2E1A7F00" w14:textId="77777777">
      <w:pPr>
        <w:pStyle w:val="BodyText"/>
        <w:ind w:left="720"/>
        <w:jc w:val="both"/>
      </w:pPr>
      <w:r>
        <w:t>Achat : Le prix sera un prix maximal au-delà duquel l’ordre ne doit pas être   exécuté.</w:t>
      </w:r>
    </w:p>
    <w:p w:rsidR="00E56AED" w:rsidP="00817A5B" w:rsidRDefault="00E56AED" w14:paraId="4986E649" w14:textId="77777777">
      <w:pPr>
        <w:pStyle w:val="BodyText"/>
        <w:ind w:left="720"/>
        <w:jc w:val="both"/>
      </w:pPr>
      <w:r>
        <w:t>Vente : Le prix sera minimal en deçà duquel l’ordre ne doit pas être exécuté.</w:t>
      </w:r>
    </w:p>
    <w:p w:rsidR="00E56AED" w:rsidP="003D34DB" w:rsidRDefault="00E56AED" w14:paraId="573D5CB4" w14:textId="77777777">
      <w:pPr>
        <w:pStyle w:val="BodyText"/>
        <w:numPr>
          <w:ilvl w:val="0"/>
          <w:numId w:val="8"/>
        </w:numPr>
        <w:jc w:val="both"/>
      </w:pPr>
      <w:r>
        <w:t>Type de validité :</w:t>
      </w:r>
    </w:p>
    <w:p w:rsidR="00E56AED" w:rsidP="0091661A" w:rsidRDefault="00E56AED" w14:paraId="681A4B97" w14:textId="77777777">
      <w:pPr>
        <w:pStyle w:val="BodyText"/>
        <w:numPr>
          <w:ilvl w:val="0"/>
          <w:numId w:val="93"/>
        </w:numPr>
        <w:jc w:val="both"/>
      </w:pPr>
      <w:r>
        <w:t>30 Jours calendaire : A compter de la date de réception de l'ordre.</w:t>
      </w:r>
    </w:p>
    <w:p w:rsidR="00E56AED" w:rsidP="0091661A" w:rsidRDefault="00E56AED" w14:paraId="53D2D6C4" w14:textId="77777777">
      <w:pPr>
        <w:pStyle w:val="BodyText"/>
        <w:numPr>
          <w:ilvl w:val="0"/>
          <w:numId w:val="93"/>
        </w:numPr>
        <w:jc w:val="both"/>
      </w:pPr>
      <w:r>
        <w:t>Jour : une journée ouvrée de la date de réception de l'ordre.</w:t>
      </w:r>
    </w:p>
    <w:p w:rsidR="00E56AED" w:rsidP="0091661A" w:rsidRDefault="00E56AED" w14:paraId="5A860128" w14:textId="77777777">
      <w:pPr>
        <w:pStyle w:val="BodyText"/>
        <w:numPr>
          <w:ilvl w:val="0"/>
          <w:numId w:val="93"/>
        </w:numPr>
        <w:jc w:val="both"/>
      </w:pPr>
      <w:r>
        <w:t>A date déterminée : ordre valide pour une durée de n jours calendaires</w:t>
      </w:r>
    </w:p>
    <w:p w:rsidR="00E56AED" w:rsidP="003D34DB" w:rsidRDefault="00E56AED" w14:paraId="61E74135" w14:textId="77777777">
      <w:pPr>
        <w:pStyle w:val="BodyText"/>
        <w:numPr>
          <w:ilvl w:val="0"/>
          <w:numId w:val="8"/>
        </w:numPr>
        <w:jc w:val="both"/>
      </w:pPr>
      <w:r>
        <w:t>Date de validité : La date de fin de validité est générée automatiquement suivant la durée de validité renseignée, calculée à compter de la date de l’ordre.</w:t>
      </w:r>
    </w:p>
    <w:p w:rsidR="00E56AED" w:rsidP="003D34DB" w:rsidRDefault="00E56AED" w14:paraId="7FBD7ABF" w14:textId="77777777">
      <w:pPr>
        <w:pStyle w:val="BodyText"/>
        <w:numPr>
          <w:ilvl w:val="0"/>
          <w:numId w:val="8"/>
        </w:numPr>
        <w:jc w:val="both"/>
      </w:pPr>
      <w:r>
        <w:t>Nombre de jours de validité : Calculé entre la date de réception de l'ordre et sa date de validité en jours calendaires.</w:t>
      </w:r>
    </w:p>
    <w:p w:rsidR="00E56AED" w:rsidP="003D34DB" w:rsidRDefault="00E56AED" w14:paraId="231AF231" w14:textId="77777777">
      <w:pPr>
        <w:pStyle w:val="BodyText"/>
        <w:numPr>
          <w:ilvl w:val="0"/>
          <w:numId w:val="8"/>
        </w:numPr>
        <w:jc w:val="both"/>
      </w:pPr>
      <w:r>
        <w:t>Date de réception de l'ordre : Date du système par défaut</w:t>
      </w:r>
      <w:r w:rsidR="00817A5B">
        <w:t xml:space="preserve"> (pas de modification sur la mappe de saisie)</w:t>
      </w:r>
    </w:p>
    <w:p w:rsidRPr="00A41B64" w:rsidR="00A41B64" w:rsidP="00A41B64" w:rsidRDefault="00817A5B" w14:paraId="5BC9FE91" w14:textId="63B2B735">
      <w:pPr>
        <w:pStyle w:val="BodyText"/>
        <w:numPr>
          <w:ilvl w:val="0"/>
          <w:numId w:val="8"/>
        </w:numPr>
        <w:jc w:val="both"/>
      </w:pPr>
      <w:r>
        <w:t xml:space="preserve">Date de l’ordre : </w:t>
      </w:r>
      <w:r w:rsidR="00D05E9C">
        <w:t>Date du jour par défaut, il est do</w:t>
      </w:r>
      <w:r w:rsidR="00A41B64">
        <w:t>nc modifiable par l’utilisateur</w:t>
      </w:r>
      <w:r w:rsidRPr="00B92BBA" w:rsidR="00A41B64">
        <w:t xml:space="preserve"> la date de l’ordre doit être la date de début de validité et la date à laquelle l’ordre doit être transmis à la société de bourse. Megara </w:t>
      </w:r>
      <w:r w:rsidRPr="00B92BBA" w:rsidR="00B92BBA">
        <w:t>g</w:t>
      </w:r>
      <w:r w:rsidRPr="00B92BBA" w:rsidR="00A41B64">
        <w:t>érer</w:t>
      </w:r>
      <w:r w:rsidRPr="00B92BBA" w:rsidR="00B92BBA">
        <w:t>a</w:t>
      </w:r>
      <w:r w:rsidRPr="00B92BBA" w:rsidR="00A41B64">
        <w:t xml:space="preserve"> les limites des cours selon les Cut-off Times de la </w:t>
      </w:r>
      <w:r w:rsidRPr="00B92BBA" w:rsidR="00B92BBA">
        <w:t>saisie de l’ordre  conformément à ce qui est spécifié plus haut</w:t>
      </w:r>
    </w:p>
    <w:p w:rsidR="00E56AED" w:rsidP="003D34DB" w:rsidRDefault="00E56AED" w14:paraId="4E8FD710" w14:textId="77777777">
      <w:pPr>
        <w:pStyle w:val="BodyText"/>
        <w:numPr>
          <w:ilvl w:val="0"/>
          <w:numId w:val="8"/>
        </w:numPr>
        <w:jc w:val="both"/>
      </w:pPr>
      <w:r>
        <w:t>Montant de la réservation espèce : Uniquement dans les opérations d'achat ce champ renseigne le montant qui sera bloqué sur le compte espèce de l'initiateur de l'opération sans exception.</w:t>
      </w:r>
    </w:p>
    <w:p w:rsidR="00E56AED" w:rsidP="003D34DB" w:rsidRDefault="00E56AED" w14:paraId="7F3A5734" w14:textId="77777777">
      <w:pPr>
        <w:pStyle w:val="BodyText"/>
        <w:numPr>
          <w:ilvl w:val="0"/>
          <w:numId w:val="8"/>
        </w:numPr>
        <w:jc w:val="both"/>
      </w:pPr>
      <w:r>
        <w:t>Aller / Retour : Cela indique s'il s'agit d'un ordre « aller / retour »</w:t>
      </w:r>
    </w:p>
    <w:p w:rsidR="00E56AED" w:rsidP="003D34DB" w:rsidRDefault="00E56AED" w14:paraId="7C305049" w14:textId="77777777">
      <w:pPr>
        <w:pStyle w:val="BodyText"/>
        <w:numPr>
          <w:ilvl w:val="0"/>
          <w:numId w:val="8"/>
        </w:numPr>
        <w:jc w:val="both"/>
      </w:pPr>
      <w:r>
        <w:t>Commentaire : Champs libre de saisie exploitable par l'utilisateur.</w:t>
      </w:r>
    </w:p>
    <w:p w:rsidRPr="00D52BCC" w:rsidR="00851483" w:rsidP="00851483" w:rsidRDefault="00851483" w14:paraId="6484FE06" w14:textId="77777777">
      <w:pPr>
        <w:pStyle w:val="BodyText"/>
        <w:ind w:left="720"/>
        <w:jc w:val="both"/>
        <w:rPr>
          <w:b/>
          <w:color w:val="auto"/>
        </w:rPr>
      </w:pPr>
      <w:r w:rsidRPr="00D52BCC">
        <w:rPr>
          <w:b/>
          <w:color w:val="auto"/>
        </w:rPr>
        <w:t>A la sauvegarde de la première saisie les ordres sont sauvegardés en « statut en attente de validation »</w:t>
      </w:r>
    </w:p>
    <w:p w:rsidR="00851483" w:rsidP="00851483" w:rsidRDefault="00851483" w14:paraId="5D120F9C" w14:textId="77777777">
      <w:pPr>
        <w:pStyle w:val="BodyText"/>
        <w:tabs>
          <w:tab w:val="clear" w:pos="708"/>
        </w:tabs>
        <w:ind w:left="720"/>
        <w:jc w:val="both"/>
      </w:pPr>
    </w:p>
    <w:p w:rsidR="00E56AED" w:rsidP="003D34DB" w:rsidRDefault="00E56AED" w14:paraId="18EDAEF0" w14:textId="77777777">
      <w:pPr>
        <w:pStyle w:val="Heading4"/>
        <w:numPr>
          <w:ilvl w:val="3"/>
          <w:numId w:val="9"/>
        </w:numPr>
        <w:tabs>
          <w:tab w:val="left" w:pos="708"/>
        </w:tabs>
        <w:suppressAutoHyphens/>
        <w:jc w:val="both"/>
        <w:rPr>
          <w:b w:val="0"/>
          <w:bCs w:val="0"/>
          <w:i w:val="0"/>
          <w:iCs w:val="0"/>
          <w:color w:val="00000A"/>
          <w:sz w:val="22"/>
        </w:rPr>
      </w:pPr>
      <w:r>
        <w:rPr>
          <w:b w:val="0"/>
          <w:bCs w:val="0"/>
          <w:i w:val="0"/>
          <w:iCs w:val="0"/>
          <w:color w:val="00000A"/>
          <w:sz w:val="22"/>
        </w:rPr>
        <w:t>Ordre de bourse : Achat</w:t>
      </w:r>
    </w:p>
    <w:p w:rsidR="00E56AED" w:rsidP="002F5C7D" w:rsidRDefault="00E56AED" w14:paraId="715CE9CD" w14:textId="77777777">
      <w:pPr>
        <w:pStyle w:val="BodyText"/>
        <w:jc w:val="both"/>
      </w:pPr>
    </w:p>
    <w:p w:rsidR="00E56AED" w:rsidP="002F5C7D" w:rsidRDefault="00E56AED" w14:paraId="14825BA8" w14:textId="77777777">
      <w:pPr>
        <w:pStyle w:val="BodyText"/>
        <w:jc w:val="both"/>
      </w:pPr>
      <w:r>
        <w:t>Ci-après un diagramme de séquence représentant une opération d'achat bourse jusqu'à la génération des instructions vers le règlement livraison :</w:t>
      </w:r>
    </w:p>
    <w:p w:rsidR="00E56AED" w:rsidP="00ED6DCD" w:rsidRDefault="007936E1" w14:paraId="6802EB02" w14:textId="77777777">
      <w:pPr>
        <w:pStyle w:val="BodyText"/>
        <w:jc w:val="both"/>
      </w:pPr>
      <w:r>
        <w:rPr>
          <w:noProof/>
          <w:lang w:eastAsia="fr-FR"/>
        </w:rPr>
        <w:drawing>
          <wp:anchor distT="0" distB="0" distL="0" distR="0" simplePos="0" relativeHeight="2" behindDoc="0" locked="0" layoutInCell="1" allowOverlap="1" wp14:anchorId="70FAAF51" wp14:editId="5C24B25B">
            <wp:simplePos x="0" y="0"/>
            <wp:positionH relativeFrom="character">
              <wp:posOffset>0</wp:posOffset>
            </wp:positionH>
            <wp:positionV relativeFrom="line">
              <wp:posOffset>0</wp:posOffset>
            </wp:positionV>
            <wp:extent cx="6331585" cy="9100185"/>
            <wp:effectExtent l="19050" t="0" r="0" b="0"/>
            <wp:wrapSquare wrapText="largest"/>
            <wp:docPr id="35"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3"/>
                    <pic:cNvPicPr>
                      <a:picLocks noChangeAspect="1" noChangeArrowheads="1"/>
                    </pic:cNvPicPr>
                  </pic:nvPicPr>
                  <pic:blipFill>
                    <a:blip r:embed="rId15"/>
                    <a:srcRect/>
                    <a:stretch>
                      <a:fillRect/>
                    </a:stretch>
                  </pic:blipFill>
                  <pic:spPr bwMode="auto">
                    <a:xfrm>
                      <a:off x="0" y="0"/>
                      <a:ext cx="6331585" cy="9100185"/>
                    </a:xfrm>
                    <a:prstGeom prst="rect">
                      <a:avLst/>
                    </a:prstGeom>
                    <a:solidFill>
                      <a:srgbClr val="FFFFFF"/>
                    </a:solidFill>
                  </pic:spPr>
                </pic:pic>
              </a:graphicData>
            </a:graphic>
          </wp:anchor>
        </w:drawing>
      </w:r>
    </w:p>
    <w:p w:rsidR="00E56AED" w:rsidP="003D34DB" w:rsidRDefault="00E56AED" w14:paraId="52FEA7A8" w14:textId="77777777">
      <w:pPr>
        <w:pStyle w:val="Heading4"/>
        <w:numPr>
          <w:ilvl w:val="3"/>
          <w:numId w:val="9"/>
        </w:numPr>
        <w:tabs>
          <w:tab w:val="left" w:pos="708"/>
        </w:tabs>
        <w:suppressAutoHyphens/>
        <w:jc w:val="both"/>
      </w:pPr>
      <w:r>
        <w:t>Ordre de bourse : Vente</w:t>
      </w:r>
    </w:p>
    <w:p w:rsidRPr="00CB44C9" w:rsidR="00E56AED" w:rsidP="002F5C7D" w:rsidRDefault="00E56AED" w14:paraId="0E72C282" w14:textId="77777777">
      <w:pPr>
        <w:pStyle w:val="BodyText"/>
        <w:spacing w:before="240" w:after="240"/>
        <w:ind w:right="142"/>
        <w:jc w:val="both"/>
      </w:pPr>
      <w:r>
        <w:t xml:space="preserve">Ci-après un diagramme </w:t>
      </w:r>
      <w:r w:rsidRPr="00CB44C9">
        <w:t>de séquence représentant une opération de vente bourse jusqu'a la génération des instructions vers le règlement livraison :</w:t>
      </w:r>
    </w:p>
    <w:p w:rsidR="00E56AED" w:rsidP="002F5C7D" w:rsidRDefault="007936E1" w14:paraId="639CACF9" w14:textId="77777777">
      <w:pPr>
        <w:jc w:val="both"/>
      </w:pPr>
      <w:r>
        <w:rPr>
          <w:noProof/>
          <w:lang w:eastAsia="fr-FR"/>
        </w:rPr>
        <w:drawing>
          <wp:anchor distT="0" distB="0" distL="0" distR="0" simplePos="0" relativeHeight="3" behindDoc="0" locked="0" layoutInCell="1" allowOverlap="1" wp14:anchorId="06DB37AF" wp14:editId="22F3FA42">
            <wp:simplePos x="0" y="0"/>
            <wp:positionH relativeFrom="character">
              <wp:posOffset>0</wp:posOffset>
            </wp:positionH>
            <wp:positionV relativeFrom="line">
              <wp:posOffset>-558165</wp:posOffset>
            </wp:positionV>
            <wp:extent cx="6331585" cy="9895840"/>
            <wp:effectExtent l="19050" t="0" r="0" b="0"/>
            <wp:wrapSquare wrapText="largest"/>
            <wp:docPr id="34"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2"/>
                    <pic:cNvPicPr>
                      <a:picLocks noChangeAspect="1" noChangeArrowheads="1"/>
                    </pic:cNvPicPr>
                  </pic:nvPicPr>
                  <pic:blipFill>
                    <a:blip r:embed="rId16"/>
                    <a:srcRect/>
                    <a:stretch>
                      <a:fillRect/>
                    </a:stretch>
                  </pic:blipFill>
                  <pic:spPr bwMode="auto">
                    <a:xfrm>
                      <a:off x="0" y="0"/>
                      <a:ext cx="6331585" cy="9895840"/>
                    </a:xfrm>
                    <a:prstGeom prst="rect">
                      <a:avLst/>
                    </a:prstGeom>
                    <a:solidFill>
                      <a:srgbClr val="FFFFFF"/>
                    </a:solidFill>
                  </pic:spPr>
                </pic:pic>
              </a:graphicData>
            </a:graphic>
          </wp:anchor>
        </w:drawing>
      </w:r>
    </w:p>
    <w:p w:rsidR="00E56AED" w:rsidP="00ED6DCD" w:rsidRDefault="00E56AED" w14:paraId="0CA4ABB2" w14:textId="77777777">
      <w:pPr>
        <w:pStyle w:val="BodyText"/>
        <w:jc w:val="both"/>
        <w:rPr>
          <w:b/>
          <w:bCs/>
          <w:i/>
          <w:iCs/>
        </w:rPr>
      </w:pPr>
      <w:r w:rsidRPr="00ED6DCD">
        <w:rPr>
          <w:b/>
          <w:bCs/>
          <w:i/>
          <w:iCs/>
        </w:rPr>
        <w:t>Description du</w:t>
      </w:r>
      <w:r w:rsidR="00D05E9C">
        <w:rPr>
          <w:b/>
          <w:bCs/>
          <w:i/>
          <w:iCs/>
        </w:rPr>
        <w:t xml:space="preserve"> cycle de vie de l’ordre de</w:t>
      </w:r>
      <w:r w:rsidRPr="00ED6DCD">
        <w:rPr>
          <w:b/>
          <w:bCs/>
          <w:i/>
          <w:iCs/>
        </w:rPr>
        <w:t xml:space="preserve"> bourse :</w:t>
      </w:r>
    </w:p>
    <w:p w:rsidRPr="00ED6DCD" w:rsidR="00E56AED" w:rsidP="00ED6DCD" w:rsidRDefault="00E56AED" w14:paraId="245B79F9" w14:textId="77777777">
      <w:pPr>
        <w:pStyle w:val="BodyText"/>
        <w:jc w:val="both"/>
        <w:rPr>
          <w:b/>
          <w:bCs/>
          <w:i/>
          <w:iCs/>
        </w:rPr>
      </w:pPr>
    </w:p>
    <w:p w:rsidR="00E56AED" w:rsidP="003D34DB" w:rsidRDefault="00E56AED" w14:paraId="646302AC" w14:textId="332DD873">
      <w:pPr>
        <w:pStyle w:val="BodyText"/>
        <w:numPr>
          <w:ilvl w:val="0"/>
          <w:numId w:val="95"/>
        </w:numPr>
        <w:jc w:val="both"/>
      </w:pPr>
      <w:r>
        <w:t xml:space="preserve">L’ordre est </w:t>
      </w:r>
      <w:r w:rsidR="00B92BBA">
        <w:t>créé</w:t>
      </w:r>
      <w:r>
        <w:t xml:space="preserve"> sous le statut « </w:t>
      </w:r>
      <w:r w:rsidRPr="0052668A">
        <w:rPr>
          <w:b/>
          <w:bCs/>
        </w:rPr>
        <w:t>en attente de validation</w:t>
      </w:r>
      <w:r>
        <w:t> »</w:t>
      </w:r>
    </w:p>
    <w:p w:rsidR="00E56AED" w:rsidP="003D34DB" w:rsidRDefault="00E56AED" w14:paraId="456A69AF" w14:textId="77777777">
      <w:pPr>
        <w:pStyle w:val="BodyText"/>
        <w:numPr>
          <w:ilvl w:val="0"/>
          <w:numId w:val="95"/>
        </w:numPr>
        <w:jc w:val="both"/>
      </w:pPr>
      <w:r>
        <w:t>Si l’ordre est rejeté suite à sa création il passe en statut « </w:t>
      </w:r>
      <w:r w:rsidRPr="0052668A">
        <w:rPr>
          <w:b/>
          <w:bCs/>
        </w:rPr>
        <w:t>Ordre rejeté</w:t>
      </w:r>
      <w:r>
        <w:t> »</w:t>
      </w:r>
    </w:p>
    <w:p w:rsidR="00E56AED" w:rsidP="003D34DB" w:rsidRDefault="00E56AED" w14:paraId="1E653951" w14:textId="77777777">
      <w:pPr>
        <w:pStyle w:val="BodyText"/>
        <w:numPr>
          <w:ilvl w:val="0"/>
          <w:numId w:val="94"/>
        </w:numPr>
        <w:jc w:val="both"/>
      </w:pPr>
      <w:r>
        <w:t>Si l’ordre est validé, il passe au statut « </w:t>
      </w:r>
      <w:r w:rsidRPr="0052668A">
        <w:rPr>
          <w:b/>
          <w:bCs/>
        </w:rPr>
        <w:t>en attente d’envoi à la SDB</w:t>
      </w:r>
      <w:r>
        <w:t> »</w:t>
      </w:r>
    </w:p>
    <w:p w:rsidR="00D05E9C" w:rsidP="002D0C84" w:rsidRDefault="00D05E9C" w14:paraId="2C548AA1" w14:textId="77777777">
      <w:pPr>
        <w:pStyle w:val="BodyText"/>
        <w:numPr>
          <w:ilvl w:val="0"/>
          <w:numId w:val="95"/>
        </w:numPr>
        <w:jc w:val="both"/>
      </w:pPr>
      <w:r>
        <w:t xml:space="preserve">En cas d’annulation de </w:t>
      </w:r>
      <w:r w:rsidR="002D0C84">
        <w:t xml:space="preserve">l’ordre avant l’envoi de l’ordre vers la SDB, le statut passe à  </w:t>
      </w:r>
      <w:r w:rsidRPr="002D0C84" w:rsidR="002D0C84">
        <w:rPr>
          <w:b/>
        </w:rPr>
        <w:t>« Ordre annulé</w:t>
      </w:r>
      <w:r w:rsidR="002D0C84">
        <w:t> »</w:t>
      </w:r>
    </w:p>
    <w:p w:rsidR="00E56AED" w:rsidP="003D34DB" w:rsidRDefault="00E56AED" w14:paraId="425710CA" w14:textId="77777777">
      <w:pPr>
        <w:pStyle w:val="BodyText"/>
        <w:numPr>
          <w:ilvl w:val="0"/>
          <w:numId w:val="95"/>
        </w:numPr>
        <w:jc w:val="both"/>
      </w:pPr>
      <w:r>
        <w:t>A l’envoi, le statut de l’ordre passe à  « </w:t>
      </w:r>
      <w:r w:rsidRPr="0052668A">
        <w:rPr>
          <w:b/>
          <w:bCs/>
        </w:rPr>
        <w:t>en attente d’acquittement</w:t>
      </w:r>
      <w:r>
        <w:t> »</w:t>
      </w:r>
    </w:p>
    <w:p w:rsidR="00E56AED" w:rsidP="003D34DB" w:rsidRDefault="00B92BBA" w14:paraId="212BE81B" w14:textId="180361FA">
      <w:pPr>
        <w:pStyle w:val="BodyText"/>
        <w:numPr>
          <w:ilvl w:val="0"/>
          <w:numId w:val="95"/>
        </w:numPr>
        <w:jc w:val="both"/>
      </w:pPr>
      <w:r>
        <w:t>Dès</w:t>
      </w:r>
      <w:r w:rsidR="00E56AED">
        <w:t xml:space="preserve"> l’acquittement de l’ordre le statut passe à « </w:t>
      </w:r>
      <w:r w:rsidRPr="0052668A" w:rsidR="00E56AED">
        <w:rPr>
          <w:b/>
          <w:bCs/>
        </w:rPr>
        <w:t>en attente d’exécution</w:t>
      </w:r>
      <w:r w:rsidR="00E56AED">
        <w:t> »</w:t>
      </w:r>
    </w:p>
    <w:p w:rsidR="00E56AED" w:rsidP="003D34DB" w:rsidRDefault="00E56AED" w14:paraId="2C741BAB" w14:textId="77777777">
      <w:pPr>
        <w:pStyle w:val="BodyText"/>
        <w:numPr>
          <w:ilvl w:val="0"/>
          <w:numId w:val="95"/>
        </w:numPr>
        <w:jc w:val="both"/>
      </w:pPr>
      <w:r>
        <w:t>Si une demande d’annulation a été transmise vers la SDB, le statut de l’ordre passe à « </w:t>
      </w:r>
      <w:r w:rsidRPr="0052668A">
        <w:rPr>
          <w:b/>
          <w:bCs/>
        </w:rPr>
        <w:t>ordre en cours d’annulation </w:t>
      </w:r>
      <w:r>
        <w:t>»</w:t>
      </w:r>
    </w:p>
    <w:p w:rsidR="00E56AED" w:rsidP="003D34DB" w:rsidRDefault="00E56AED" w14:paraId="7D562A03" w14:textId="77777777">
      <w:pPr>
        <w:pStyle w:val="BodyText"/>
        <w:numPr>
          <w:ilvl w:val="0"/>
          <w:numId w:val="94"/>
        </w:numPr>
        <w:jc w:val="both"/>
      </w:pPr>
      <w:r>
        <w:t>La demande d’annulation est accepté, le statut de l’ordre passe à « </w:t>
      </w:r>
      <w:r w:rsidRPr="0052668A">
        <w:rPr>
          <w:b/>
          <w:bCs/>
        </w:rPr>
        <w:t>Ordre annulé</w:t>
      </w:r>
      <w:r>
        <w:t> »</w:t>
      </w:r>
    </w:p>
    <w:p w:rsidR="00E56AED" w:rsidP="003D34DB" w:rsidRDefault="00E56AED" w14:paraId="6D96AC73" w14:textId="77777777">
      <w:pPr>
        <w:pStyle w:val="BodyText"/>
        <w:numPr>
          <w:ilvl w:val="0"/>
          <w:numId w:val="94"/>
        </w:numPr>
        <w:jc w:val="both"/>
      </w:pPr>
      <w:r>
        <w:t>La demande d’annulation est rejeté, le statut de l’ordre revient à « </w:t>
      </w:r>
      <w:r w:rsidRPr="0052668A">
        <w:rPr>
          <w:b/>
          <w:bCs/>
        </w:rPr>
        <w:t>en attente d’exécution</w:t>
      </w:r>
      <w:r>
        <w:t> »</w:t>
      </w:r>
    </w:p>
    <w:p w:rsidR="00E56AED" w:rsidP="003D34DB" w:rsidRDefault="00E56AED" w14:paraId="48629F41" w14:textId="77777777">
      <w:pPr>
        <w:pStyle w:val="BodyText"/>
        <w:numPr>
          <w:ilvl w:val="0"/>
          <w:numId w:val="95"/>
        </w:numPr>
        <w:jc w:val="both"/>
      </w:pPr>
      <w:r>
        <w:t>A la réception d’une exécution partielle le statut de l’ordre passe à  « </w:t>
      </w:r>
      <w:r w:rsidRPr="0052668A">
        <w:rPr>
          <w:b/>
          <w:bCs/>
        </w:rPr>
        <w:t>Exécuté partiellement</w:t>
      </w:r>
      <w:r>
        <w:t> »</w:t>
      </w:r>
    </w:p>
    <w:p w:rsidR="00E56AED" w:rsidP="003D34DB" w:rsidRDefault="00E56AED" w14:paraId="0A84549D" w14:textId="77777777">
      <w:pPr>
        <w:pStyle w:val="BodyText"/>
        <w:numPr>
          <w:ilvl w:val="0"/>
          <w:numId w:val="94"/>
        </w:numPr>
        <w:jc w:val="both"/>
      </w:pPr>
      <w:r>
        <w:t>A la réception d’une exécution totale le statut de l’ordre passe à « </w:t>
      </w:r>
      <w:r w:rsidRPr="0052668A">
        <w:rPr>
          <w:b/>
          <w:bCs/>
        </w:rPr>
        <w:t>Envoyé R/L</w:t>
      </w:r>
      <w:r>
        <w:t> »</w:t>
      </w:r>
    </w:p>
    <w:p w:rsidR="002D0C84" w:rsidP="002D0C84" w:rsidRDefault="002D0C84" w14:paraId="11AEAFE7" w14:textId="77777777">
      <w:pPr>
        <w:pStyle w:val="BodyText"/>
        <w:numPr>
          <w:ilvl w:val="0"/>
          <w:numId w:val="95"/>
        </w:numPr>
        <w:jc w:val="both"/>
      </w:pPr>
      <w:r>
        <w:t>En cas de fin de validité de l’ordre, son statut passe à « </w:t>
      </w:r>
      <w:r w:rsidRPr="002D0C84">
        <w:rPr>
          <w:b/>
        </w:rPr>
        <w:t>Ordre échu</w:t>
      </w:r>
      <w:r>
        <w:t> » : La possibilité de réactiver un ordre échu n’est pas à prévoir, il ne doit pas être possible de modifier notamment la date de validité pour un ordre échu.</w:t>
      </w:r>
    </w:p>
    <w:p w:rsidR="002D0C84" w:rsidP="002D0C84" w:rsidRDefault="002D0C84" w14:paraId="759EF27A" w14:textId="77777777">
      <w:pPr>
        <w:pStyle w:val="BodyText"/>
        <w:tabs>
          <w:tab w:val="clear" w:pos="708"/>
        </w:tabs>
        <w:ind w:left="720"/>
        <w:jc w:val="both"/>
      </w:pPr>
      <w:r>
        <w:t>Pour être reconduit, un ordre échu doit être saisi de nouveau avec une référe</w:t>
      </w:r>
      <w:r w:rsidR="00FE297B">
        <w:t>nce nouvelle s’identifiant ainsi à un ordre complètement nouveau.</w:t>
      </w:r>
    </w:p>
    <w:p w:rsidRPr="00450A1F" w:rsidR="00E56AED" w:rsidP="0052668A" w:rsidRDefault="00E56AED" w14:paraId="6DC9300C" w14:textId="77777777">
      <w:pPr>
        <w:pStyle w:val="BodyText"/>
        <w:jc w:val="both"/>
      </w:pPr>
    </w:p>
    <w:p w:rsidRPr="00450A1F" w:rsidR="00E56AED" w:rsidP="003D34DB" w:rsidRDefault="00E56AED" w14:paraId="5A4534C5" w14:textId="77777777">
      <w:pPr>
        <w:pStyle w:val="Style3"/>
        <w:numPr>
          <w:ilvl w:val="2"/>
          <w:numId w:val="3"/>
        </w:numPr>
        <w:jc w:val="both"/>
      </w:pPr>
      <w:bookmarkStart w:name="_Toc358735491" w:id="71"/>
      <w:bookmarkStart w:name="_Toc409973619" w:id="72"/>
      <w:r w:rsidRPr="00450A1F">
        <w:t>Alertes et notifications</w:t>
      </w:r>
      <w:bookmarkEnd w:id="71"/>
      <w:bookmarkEnd w:id="72"/>
    </w:p>
    <w:p w:rsidR="00E56AED" w:rsidP="002F5C7D" w:rsidRDefault="00E56AED" w14:paraId="2C063F83" w14:textId="77777777">
      <w:pPr>
        <w:spacing w:before="240" w:after="240" w:line="100" w:lineRule="atLeast"/>
        <w:ind w:right="142"/>
        <w:jc w:val="both"/>
      </w:pPr>
      <w:bookmarkStart w:name="_Toc358735492" w:id="73"/>
      <w:r>
        <w:t>Ceci est la liste des alertes pouvant être configuré au niveau du tableau de bord de l'utilisateur pour donner des indications sur l'état des ordres et des exécutions à un instant T :</w:t>
      </w:r>
    </w:p>
    <w:p w:rsidR="00C752E5" w:rsidP="00C752E5" w:rsidRDefault="00C752E5" w14:paraId="06BF452F" w14:textId="77777777">
      <w:pPr>
        <w:spacing w:before="240" w:after="240" w:line="100" w:lineRule="atLeast"/>
        <w:ind w:left="720" w:right="142"/>
        <w:jc w:val="both"/>
      </w:pPr>
      <w:r>
        <w:t>Pour un profil agence :</w:t>
      </w:r>
    </w:p>
    <w:p w:rsidR="00E56AED" w:rsidP="0091661A" w:rsidRDefault="00E56AED" w14:paraId="72CDBF36" w14:textId="77777777">
      <w:pPr>
        <w:pStyle w:val="Paragraphedeliste1"/>
        <w:numPr>
          <w:ilvl w:val="0"/>
          <w:numId w:val="4"/>
        </w:numPr>
        <w:spacing w:before="240" w:after="240" w:line="100" w:lineRule="atLeast"/>
        <w:ind w:right="142" w:firstLine="0"/>
        <w:jc w:val="both"/>
      </w:pPr>
      <w:r>
        <w:t>Ordre rejeté : La date de réception de l’ordre n’est pas autorisée selon la date de validité de l’ordre.</w:t>
      </w:r>
    </w:p>
    <w:p w:rsidR="00E56AED" w:rsidP="0091661A" w:rsidRDefault="00E56AED" w14:paraId="5A2D8216" w14:textId="77777777">
      <w:pPr>
        <w:pStyle w:val="Paragraphedeliste1"/>
        <w:numPr>
          <w:ilvl w:val="0"/>
          <w:numId w:val="4"/>
        </w:numPr>
        <w:spacing w:before="240" w:after="240" w:line="100" w:lineRule="atLeast"/>
        <w:ind w:right="142" w:firstLine="0"/>
        <w:jc w:val="both"/>
      </w:pPr>
      <w:r>
        <w:t>Ordre incomplet : Les ordres dont au minimum une règle de gestion a été violée.</w:t>
      </w:r>
    </w:p>
    <w:p w:rsidR="00E56AED" w:rsidP="0091661A" w:rsidRDefault="00E56AED" w14:paraId="1EE46F6B" w14:textId="77777777">
      <w:pPr>
        <w:pStyle w:val="Paragraphedeliste1"/>
        <w:numPr>
          <w:ilvl w:val="0"/>
          <w:numId w:val="4"/>
        </w:numPr>
        <w:spacing w:before="240" w:after="240" w:line="100" w:lineRule="atLeast"/>
        <w:ind w:right="142" w:firstLine="0"/>
        <w:jc w:val="both"/>
      </w:pPr>
      <w:r>
        <w:t>Ordre en attente de reconstitution de stock  titres ou espèces.</w:t>
      </w:r>
    </w:p>
    <w:p w:rsidR="00C752E5" w:rsidP="0091661A" w:rsidRDefault="00C752E5" w14:paraId="3C932527" w14:textId="77777777">
      <w:pPr>
        <w:pStyle w:val="Paragraphedeliste1"/>
        <w:numPr>
          <w:ilvl w:val="0"/>
          <w:numId w:val="4"/>
        </w:numPr>
        <w:spacing w:before="240" w:after="240" w:line="100" w:lineRule="atLeast"/>
        <w:ind w:right="142" w:firstLine="0"/>
        <w:jc w:val="both"/>
      </w:pPr>
      <w:r>
        <w:t xml:space="preserve">Ordre Echu : Si les ordres sont non exécutés ou partiellement exécutés, une alerte sera remontée à J-N, N étant paramétrable et J la date de validité de l’ordre </w:t>
      </w:r>
      <w:r w:rsidRPr="00C752E5">
        <w:rPr>
          <w:b/>
        </w:rPr>
        <w:t>(Calculé sur la base de la date de l’ordre et sa durée de validité)</w:t>
      </w:r>
      <w:r>
        <w:rPr>
          <w:b/>
        </w:rPr>
        <w:t xml:space="preserve">, </w:t>
      </w:r>
      <w:r w:rsidRPr="00C752E5">
        <w:t>sinon une deuxième alerte est remontée à J pour les ordres échus.</w:t>
      </w:r>
    </w:p>
    <w:p w:rsidRPr="00C752E5" w:rsidR="00271C41" w:rsidP="00271C41" w:rsidRDefault="00271C41" w14:paraId="7405155E" w14:textId="25A0F97E">
      <w:pPr>
        <w:pStyle w:val="Paragraphedeliste1"/>
        <w:spacing w:before="240" w:after="240" w:line="100" w:lineRule="atLeast"/>
        <w:ind w:right="142"/>
        <w:jc w:val="both"/>
      </w:pPr>
      <w:r>
        <w:t xml:space="preserve">Pour </w:t>
      </w:r>
      <w:r w:rsidR="00B92BBA">
        <w:t>un</w:t>
      </w:r>
      <w:r>
        <w:t xml:space="preserve"> profil BOT :</w:t>
      </w:r>
    </w:p>
    <w:p w:rsidR="00E56AED" w:rsidP="0091661A" w:rsidRDefault="00E56AED" w14:paraId="0211ACF1" w14:textId="77777777">
      <w:pPr>
        <w:pStyle w:val="Paragraphedeliste1"/>
        <w:numPr>
          <w:ilvl w:val="0"/>
          <w:numId w:val="4"/>
        </w:numPr>
        <w:spacing w:before="240" w:after="240" w:line="100" w:lineRule="atLeast"/>
        <w:ind w:right="142" w:firstLine="0"/>
        <w:jc w:val="both"/>
      </w:pPr>
      <w:r>
        <w:t>Exécution non rapprochée : Une exécution reçue ne correspondant à aucun ordre.</w:t>
      </w:r>
    </w:p>
    <w:p w:rsidR="004E2248" w:rsidP="0091661A" w:rsidRDefault="004E2248" w14:paraId="7B243B57" w14:textId="77777777">
      <w:pPr>
        <w:pStyle w:val="Paragraphedeliste1"/>
        <w:numPr>
          <w:ilvl w:val="0"/>
          <w:numId w:val="4"/>
        </w:numPr>
        <w:spacing w:before="240" w:after="240" w:line="100" w:lineRule="atLeast"/>
        <w:ind w:right="142" w:firstLine="0"/>
        <w:jc w:val="both"/>
      </w:pPr>
      <w:r>
        <w:t>Retenir les mêmes alertes que celle de l’agence</w:t>
      </w:r>
    </w:p>
    <w:p w:rsidR="004E2248" w:rsidP="0091661A" w:rsidRDefault="004E2248" w14:paraId="380575BD" w14:textId="77777777">
      <w:pPr>
        <w:pStyle w:val="Paragraphedeliste1"/>
        <w:numPr>
          <w:ilvl w:val="0"/>
          <w:numId w:val="4"/>
        </w:numPr>
        <w:spacing w:before="240" w:after="240" w:line="100" w:lineRule="atLeast"/>
        <w:ind w:right="142" w:firstLine="0"/>
        <w:jc w:val="both"/>
      </w:pPr>
      <w:r>
        <w:t>Alerte sur les ordres en attente d’envoi à la SDB, et sur les ordres partiellement exécutés ou envoyé R</w:t>
      </w:r>
      <w:r w:rsidR="00722FDD">
        <w:t>/L (Valable pour les exécutions reçu de ATI ou de WBourse)</w:t>
      </w:r>
    </w:p>
    <w:p w:rsidRPr="00BA7260" w:rsidR="00E56AED" w:rsidP="003D34DB" w:rsidRDefault="00E56AED" w14:paraId="4482AB40" w14:textId="77777777">
      <w:pPr>
        <w:pStyle w:val="Style2"/>
        <w:numPr>
          <w:ilvl w:val="1"/>
          <w:numId w:val="3"/>
        </w:numPr>
        <w:jc w:val="both"/>
      </w:pPr>
      <w:bookmarkStart w:name="_Toc409973620" w:id="74"/>
      <w:bookmarkEnd w:id="73"/>
      <w:r w:rsidRPr="00BA7260">
        <w:t>Ordre de bourse marché local : cas d'une Aller / retour</w:t>
      </w:r>
      <w:bookmarkEnd w:id="74"/>
    </w:p>
    <w:p w:rsidR="00E56AED" w:rsidP="003D34DB" w:rsidRDefault="00E56AED" w14:paraId="63F09D0D" w14:textId="77777777">
      <w:pPr>
        <w:pStyle w:val="Style3"/>
        <w:numPr>
          <w:ilvl w:val="2"/>
          <w:numId w:val="3"/>
        </w:numPr>
        <w:jc w:val="both"/>
      </w:pPr>
      <w:bookmarkStart w:name="_Toc409973621" w:id="75"/>
      <w:r>
        <w:t>Description générale</w:t>
      </w:r>
      <w:bookmarkEnd w:id="75"/>
    </w:p>
    <w:p w:rsidR="00E56AED" w:rsidP="002F5C7D" w:rsidRDefault="00E56AED" w14:paraId="20C5DDA8" w14:textId="77777777">
      <w:pPr>
        <w:pStyle w:val="Paragraphedeliste1"/>
        <w:spacing w:before="240" w:after="240" w:line="100" w:lineRule="atLeast"/>
        <w:ind w:left="0" w:right="142"/>
        <w:jc w:val="both"/>
      </w:pPr>
      <w:r>
        <w:t>Aucune modification à soulever par rapport au cycle de vie normal d'un ordre de bourse.</w:t>
      </w:r>
    </w:p>
    <w:p w:rsidR="00E56AED" w:rsidP="003D34DB" w:rsidRDefault="00E56AED" w14:paraId="61D53904" w14:textId="77777777">
      <w:pPr>
        <w:pStyle w:val="Style3"/>
        <w:numPr>
          <w:ilvl w:val="2"/>
          <w:numId w:val="3"/>
        </w:numPr>
        <w:jc w:val="both"/>
      </w:pPr>
      <w:bookmarkStart w:name="_Toc409973622" w:id="76"/>
      <w:r>
        <w:t>Description détaillée</w:t>
      </w:r>
      <w:bookmarkEnd w:id="76"/>
    </w:p>
    <w:p w:rsidR="00E56AED" w:rsidP="002F5C7D" w:rsidRDefault="00E56AED" w14:paraId="4BF93721" w14:textId="77777777">
      <w:pPr>
        <w:pStyle w:val="Paragraphedeliste1"/>
        <w:spacing w:before="240" w:after="240" w:line="100" w:lineRule="atLeast"/>
        <w:ind w:left="0" w:right="142"/>
        <w:jc w:val="both"/>
      </w:pPr>
      <w:r>
        <w:t xml:space="preserve">Dans le cadre d'une opération d'aller-retour, Megara permet par une simple sélection de l'icône « Aller/Retour » de générer automatiquement </w:t>
      </w:r>
      <w:r>
        <w:rPr>
          <w:i/>
          <w:iCs/>
          <w:u w:val="single"/>
        </w:rPr>
        <w:t>la jambe miroir achat bourse</w:t>
      </w:r>
      <w:r w:rsidRPr="00B6058A">
        <w:rPr>
          <w:i/>
          <w:iCs/>
        </w:rPr>
        <w:t xml:space="preserve"> </w:t>
      </w:r>
      <w:r>
        <w:t>au niveau du carnet d'ordre, ceci tient à respecter toutes les caractéristiques de l'ordre initial (</w:t>
      </w:r>
      <w:r w:rsidR="00271C41">
        <w:t>Le type de prix inconnu</w:t>
      </w:r>
      <w:r>
        <w:t>, Quantité, compte espèce, validité de l'ordre ...)</w:t>
      </w:r>
    </w:p>
    <w:p w:rsidR="00E56AED" w:rsidP="002F5C7D" w:rsidRDefault="00E56AED" w14:paraId="32C4BD50" w14:textId="77777777">
      <w:pPr>
        <w:pStyle w:val="Paragraphedeliste1"/>
        <w:spacing w:before="240" w:after="240" w:line="100" w:lineRule="atLeast"/>
        <w:ind w:left="0" w:right="142"/>
        <w:jc w:val="both"/>
      </w:pPr>
      <w:r>
        <w:t>L'ordre d'achat devrait être rattaché par une référence unique à l'ordre de vente pour des pistes de contrôle et d'audit.</w:t>
      </w:r>
    </w:p>
    <w:p w:rsidR="00E56AED" w:rsidP="00B559B1" w:rsidRDefault="00271C41" w14:paraId="409F751D" w14:textId="77777777">
      <w:pPr>
        <w:pStyle w:val="Paragraphedeliste1"/>
        <w:spacing w:before="240" w:after="240" w:line="100" w:lineRule="atLeast"/>
        <w:ind w:left="0" w:right="142"/>
        <w:jc w:val="both"/>
      </w:pPr>
      <w:r>
        <w:t>Les</w:t>
      </w:r>
      <w:r w:rsidR="00E56AED">
        <w:t xml:space="preserve"> ordres évolueront indépendamment sans qu'aucun contrôle ne </w:t>
      </w:r>
      <w:r>
        <w:t>soit</w:t>
      </w:r>
      <w:r w:rsidR="00E56AED">
        <w:t xml:space="preserve"> appliqué sur une première jambe pour la bonne exécution de la deuxième jambe</w:t>
      </w:r>
    </w:p>
    <w:p w:rsidR="00271C41" w:rsidP="00B559B1" w:rsidRDefault="00271C41" w14:paraId="405CA537" w14:textId="77777777">
      <w:pPr>
        <w:pStyle w:val="Paragraphedeliste1"/>
        <w:spacing w:before="240" w:after="240" w:line="100" w:lineRule="atLeast"/>
        <w:ind w:left="0" w:right="142"/>
        <w:jc w:val="both"/>
      </w:pPr>
      <w:r>
        <w:t>Les frais relatifs aux ordres (Aller / Retour) seront spécifiques, il faut ajouter un flag au niveau du contexte de commissionnement dans Megara.</w:t>
      </w:r>
    </w:p>
    <w:p w:rsidR="00E56AED" w:rsidP="003D34DB" w:rsidRDefault="00E56AED" w14:paraId="3D3AF3FD" w14:textId="77777777">
      <w:pPr>
        <w:pStyle w:val="Heading2"/>
        <w:numPr>
          <w:ilvl w:val="1"/>
          <w:numId w:val="3"/>
        </w:numPr>
      </w:pPr>
      <w:bookmarkStart w:name="_Toc409973623" w:id="77"/>
      <w:r>
        <w:t>Ordre de bourse groupé marché local</w:t>
      </w:r>
      <w:bookmarkEnd w:id="77"/>
    </w:p>
    <w:p w:rsidR="001970C4" w:rsidP="001970C4" w:rsidRDefault="001970C4" w14:paraId="19AF15EB" w14:textId="77777777">
      <w:pPr>
        <w:pStyle w:val="Style3"/>
        <w:numPr>
          <w:ilvl w:val="2"/>
          <w:numId w:val="3"/>
        </w:numPr>
        <w:jc w:val="both"/>
      </w:pPr>
      <w:bookmarkStart w:name="_Toc409973624" w:id="78"/>
      <w:r>
        <w:t>Description générale</w:t>
      </w:r>
      <w:bookmarkEnd w:id="78"/>
      <w:r w:rsidR="00423EF8">
        <w:t xml:space="preserve"> </w:t>
      </w:r>
    </w:p>
    <w:p w:rsidR="00423EF8" w:rsidP="002F5C7D" w:rsidRDefault="00423EF8" w14:paraId="6CE88626" w14:textId="77777777">
      <w:pPr>
        <w:pStyle w:val="Paragraphedeliste1"/>
        <w:spacing w:before="240" w:after="240" w:line="100" w:lineRule="atLeast"/>
        <w:ind w:left="0" w:right="142"/>
        <w:jc w:val="both"/>
      </w:pPr>
      <w:r>
        <w:t>Ci bas la description du standard Megara.</w:t>
      </w:r>
    </w:p>
    <w:p w:rsidR="00E56AED" w:rsidP="002F5C7D" w:rsidRDefault="00870F91" w14:paraId="2F6F5F56" w14:textId="77777777">
      <w:pPr>
        <w:pStyle w:val="Paragraphedeliste1"/>
        <w:spacing w:before="240" w:after="240" w:line="100" w:lineRule="atLeast"/>
        <w:ind w:left="0" w:right="142"/>
        <w:jc w:val="both"/>
      </w:pPr>
      <w:r>
        <w:t>Un ordre groupé est composé de :</w:t>
      </w:r>
    </w:p>
    <w:p w:rsidR="00870F91" w:rsidP="002F5C7D" w:rsidRDefault="00870F91" w14:paraId="5EA91FB6" w14:textId="77777777">
      <w:pPr>
        <w:pStyle w:val="Paragraphedeliste1"/>
        <w:spacing w:before="240" w:after="240" w:line="100" w:lineRule="atLeast"/>
        <w:ind w:left="0" w:right="142"/>
        <w:jc w:val="both"/>
      </w:pPr>
      <w:r>
        <w:t>Un ordre global : Cet ordre est passé sur un compte fictif</w:t>
      </w:r>
      <w:r w:rsidR="000C7F7F">
        <w:t>.</w:t>
      </w:r>
    </w:p>
    <w:p w:rsidR="00870F91" w:rsidP="002F5C7D" w:rsidRDefault="00870F91" w14:paraId="19326F2C" w14:textId="77777777">
      <w:pPr>
        <w:pStyle w:val="Paragraphedeliste1"/>
        <w:spacing w:before="240" w:after="240" w:line="100" w:lineRule="atLeast"/>
        <w:ind w:left="0" w:right="142"/>
        <w:jc w:val="both"/>
      </w:pPr>
      <w:r>
        <w:t>Des sous ordres clients : Chaque sous ordre reprendra une part de l’ordre global, cette ventilation est exprimée en quantité.</w:t>
      </w:r>
    </w:p>
    <w:p w:rsidR="00870F91" w:rsidP="002F5C7D" w:rsidRDefault="00870F91" w14:paraId="3EDFAD99" w14:textId="77777777">
      <w:pPr>
        <w:pStyle w:val="Paragraphedeliste1"/>
        <w:spacing w:before="240" w:after="240" w:line="100" w:lineRule="atLeast"/>
        <w:ind w:left="0" w:right="142"/>
        <w:jc w:val="both"/>
      </w:pPr>
      <w:r>
        <w:t xml:space="preserve">Les mêmes traitements et contrôles appliquées pour les ordres simples seront effectués </w:t>
      </w:r>
      <w:r w:rsidR="000C7F7F">
        <w:t>pour les sous ordres clients</w:t>
      </w:r>
      <w:r w:rsidR="001970C4">
        <w:t xml:space="preserve"> (Réservation espèce, Réservation titre)</w:t>
      </w:r>
    </w:p>
    <w:p w:rsidR="001970C4" w:rsidP="002F5C7D" w:rsidRDefault="00870F91" w14:paraId="26138C6B" w14:textId="77777777">
      <w:pPr>
        <w:pStyle w:val="Paragraphedeliste1"/>
        <w:spacing w:before="240" w:after="240" w:line="100" w:lineRule="atLeast"/>
        <w:ind w:left="0" w:right="142"/>
        <w:jc w:val="both"/>
      </w:pPr>
      <w:r>
        <w:t xml:space="preserve">A la </w:t>
      </w:r>
      <w:r w:rsidR="001970C4">
        <w:t>réception</w:t>
      </w:r>
      <w:r>
        <w:t xml:space="preserve"> de l’</w:t>
      </w:r>
      <w:r w:rsidR="001970C4">
        <w:t>exécution, le système effectuera les mêmes contrôles que pour l’ordre simple, une exécution sur la base de cet ordre global sera effectuée avec les exécutions correspondantes.</w:t>
      </w:r>
    </w:p>
    <w:p w:rsidR="00870F91" w:rsidP="002F5C7D" w:rsidRDefault="001970C4" w14:paraId="56FEA36F" w14:textId="77777777">
      <w:pPr>
        <w:pStyle w:val="Paragraphedeliste1"/>
        <w:spacing w:before="240" w:after="240" w:line="100" w:lineRule="atLeast"/>
        <w:ind w:left="0" w:right="142"/>
        <w:jc w:val="both"/>
      </w:pPr>
      <w:r>
        <w:t>Les exécutions réconciliées seront ventilées, automatiquement, une à une sur les sous ordres clients, chaque exécution doit être répart</w:t>
      </w:r>
      <w:r w:rsidR="009C6841">
        <w:t xml:space="preserve">ie sur l’ensemble des sous-ordres de telle sorte qu’en cas d’exécutions partielle, tous les sous ordres auront été servis d’une manière équitable, cette </w:t>
      </w:r>
      <w:r w:rsidR="009C6841">
        <w:t xml:space="preserve">répartition se fera au prorata de la part de chaque sous ordre exprimé préalablement lors de la saisie de l’ordre </w:t>
      </w:r>
      <w:r w:rsidR="00C73154">
        <w:t xml:space="preserve">global. </w:t>
      </w:r>
    </w:p>
    <w:p w:rsidR="00C73154" w:rsidP="002F5C7D" w:rsidRDefault="00C73154" w14:paraId="01D0CCDE" w14:textId="4661F8BC">
      <w:pPr>
        <w:pStyle w:val="Paragraphedeliste1"/>
        <w:spacing w:before="240" w:after="240" w:line="100" w:lineRule="atLeast"/>
        <w:ind w:left="0" w:right="142"/>
        <w:jc w:val="both"/>
      </w:pPr>
      <w:r w:rsidR="2FA37B7A">
        <w:rPr/>
        <w:t xml:space="preserve">Les </w:t>
      </w:r>
      <w:r w:rsidR="2FA37B7A">
        <w:rPr/>
        <w:t>réconciliations  (</w:t>
      </w:r>
      <w:r w:rsidR="2FA37B7A">
        <w:rPr/>
        <w:t xml:space="preserve">Sous ordres / exécutions) qu’elles soient totales ou partielles généreront des instructions filles au niveau de </w:t>
      </w:r>
      <w:r w:rsidR="2FA37B7A">
        <w:rPr/>
        <w:t>MegaCustody</w:t>
      </w:r>
      <w:r w:rsidR="2FA37B7A">
        <w:rPr/>
        <w:t xml:space="preserve"> sous l’instruction globale.</w:t>
      </w:r>
    </w:p>
    <w:p w:rsidR="00C73154" w:rsidP="002F5C7D" w:rsidRDefault="00C73154" w14:paraId="42501792" w14:textId="77777777">
      <w:pPr>
        <w:pStyle w:val="Paragraphedeliste1"/>
        <w:spacing w:before="240" w:after="240" w:line="100" w:lineRule="atLeast"/>
        <w:ind w:left="0" w:right="142"/>
        <w:jc w:val="both"/>
      </w:pPr>
      <w:r>
        <w:t>Note : en cas d’exécution partielle, il y aura un seul reliquat d’ordre exprimé au niveau de l’ordre global.</w:t>
      </w:r>
    </w:p>
    <w:p w:rsidR="00126BBD" w:rsidP="00071830" w:rsidRDefault="00071830" w14:paraId="15A51B5A" w14:textId="77777777">
      <w:pPr>
        <w:pStyle w:val="Heading2"/>
        <w:numPr>
          <w:ilvl w:val="1"/>
          <w:numId w:val="3"/>
        </w:numPr>
      </w:pPr>
      <w:bookmarkStart w:name="_Toc409973625" w:id="79"/>
      <w:r>
        <w:t>Intégration automatique des ordres de bourse</w:t>
      </w:r>
      <w:bookmarkEnd w:id="79"/>
    </w:p>
    <w:p w:rsidR="00071830" w:rsidP="002F5C7D" w:rsidRDefault="00071830" w14:paraId="7A1717F8" w14:textId="77777777">
      <w:pPr>
        <w:pStyle w:val="Paragraphedeliste1"/>
        <w:spacing w:before="240" w:after="240" w:line="100" w:lineRule="atLeast"/>
        <w:ind w:left="0" w:right="142"/>
        <w:jc w:val="both"/>
      </w:pPr>
      <w:r>
        <w:t>L’intégration automatique concerne l’injection de fichier dans un périphérique d’entrée pour la création automatique des ordres. Un modèle de fichier sera spécifié pour utilisation, l’intégration automatique concerne uniquement les ordres simples</w:t>
      </w:r>
      <w:r w:rsidR="00EB47AF">
        <w:t xml:space="preserve"> bourse.</w:t>
      </w:r>
    </w:p>
    <w:p w:rsidRPr="00BA7260" w:rsidR="00E56AED" w:rsidP="003D34DB" w:rsidRDefault="00E56AED" w14:paraId="62FF81D9" w14:textId="77777777">
      <w:pPr>
        <w:pStyle w:val="Style2"/>
        <w:numPr>
          <w:ilvl w:val="1"/>
          <w:numId w:val="3"/>
        </w:numPr>
        <w:jc w:val="both"/>
      </w:pPr>
      <w:bookmarkStart w:name="_Toc409973626" w:id="80"/>
      <w:r>
        <w:t>L’ordre de S/R OPCVM simple marché local (AWB Collecteur d’ordres)</w:t>
      </w:r>
      <w:bookmarkEnd w:id="80"/>
    </w:p>
    <w:p w:rsidR="00E56AED" w:rsidP="003D34DB" w:rsidRDefault="00E56AED" w14:paraId="7F254C4D" w14:textId="77777777">
      <w:pPr>
        <w:pStyle w:val="Style3"/>
        <w:numPr>
          <w:ilvl w:val="2"/>
          <w:numId w:val="3"/>
        </w:numPr>
        <w:jc w:val="both"/>
      </w:pPr>
      <w:bookmarkStart w:name="_Toc409973627" w:id="81"/>
      <w:r>
        <w:t>Description générale</w:t>
      </w:r>
      <w:bookmarkEnd w:id="81"/>
    </w:p>
    <w:p w:rsidR="00E56AED" w:rsidP="002F5C7D" w:rsidRDefault="00E56AED" w14:paraId="54ED2A72" w14:textId="77777777">
      <w:pPr>
        <w:pStyle w:val="BodyText"/>
        <w:jc w:val="both"/>
      </w:pPr>
    </w:p>
    <w:p w:rsidR="00E56AED" w:rsidP="002F5C7D" w:rsidRDefault="00E56AED" w14:paraId="298236A6" w14:textId="77777777">
      <w:pPr>
        <w:pStyle w:val="BodyText"/>
        <w:jc w:val="both"/>
      </w:pPr>
      <w:r>
        <w:t>L'objectif de cette deuxième partie est l'étude des ordres de souscription rachat OPCVM dès la création jusqu’à la génération des instructions dans le règlement livraison</w:t>
      </w:r>
    </w:p>
    <w:p w:rsidRPr="00B66913" w:rsidR="00E56AED" w:rsidP="002F5C7D" w:rsidRDefault="00E56AED" w14:paraId="037752FA" w14:textId="77777777">
      <w:pPr>
        <w:pStyle w:val="BodyText"/>
        <w:jc w:val="both"/>
        <w:rPr>
          <w:rFonts w:ascii="Arial" w:hAnsi="Arial"/>
          <w:b/>
          <w:bCs/>
          <w:i/>
          <w:color w:val="000000"/>
          <w:sz w:val="20"/>
          <w:szCs w:val="20"/>
        </w:rPr>
      </w:pPr>
      <w:r w:rsidRPr="00B66913">
        <w:rPr>
          <w:rFonts w:ascii="Arial" w:hAnsi="Arial"/>
          <w:b/>
          <w:bCs/>
          <w:i/>
          <w:color w:val="000000"/>
          <w:sz w:val="20"/>
          <w:szCs w:val="20"/>
        </w:rPr>
        <w:t>Contexte de la réservation titres hors droit constaté</w:t>
      </w:r>
    </w:p>
    <w:p w:rsidRPr="00BB0C38" w:rsidR="00E56AED" w:rsidP="002F5C7D" w:rsidRDefault="00E56AED" w14:paraId="13B6FE0A" w14:textId="77777777">
      <w:pPr>
        <w:pStyle w:val="BodyText"/>
        <w:jc w:val="both"/>
        <w:rPr>
          <w:color w:val="000000"/>
        </w:rPr>
      </w:pPr>
      <w:r w:rsidRPr="00BB0C38">
        <w:rPr>
          <w:color w:val="000000"/>
        </w:rPr>
        <w:t>Lors de la saisie d’un ordre de Vente en bourse ou de rachat OPCVM, le sy</w:t>
      </w:r>
      <w:r>
        <w:rPr>
          <w:color w:val="000000"/>
        </w:rPr>
        <w:t>stème doit établir à la date de l</w:t>
      </w:r>
      <w:r w:rsidRPr="00BB0C38">
        <w:rPr>
          <w:color w:val="000000"/>
        </w:rPr>
        <w:t>’ordre une réservation de la provision titres sur la base de la position disponible.</w:t>
      </w:r>
    </w:p>
    <w:p w:rsidR="00E56AED" w:rsidP="002F5C7D" w:rsidRDefault="00E56AED" w14:paraId="6E3C8877" w14:textId="77777777">
      <w:pPr>
        <w:pStyle w:val="BodyText"/>
        <w:jc w:val="both"/>
        <w:rPr>
          <w:b/>
          <w:color w:val="0000FF"/>
        </w:rPr>
      </w:pPr>
      <w:r w:rsidRPr="00BB0C38">
        <w:rPr>
          <w:b/>
          <w:color w:val="0000FF"/>
        </w:rPr>
        <w:t>Position disponible « Carnet d’ordres » : Position dénouée – Ventes (1)</w:t>
      </w:r>
    </w:p>
    <w:p w:rsidRPr="00BB0C38" w:rsidR="00E56AED" w:rsidP="002F5C7D" w:rsidRDefault="00E56AED" w14:paraId="234C3E56" w14:textId="77777777">
      <w:pPr>
        <w:pStyle w:val="BodyText"/>
        <w:jc w:val="both"/>
        <w:rPr>
          <w:b/>
          <w:color w:val="0000FF"/>
        </w:rPr>
      </w:pPr>
    </w:p>
    <w:p w:rsidRPr="00BB0C38" w:rsidR="00E56AED" w:rsidP="002F5C7D" w:rsidRDefault="00E56AED" w14:paraId="3F001B85" w14:textId="77777777">
      <w:pPr>
        <w:pStyle w:val="BodyText"/>
        <w:jc w:val="both"/>
        <w:rPr>
          <w:b/>
          <w:bCs/>
          <w:i/>
          <w:iCs/>
          <w:color w:val="000000"/>
        </w:rPr>
      </w:pPr>
      <w:r w:rsidRPr="00BB0C38">
        <w:rPr>
          <w:b/>
          <w:bCs/>
          <w:i/>
          <w:iCs/>
          <w:color w:val="000000"/>
        </w:rPr>
        <w:t>(1) Ventes comprennent :</w:t>
      </w:r>
    </w:p>
    <w:p w:rsidRPr="00BB0C38" w:rsidR="00E56AED" w:rsidP="002F5C7D" w:rsidRDefault="00E56AED" w14:paraId="022C9297" w14:textId="77777777">
      <w:pPr>
        <w:pStyle w:val="BodyText"/>
        <w:spacing w:line="264" w:lineRule="auto"/>
        <w:jc w:val="both"/>
        <w:rPr>
          <w:color w:val="000000"/>
        </w:rPr>
      </w:pPr>
      <w:r w:rsidRPr="00BB0C38">
        <w:rPr>
          <w:color w:val="000000"/>
        </w:rPr>
        <w:t>− Ventes « Validés » en attente d’exécution sur le carnet d’ordres (MegaTrade)</w:t>
      </w:r>
    </w:p>
    <w:p w:rsidRPr="00BB0C38" w:rsidR="00E56AED" w:rsidP="002F5C7D" w:rsidRDefault="00E56AED" w14:paraId="03005319" w14:textId="77777777">
      <w:pPr>
        <w:pStyle w:val="BodyText"/>
        <w:jc w:val="both"/>
        <w:rPr>
          <w:color w:val="000000"/>
        </w:rPr>
      </w:pPr>
      <w:r>
        <w:rPr>
          <w:color w:val="000000"/>
        </w:rPr>
        <w:t xml:space="preserve">− </w:t>
      </w:r>
      <w:r w:rsidRPr="00BB0C38">
        <w:rPr>
          <w:color w:val="000000"/>
        </w:rPr>
        <w:t>Ventes « Exécutés » sur le carnet d’ordres (MegaTrade)</w:t>
      </w:r>
    </w:p>
    <w:p w:rsidRPr="00BB0C38" w:rsidR="00E56AED" w:rsidP="002F5C7D" w:rsidRDefault="00E56AED" w14:paraId="3E8087F4" w14:textId="77777777">
      <w:pPr>
        <w:pStyle w:val="BodyText"/>
        <w:jc w:val="both"/>
        <w:rPr>
          <w:color w:val="000000"/>
        </w:rPr>
      </w:pPr>
      <w:r w:rsidRPr="00BB0C38">
        <w:rPr>
          <w:color w:val="000000"/>
        </w:rPr>
        <w:t>− Vente « Instruits » (MegaCustody)</w:t>
      </w:r>
    </w:p>
    <w:p w:rsidRPr="00BB0C38" w:rsidR="00E56AED" w:rsidP="002F5C7D" w:rsidRDefault="00E56AED" w14:paraId="63EC6A02" w14:textId="77777777">
      <w:pPr>
        <w:pStyle w:val="BodyText"/>
        <w:jc w:val="both"/>
        <w:rPr>
          <w:color w:val="000000"/>
        </w:rPr>
      </w:pPr>
      <w:r w:rsidRPr="00BB0C38">
        <w:rPr>
          <w:color w:val="000000"/>
        </w:rPr>
        <w:t>− Ventes appariées (MegaCustody)</w:t>
      </w:r>
    </w:p>
    <w:p w:rsidR="00E56AED" w:rsidP="002F5C7D" w:rsidRDefault="00E56AED" w14:paraId="7FABC722" w14:textId="77777777">
      <w:pPr>
        <w:pStyle w:val="BodyText"/>
        <w:jc w:val="both"/>
      </w:pPr>
    </w:p>
    <w:p w:rsidR="00E56AED" w:rsidP="0091661A" w:rsidRDefault="00E56AED" w14:paraId="7C035F94" w14:textId="77777777">
      <w:pPr>
        <w:numPr>
          <w:ilvl w:val="0"/>
          <w:numId w:val="7"/>
        </w:numPr>
        <w:suppressAutoHyphens/>
        <w:spacing w:before="240" w:after="240" w:line="100" w:lineRule="atLeast"/>
        <w:ind w:left="0" w:firstLine="0"/>
        <w:jc w:val="both"/>
        <w:rPr>
          <w:i/>
          <w:iCs/>
          <w:color w:val="000000"/>
          <w:u w:val="single"/>
        </w:rPr>
      </w:pPr>
      <w:r>
        <w:rPr>
          <w:i/>
          <w:iCs/>
          <w:color w:val="000000"/>
          <w:u w:val="single"/>
        </w:rPr>
        <w:t>Montant de réservation espèce :</w:t>
      </w:r>
    </w:p>
    <w:p w:rsidR="00E56AED" w:rsidP="002F5C7D" w:rsidRDefault="00E56AED" w14:paraId="2876B744" w14:textId="77777777">
      <w:pPr>
        <w:pStyle w:val="BodyText"/>
        <w:jc w:val="both"/>
        <w:rPr>
          <w:color w:val="000000"/>
        </w:rPr>
      </w:pPr>
      <w:r>
        <w:rPr>
          <w:color w:val="000000"/>
        </w:rPr>
        <w:t>Pour toute opération de souscription OPCVM en quantité ou en montant le système doit opérer une réservation sur les comptes espèces des souscripteurs selon la formule suivante :</w:t>
      </w:r>
    </w:p>
    <w:p w:rsidR="00E56AED" w:rsidP="002F5C7D" w:rsidRDefault="00E56AED" w14:paraId="6D6160FA" w14:textId="77777777">
      <w:pPr>
        <w:pStyle w:val="BodyText"/>
        <w:jc w:val="both"/>
        <w:rPr>
          <w:b/>
          <w:bCs/>
          <w:i/>
          <w:iCs/>
          <w:color w:val="000000"/>
        </w:rPr>
      </w:pPr>
      <w:r>
        <w:rPr>
          <w:b/>
          <w:bCs/>
          <w:i/>
          <w:iCs/>
          <w:color w:val="000000"/>
        </w:rPr>
        <w:t>Montant brut : quantité * VL provisoire (dernière VL)</w:t>
      </w:r>
    </w:p>
    <w:p w:rsidR="00E56AED" w:rsidP="004D23A6" w:rsidRDefault="00E56AED" w14:paraId="4BD23647" w14:textId="77777777">
      <w:pPr>
        <w:pStyle w:val="BodyText"/>
        <w:jc w:val="both"/>
        <w:rPr>
          <w:color w:val="000000"/>
        </w:rPr>
      </w:pPr>
      <w:r>
        <w:rPr>
          <w:color w:val="000000"/>
        </w:rPr>
        <w:t>Montant à réserver à hauteur du montant brut majoré d'un pourcentage configurable.</w:t>
      </w:r>
    </w:p>
    <w:p w:rsidRPr="00D52BCC" w:rsidR="009F7850" w:rsidP="00D52BCC" w:rsidRDefault="00E56AED" w14:paraId="5A792B84" w14:textId="77777777">
      <w:pPr>
        <w:pStyle w:val="Style3"/>
        <w:numPr>
          <w:ilvl w:val="2"/>
          <w:numId w:val="3"/>
        </w:numPr>
        <w:jc w:val="both"/>
      </w:pPr>
      <w:bookmarkStart w:name="_Toc409973628" w:id="82"/>
      <w:r>
        <w:t>Description détaillée</w:t>
      </w:r>
      <w:bookmarkEnd w:id="82"/>
    </w:p>
    <w:p w:rsidR="00E56AED" w:rsidP="009F7850" w:rsidRDefault="00E56AED" w14:paraId="75874C1A" w14:textId="77777777">
      <w:pPr>
        <w:spacing w:before="240" w:after="240" w:line="100" w:lineRule="atLeast"/>
        <w:ind w:right="142"/>
        <w:jc w:val="both"/>
      </w:pPr>
      <w:r>
        <w:t>L'ordre de souscription rachat OPCVM doit couvrir toutes les opérations initiées depuis le carnet sur les différents types de fonds (OPCVM, FCP</w:t>
      </w:r>
      <w:r w:rsidRPr="000C3A80">
        <w:t xml:space="preserve">) </w:t>
      </w:r>
      <w:r w:rsidRPr="000C3A80" w:rsidR="009F7850">
        <w:rPr>
          <w:bCs/>
        </w:rPr>
        <w:t xml:space="preserve">dont </w:t>
      </w:r>
      <w:r w:rsidRPr="00D52BCC" w:rsidR="009F7850">
        <w:rPr>
          <w:b/>
          <w:bCs/>
          <w:i/>
        </w:rPr>
        <w:t>Attijariwafa bank est collecteur</w:t>
      </w:r>
      <w:r w:rsidRPr="009F7850" w:rsidR="009F7850">
        <w:rPr>
          <w:b/>
          <w:bCs/>
          <w:color w:val="FF0000"/>
        </w:rPr>
        <w:t xml:space="preserve"> </w:t>
      </w:r>
      <w:r>
        <w:t>par quantité et par montant et ceux reçus de Wafa gestion</w:t>
      </w:r>
      <w:r w:rsidR="00EC0290">
        <w:t xml:space="preserve"> et de Wafa Bourse</w:t>
      </w:r>
      <w:r>
        <w:t xml:space="preserve"> dans le cas ou cette dernière est collecteur d’ordres. Le système permet saisir manuellement la valeur liquidative reçue de la SDG pour générer les instructions vers le règlement livraison.</w:t>
      </w:r>
    </w:p>
    <w:p w:rsidR="00E56AED" w:rsidP="002F5C7D" w:rsidRDefault="00E56AED" w14:paraId="627F89E3" w14:textId="77777777">
      <w:pPr>
        <w:spacing w:before="240" w:after="240" w:line="100" w:lineRule="atLeast"/>
        <w:ind w:right="142"/>
        <w:jc w:val="both"/>
      </w:pPr>
      <w:r>
        <w:t>Les données relatives à un ordre de souscription / rachat sont :</w:t>
      </w:r>
    </w:p>
    <w:p w:rsidR="00E56AED" w:rsidP="003D34DB" w:rsidRDefault="00E56AED" w14:paraId="51D9C0D3" w14:textId="77777777">
      <w:pPr>
        <w:numPr>
          <w:ilvl w:val="0"/>
          <w:numId w:val="12"/>
        </w:numPr>
        <w:suppressAutoHyphens/>
        <w:spacing w:before="240" w:after="240" w:line="100" w:lineRule="atLeast"/>
        <w:jc w:val="both"/>
      </w:pPr>
      <w:r>
        <w:t>Référence d’application : il s'agit de la référence générée automatiquement par le système dès la sauvegarde de l'ordre et elle composé de :</w:t>
      </w:r>
    </w:p>
    <w:p w:rsidR="00E56AED" w:rsidP="0091661A" w:rsidRDefault="00B66913" w14:paraId="29C7460E" w14:textId="77777777">
      <w:pPr>
        <w:numPr>
          <w:ilvl w:val="0"/>
          <w:numId w:val="11"/>
        </w:numPr>
        <w:suppressAutoHyphens/>
        <w:spacing w:before="240" w:after="240" w:line="100" w:lineRule="atLeast"/>
        <w:ind w:left="0" w:right="142" w:firstLine="0"/>
        <w:jc w:val="both"/>
      </w:pPr>
      <w:r>
        <w:t xml:space="preserve">Affixe : </w:t>
      </w:r>
      <w:r w:rsidR="00E56AED">
        <w:t>SR+Code affilié AWB +Séquence</w:t>
      </w:r>
    </w:p>
    <w:p w:rsidR="00B66913" w:rsidP="00B66913" w:rsidRDefault="00B66913" w14:paraId="5CD75409" w14:textId="77777777">
      <w:pPr>
        <w:numPr>
          <w:ilvl w:val="0"/>
          <w:numId w:val="11"/>
        </w:numPr>
        <w:suppressAutoHyphens/>
        <w:spacing w:before="240" w:after="240" w:line="100" w:lineRule="atLeast"/>
        <w:ind w:left="0" w:right="142" w:firstLine="0"/>
        <w:jc w:val="both"/>
      </w:pPr>
      <w:r>
        <w:t>Séquence : 9</w:t>
      </w:r>
      <w:r w:rsidR="00E56AED">
        <w:t xml:space="preserve"> Chiffres</w:t>
      </w:r>
    </w:p>
    <w:p w:rsidR="00B66913" w:rsidP="00B66913" w:rsidRDefault="00B66913" w14:paraId="4BBFCC03" w14:textId="77777777">
      <w:pPr>
        <w:numPr>
          <w:ilvl w:val="0"/>
          <w:numId w:val="12"/>
        </w:numPr>
        <w:suppressAutoHyphens/>
        <w:spacing w:before="240" w:after="240" w:line="100" w:lineRule="atLeast"/>
        <w:jc w:val="both"/>
      </w:pPr>
      <w:r>
        <w:t xml:space="preserve">Est collecté : Renseigner si l’Ordre S/R est collecté </w:t>
      </w:r>
    </w:p>
    <w:p w:rsidR="00E56AED" w:rsidP="003D34DB" w:rsidRDefault="00E56AED" w14:paraId="18027AC4" w14:textId="77777777">
      <w:pPr>
        <w:numPr>
          <w:ilvl w:val="0"/>
          <w:numId w:val="13"/>
        </w:numPr>
        <w:suppressAutoHyphens/>
        <w:spacing w:before="240" w:after="240" w:line="100" w:lineRule="atLeast"/>
        <w:jc w:val="both"/>
      </w:pPr>
      <w:r>
        <w:t>Compte espèce client : Saisi manuellement ou calculé sur la base du compte titre client</w:t>
      </w:r>
    </w:p>
    <w:p w:rsidR="001F05E4" w:rsidP="003D34DB" w:rsidRDefault="001F05E4" w14:paraId="322C655B" w14:textId="77777777">
      <w:pPr>
        <w:numPr>
          <w:ilvl w:val="0"/>
          <w:numId w:val="13"/>
        </w:numPr>
        <w:suppressAutoHyphens/>
        <w:spacing w:before="240" w:after="240" w:line="100" w:lineRule="atLeast"/>
        <w:jc w:val="both"/>
      </w:pPr>
      <w:r>
        <w:t>Libellé du compte espèce client : déduit automatiquement</w:t>
      </w:r>
    </w:p>
    <w:p w:rsidR="00E56AED" w:rsidP="003D34DB" w:rsidRDefault="00E56AED" w14:paraId="6C3917B7" w14:textId="77777777">
      <w:pPr>
        <w:numPr>
          <w:ilvl w:val="0"/>
          <w:numId w:val="13"/>
        </w:numPr>
        <w:suppressAutoHyphens/>
        <w:spacing w:before="240" w:after="240" w:line="100" w:lineRule="atLeast"/>
        <w:jc w:val="both"/>
      </w:pPr>
      <w:r>
        <w:t>Compte titre client : Saisi manuellement ou calculé sur la base du compte espèce client</w:t>
      </w:r>
    </w:p>
    <w:p w:rsidR="001F05E4" w:rsidP="003D34DB" w:rsidRDefault="001F05E4" w14:paraId="654FC881" w14:textId="77777777">
      <w:pPr>
        <w:numPr>
          <w:ilvl w:val="0"/>
          <w:numId w:val="13"/>
        </w:numPr>
        <w:suppressAutoHyphens/>
        <w:spacing w:before="240" w:after="240" w:line="100" w:lineRule="atLeast"/>
        <w:jc w:val="both"/>
      </w:pPr>
      <w:r>
        <w:t xml:space="preserve">Libellé compte titre client : déduit automatiquement </w:t>
      </w:r>
    </w:p>
    <w:p w:rsidR="00E56AED" w:rsidP="003D34DB" w:rsidRDefault="00E56AED" w14:paraId="40CBF4F9" w14:textId="77777777">
      <w:pPr>
        <w:numPr>
          <w:ilvl w:val="0"/>
          <w:numId w:val="13"/>
        </w:numPr>
        <w:suppressAutoHyphens/>
        <w:spacing w:before="240" w:after="240" w:line="100" w:lineRule="atLeast"/>
        <w:jc w:val="both"/>
      </w:pPr>
      <w:r>
        <w:t>Le type d'identifiant du client : Carte d'identité nationale, passeport, numéro de registre de commerce ...</w:t>
      </w:r>
    </w:p>
    <w:p w:rsidR="00E56AED" w:rsidP="003D34DB" w:rsidRDefault="00E56AED" w14:paraId="6B81D4D0" w14:textId="77777777">
      <w:pPr>
        <w:numPr>
          <w:ilvl w:val="0"/>
          <w:numId w:val="13"/>
        </w:numPr>
        <w:suppressAutoHyphens/>
        <w:spacing w:before="240" w:after="240" w:line="100" w:lineRule="atLeast"/>
        <w:jc w:val="both"/>
      </w:pPr>
      <w:r>
        <w:t>Numéro d'identité principale : ce champ renseigne le numéro de l'identité.</w:t>
      </w:r>
    </w:p>
    <w:p w:rsidR="00E56AED" w:rsidP="003D34DB" w:rsidRDefault="00E56AED" w14:paraId="6ECE2007" w14:textId="77777777">
      <w:pPr>
        <w:numPr>
          <w:ilvl w:val="0"/>
          <w:numId w:val="13"/>
        </w:numPr>
        <w:suppressAutoHyphens/>
        <w:spacing w:before="240" w:after="240" w:line="100" w:lineRule="atLeast"/>
        <w:jc w:val="both"/>
      </w:pPr>
      <w:r>
        <w:t xml:space="preserve">Sens de l'ordre : Souscription ou rachat </w:t>
      </w:r>
    </w:p>
    <w:p w:rsidR="00E56AED" w:rsidP="003D34DB" w:rsidRDefault="00E56AED" w14:paraId="74AF9F1B" w14:textId="77777777">
      <w:pPr>
        <w:numPr>
          <w:ilvl w:val="0"/>
          <w:numId w:val="13"/>
        </w:numPr>
        <w:suppressAutoHyphens/>
        <w:spacing w:before="240" w:after="240" w:line="100" w:lineRule="atLeast"/>
        <w:jc w:val="both"/>
      </w:pPr>
      <w:r>
        <w:t>Fond : l'instrument financier sujet de l'ordre avec son code ISIN et son libellé</w:t>
      </w:r>
    </w:p>
    <w:p w:rsidR="00E56AED" w:rsidP="003D34DB" w:rsidRDefault="00E56AED" w14:paraId="1077C4AD" w14:textId="77777777">
      <w:pPr>
        <w:numPr>
          <w:ilvl w:val="0"/>
          <w:numId w:val="13"/>
        </w:numPr>
        <w:suppressAutoHyphens/>
        <w:spacing w:before="240" w:after="240" w:line="100" w:lineRule="atLeast"/>
        <w:jc w:val="both"/>
      </w:pPr>
      <w:r>
        <w:t>Type du fond : SICAV ou FCP</w:t>
      </w:r>
    </w:p>
    <w:p w:rsidR="00E56AED" w:rsidP="003D34DB" w:rsidRDefault="00E56AED" w14:paraId="5DC0C9AF" w14:textId="77777777">
      <w:pPr>
        <w:numPr>
          <w:ilvl w:val="0"/>
          <w:numId w:val="13"/>
        </w:numPr>
        <w:suppressAutoHyphens/>
        <w:overflowPunct w:val="0"/>
        <w:spacing w:before="240" w:after="240" w:line="100" w:lineRule="atLeast"/>
        <w:jc w:val="both"/>
      </w:pPr>
      <w:r>
        <w:t>Valeur liquidative : dernière VL récupérée automatiquement à titre d'information et/ou pour le calcul estimatif du montant de réservation</w:t>
      </w:r>
    </w:p>
    <w:p w:rsidR="00E56AED" w:rsidP="003D34DB" w:rsidRDefault="00E56AED" w14:paraId="48061830" w14:textId="77777777">
      <w:pPr>
        <w:numPr>
          <w:ilvl w:val="0"/>
          <w:numId w:val="13"/>
        </w:numPr>
        <w:suppressAutoHyphens/>
        <w:spacing w:before="240" w:after="240" w:line="100" w:lineRule="atLeast"/>
        <w:jc w:val="both"/>
      </w:pPr>
      <w:r>
        <w:t>Périodicité de la VL : Fréquence de calcul de la valeur liquidative du fond.</w:t>
      </w:r>
    </w:p>
    <w:p w:rsidRPr="000C3A80" w:rsidR="00BA2099" w:rsidP="00BA2099" w:rsidRDefault="007D0FF8" w14:paraId="2CDACC92" w14:textId="77777777">
      <w:pPr>
        <w:numPr>
          <w:ilvl w:val="0"/>
          <w:numId w:val="13"/>
        </w:numPr>
        <w:suppressAutoHyphens/>
        <w:spacing w:before="240" w:after="240" w:line="100" w:lineRule="atLeast"/>
        <w:jc w:val="both"/>
      </w:pPr>
      <w:r>
        <w:t>Date de négociation pour les Ordres SR</w:t>
      </w:r>
      <w:r w:rsidRPr="000C3A80" w:rsidR="00BA2099">
        <w:t xml:space="preserve"> : le système doit calculer automatiquement la bonne date </w:t>
      </w:r>
      <w:r>
        <w:t>de négociation</w:t>
      </w:r>
      <w:r w:rsidRPr="000C3A80" w:rsidR="00BA2099">
        <w:t xml:space="preserve"> pour la prise en </w:t>
      </w:r>
      <w:r w:rsidRPr="000C3A80" w:rsidR="000C3A80">
        <w:t>charge de cet ordre selon les cu</w:t>
      </w:r>
      <w:r>
        <w:t>t-off de réception</w:t>
      </w:r>
      <w:r w:rsidRPr="000C3A80" w:rsidR="00BA2099">
        <w:t xml:space="preserve"> et la périodicité de la Valeur liquidative</w:t>
      </w:r>
    </w:p>
    <w:p w:rsidRPr="000C3A80" w:rsidR="00BA2099" w:rsidP="00BA2099" w:rsidRDefault="00BA2099" w14:paraId="60E6BC6D" w14:textId="77777777">
      <w:pPr>
        <w:suppressAutoHyphens/>
        <w:spacing w:before="240" w:after="240" w:line="100" w:lineRule="atLeast"/>
        <w:ind w:left="720"/>
        <w:jc w:val="both"/>
      </w:pPr>
      <w:r w:rsidRPr="000C3A80">
        <w:t>Avant Cut-Off time</w:t>
      </w:r>
      <w:r w:rsidR="00AF3EF3">
        <w:t xml:space="preserve"> réception</w:t>
      </w:r>
      <w:r w:rsidRPr="000C3A80">
        <w:t> : -</w:t>
      </w:r>
      <w:r w:rsidR="00D52BCC">
        <w:t xml:space="preserve"> </w:t>
      </w:r>
      <w:r w:rsidRPr="00D52BCC">
        <w:rPr>
          <w:b/>
          <w:i/>
        </w:rPr>
        <w:t>Si Vale</w:t>
      </w:r>
      <w:r w:rsidRPr="00D52BCC" w:rsidR="00D52BCC">
        <w:rPr>
          <w:b/>
          <w:i/>
        </w:rPr>
        <w:t>ur liquidative est quotidienne</w:t>
      </w:r>
      <w:r w:rsidR="00D52BCC">
        <w:t xml:space="preserve"> : </w:t>
      </w:r>
      <w:r w:rsidR="007D0FF8">
        <w:t>Date de négociation</w:t>
      </w:r>
      <w:r w:rsidRPr="000C3A80">
        <w:t xml:space="preserve"> = </w:t>
      </w:r>
      <w:r w:rsidR="00AF3EF3">
        <w:t xml:space="preserve">                          </w:t>
      </w:r>
      <w:r w:rsidRPr="000C3A80">
        <w:t xml:space="preserve">Date jour  </w:t>
      </w:r>
    </w:p>
    <w:p w:rsidRPr="000C3A80" w:rsidR="00BA2099" w:rsidP="007852E6" w:rsidRDefault="00BA2099" w14:paraId="0ED79511" w14:textId="77777777">
      <w:pPr>
        <w:suppressAutoHyphens/>
        <w:spacing w:before="240" w:after="240" w:line="100" w:lineRule="atLeast"/>
        <w:ind w:left="6663" w:hanging="4111"/>
        <w:jc w:val="both"/>
      </w:pPr>
      <w:r w:rsidRPr="000C3A80">
        <w:t>-</w:t>
      </w:r>
      <w:r w:rsidR="00D52BCC">
        <w:t xml:space="preserve"> </w:t>
      </w:r>
      <w:r w:rsidRPr="00D52BCC">
        <w:rPr>
          <w:b/>
          <w:i/>
        </w:rPr>
        <w:t>Si Vale</w:t>
      </w:r>
      <w:r w:rsidRPr="00D52BCC" w:rsidR="00D52BCC">
        <w:rPr>
          <w:b/>
          <w:i/>
        </w:rPr>
        <w:t>ur liquidative est Hebdomadaire</w:t>
      </w:r>
      <w:r w:rsidR="00D52BCC">
        <w:t xml:space="preserve"> : </w:t>
      </w:r>
      <w:r w:rsidR="007D0FF8">
        <w:t>Date de négociation</w:t>
      </w:r>
      <w:r w:rsidRPr="000C3A80">
        <w:t xml:space="preserve"> = date semaine (vendredi)  </w:t>
      </w:r>
    </w:p>
    <w:p w:rsidRPr="000C3A80" w:rsidR="00BA2099" w:rsidP="007852E6" w:rsidRDefault="00BA2099" w14:paraId="7F7E5D20" w14:textId="77777777">
      <w:pPr>
        <w:suppressAutoHyphens/>
        <w:spacing w:before="240" w:after="240" w:line="100" w:lineRule="atLeast"/>
        <w:ind w:left="6372" w:hanging="5652"/>
        <w:jc w:val="both"/>
      </w:pPr>
      <w:r w:rsidRPr="000C3A80">
        <w:t>Après Cut-Off time</w:t>
      </w:r>
      <w:r w:rsidR="00AF3EF3">
        <w:t xml:space="preserve"> réception</w:t>
      </w:r>
      <w:r w:rsidRPr="000C3A80">
        <w:t> : -</w:t>
      </w:r>
      <w:r w:rsidR="00D52BCC">
        <w:t xml:space="preserve"> </w:t>
      </w:r>
      <w:r w:rsidRPr="00D52BCC">
        <w:rPr>
          <w:b/>
          <w:i/>
        </w:rPr>
        <w:t>Si Vale</w:t>
      </w:r>
      <w:r w:rsidRPr="00D52BCC" w:rsidR="00D52BCC">
        <w:rPr>
          <w:b/>
          <w:i/>
        </w:rPr>
        <w:t>ur liquidative est quotidienne</w:t>
      </w:r>
      <w:r w:rsidR="00D52BCC">
        <w:t xml:space="preserve"> : </w:t>
      </w:r>
      <w:r w:rsidR="007D0FF8">
        <w:t>Date de négociation</w:t>
      </w:r>
      <w:r w:rsidRPr="000C3A80">
        <w:t xml:space="preserve"> = Date jour suivant </w:t>
      </w:r>
    </w:p>
    <w:p w:rsidRPr="000C3A80" w:rsidR="00706717" w:rsidP="00706717" w:rsidRDefault="00BA2099" w14:paraId="2DC79E6B" w14:textId="77777777">
      <w:pPr>
        <w:suppressAutoHyphens/>
        <w:spacing w:before="240" w:after="240" w:line="100" w:lineRule="atLeast"/>
        <w:ind w:left="6521" w:hanging="3941"/>
        <w:jc w:val="both"/>
      </w:pPr>
      <w:r w:rsidRPr="000C3A80">
        <w:t>-</w:t>
      </w:r>
      <w:r w:rsidR="00D52BCC">
        <w:t xml:space="preserve"> </w:t>
      </w:r>
      <w:r w:rsidRPr="00D52BCC">
        <w:rPr>
          <w:b/>
          <w:i/>
        </w:rPr>
        <w:t>Si Vale</w:t>
      </w:r>
      <w:r w:rsidRPr="00D52BCC" w:rsidR="00D52BCC">
        <w:rPr>
          <w:b/>
          <w:i/>
        </w:rPr>
        <w:t>ur liquidative est Hebdomadaire</w:t>
      </w:r>
      <w:r w:rsidR="00D52BCC">
        <w:t xml:space="preserve"> : </w:t>
      </w:r>
      <w:r w:rsidR="007D0FF8">
        <w:t xml:space="preserve">Date de négociation = date </w:t>
      </w:r>
      <w:r w:rsidR="00BF77FB">
        <w:t>vendredi suivant.</w:t>
      </w:r>
    </w:p>
    <w:p w:rsidR="00E56AED" w:rsidP="003D34DB" w:rsidRDefault="00E56AED" w14:paraId="5E154A35" w14:textId="77777777">
      <w:pPr>
        <w:numPr>
          <w:ilvl w:val="0"/>
          <w:numId w:val="13"/>
        </w:numPr>
        <w:suppressAutoHyphens/>
        <w:spacing w:before="240" w:after="240" w:line="100" w:lineRule="atLeast"/>
        <w:jc w:val="both"/>
      </w:pPr>
      <w:r>
        <w:t>Ordre par montant ou par quantité : Selon le choix un des champs (quantité ou montant) n'est plus exploitable.</w:t>
      </w:r>
    </w:p>
    <w:p w:rsidR="00E56AED" w:rsidP="003D34DB" w:rsidRDefault="00F77521" w14:paraId="71CCBD33" w14:textId="77777777">
      <w:pPr>
        <w:numPr>
          <w:ilvl w:val="0"/>
          <w:numId w:val="13"/>
        </w:numPr>
        <w:suppressAutoHyphens/>
        <w:spacing w:before="240" w:after="240" w:line="100" w:lineRule="atLeast"/>
        <w:jc w:val="both"/>
      </w:pPr>
      <w:r>
        <w:t>Quantité : le format du champ quantité dépend du type de fond :</w:t>
      </w:r>
    </w:p>
    <w:p w:rsidR="00F77521" w:rsidP="00F77521" w:rsidRDefault="00F77521" w14:paraId="56834796" w14:textId="77777777">
      <w:pPr>
        <w:suppressAutoHyphens/>
        <w:spacing w:before="240" w:after="240" w:line="100" w:lineRule="atLeast"/>
        <w:ind w:left="720"/>
        <w:jc w:val="both"/>
      </w:pPr>
      <w:r>
        <w:t xml:space="preserve">1 – </w:t>
      </w:r>
      <w:r w:rsidRPr="002467CE">
        <w:rPr>
          <w:u w:val="single"/>
        </w:rPr>
        <w:t>Le fond est une SICAV :</w:t>
      </w:r>
      <w:r>
        <w:t xml:space="preserve"> La quantité doit être un nombre entier. S’il s’agit d’une opération en montant il faut prévoir un arrondissement :</w:t>
      </w:r>
    </w:p>
    <w:p w:rsidR="00F77521" w:rsidP="00F77521" w:rsidRDefault="00F77521" w14:paraId="055E1B4A" w14:textId="77777777">
      <w:pPr>
        <w:suppressAutoHyphens/>
        <w:spacing w:before="240" w:after="240" w:line="100" w:lineRule="atLeast"/>
        <w:ind w:left="720"/>
        <w:jc w:val="both"/>
      </w:pPr>
      <w:r>
        <w:t>A </w:t>
      </w:r>
      <w:r w:rsidRPr="00F77521">
        <w:rPr>
          <w:b/>
          <w:i/>
        </w:rPr>
        <w:t>– Souscription</w:t>
      </w:r>
      <w:r>
        <w:t xml:space="preserve"> : A l’entité </w:t>
      </w:r>
      <w:r w:rsidR="002467CE">
        <w:t>inférieure</w:t>
      </w:r>
      <w:r>
        <w:t>.</w:t>
      </w:r>
    </w:p>
    <w:p w:rsidR="00E56AED" w:rsidP="00F77521" w:rsidRDefault="00F77521" w14:paraId="0649988A" w14:textId="77777777">
      <w:pPr>
        <w:suppressAutoHyphens/>
        <w:spacing w:before="240" w:after="240" w:line="100" w:lineRule="atLeast"/>
        <w:ind w:left="720"/>
        <w:jc w:val="both"/>
      </w:pPr>
      <w:r>
        <w:t xml:space="preserve">B – </w:t>
      </w:r>
      <w:r w:rsidRPr="00F77521">
        <w:rPr>
          <w:b/>
          <w:i/>
        </w:rPr>
        <w:t>Rachat</w:t>
      </w:r>
      <w:r>
        <w:t xml:space="preserve"> : A </w:t>
      </w:r>
      <w:r w:rsidR="002467CE">
        <w:t>l’entité supérieure.</w:t>
      </w:r>
    </w:p>
    <w:p w:rsidR="002467CE" w:rsidP="00F77521" w:rsidRDefault="002467CE" w14:paraId="506D9184" w14:textId="123200D4">
      <w:pPr>
        <w:suppressAutoHyphens/>
        <w:spacing w:before="240" w:after="240" w:line="100" w:lineRule="atLeast"/>
        <w:ind w:left="720"/>
        <w:jc w:val="both"/>
      </w:pPr>
      <w:r>
        <w:t xml:space="preserve">2 – </w:t>
      </w:r>
      <w:r w:rsidRPr="002467CE">
        <w:rPr>
          <w:u w:val="single"/>
        </w:rPr>
        <w:t>Le fond est un FCP </w:t>
      </w:r>
      <w:r w:rsidRPr="002467CE" w:rsidR="00B92BBA">
        <w:rPr>
          <w:u w:val="single"/>
        </w:rPr>
        <w:t>:</w:t>
      </w:r>
      <w:r w:rsidR="00B92BBA">
        <w:t xml:space="preserve"> La</w:t>
      </w:r>
      <w:r>
        <w:t xml:space="preserve"> quantité peut être décimalisée à trois décimales. </w:t>
      </w:r>
      <w:r w:rsidR="00B92BBA">
        <w:t>Au-delà</w:t>
      </w:r>
      <w:r>
        <w:t xml:space="preserve"> de trois décimales, il faut prévoir un arrondissement : </w:t>
      </w:r>
    </w:p>
    <w:p w:rsidR="002467CE" w:rsidP="002467CE" w:rsidRDefault="002467CE" w14:paraId="16745550" w14:textId="77777777">
      <w:pPr>
        <w:suppressAutoHyphens/>
        <w:spacing w:before="240" w:after="240" w:line="100" w:lineRule="atLeast"/>
        <w:ind w:left="720"/>
        <w:jc w:val="both"/>
      </w:pPr>
      <w:r>
        <w:t>A </w:t>
      </w:r>
      <w:r w:rsidRPr="00F77521">
        <w:rPr>
          <w:b/>
          <w:i/>
        </w:rPr>
        <w:t>– Souscription</w:t>
      </w:r>
      <w:r>
        <w:t> : A l’entité inférieure.</w:t>
      </w:r>
    </w:p>
    <w:p w:rsidR="002467CE" w:rsidP="002467CE" w:rsidRDefault="002467CE" w14:paraId="07F9A82C" w14:textId="77777777">
      <w:pPr>
        <w:suppressAutoHyphens/>
        <w:spacing w:before="240" w:after="240" w:line="100" w:lineRule="atLeast"/>
        <w:ind w:left="720"/>
        <w:jc w:val="both"/>
      </w:pPr>
      <w:r>
        <w:t xml:space="preserve">B – </w:t>
      </w:r>
      <w:r w:rsidRPr="00F77521">
        <w:rPr>
          <w:b/>
          <w:i/>
        </w:rPr>
        <w:t>Rachat</w:t>
      </w:r>
      <w:r>
        <w:t> : A l’entité supérieure.</w:t>
      </w:r>
    </w:p>
    <w:p w:rsidR="00E56AED" w:rsidP="003D34DB" w:rsidRDefault="00E56AED" w14:paraId="0FB545C0" w14:textId="77777777">
      <w:pPr>
        <w:numPr>
          <w:ilvl w:val="0"/>
          <w:numId w:val="13"/>
        </w:numPr>
        <w:suppressAutoHyphens/>
        <w:spacing w:before="240" w:after="240" w:line="100" w:lineRule="atLeast"/>
        <w:jc w:val="both"/>
      </w:pPr>
      <w:r>
        <w:t>Date de réception de l'ordre : Date système par défaut</w:t>
      </w:r>
    </w:p>
    <w:p w:rsidR="00E56AED" w:rsidP="003D34DB" w:rsidRDefault="00E56AED" w14:paraId="38419F35" w14:textId="77777777">
      <w:pPr>
        <w:numPr>
          <w:ilvl w:val="0"/>
          <w:numId w:val="13"/>
        </w:numPr>
        <w:suppressAutoHyphens/>
        <w:spacing w:before="240" w:after="240" w:line="100" w:lineRule="atLeast"/>
        <w:jc w:val="both"/>
      </w:pPr>
      <w:r>
        <w:t>Montant de réservation espèce : Uniquement dans les opérations de souscription  ce champ renseigne le montant qui sera bloqué sur le compte espèce de l'initiateur de l'opération sans exception.</w:t>
      </w:r>
    </w:p>
    <w:p w:rsidR="009F7850" w:rsidP="009F7850" w:rsidRDefault="009F7850" w14:paraId="48858088" w14:textId="77777777">
      <w:pPr>
        <w:suppressAutoHyphens/>
        <w:spacing w:before="240" w:after="240" w:line="100" w:lineRule="atLeast"/>
        <w:ind w:left="720"/>
        <w:jc w:val="both"/>
      </w:pPr>
    </w:p>
    <w:p w:rsidR="00E56AED" w:rsidP="003D34DB" w:rsidRDefault="00E56AED" w14:paraId="44A0B7CC" w14:textId="77777777">
      <w:pPr>
        <w:pStyle w:val="Heading4"/>
        <w:numPr>
          <w:ilvl w:val="3"/>
          <w:numId w:val="10"/>
        </w:numPr>
        <w:tabs>
          <w:tab w:val="left" w:pos="708"/>
        </w:tabs>
        <w:suppressAutoHyphens/>
        <w:spacing w:before="240" w:after="240" w:line="100" w:lineRule="atLeast"/>
        <w:jc w:val="both"/>
        <w:rPr>
          <w:b w:val="0"/>
          <w:bCs w:val="0"/>
          <w:i w:val="0"/>
          <w:iCs w:val="0"/>
          <w:color w:val="00000A"/>
          <w:sz w:val="22"/>
        </w:rPr>
      </w:pPr>
      <w:r>
        <w:rPr>
          <w:b w:val="0"/>
          <w:bCs w:val="0"/>
          <w:i w:val="0"/>
          <w:iCs w:val="0"/>
          <w:color w:val="00000A"/>
          <w:sz w:val="22"/>
        </w:rPr>
        <w:t>Ordre de souscription :</w:t>
      </w:r>
    </w:p>
    <w:p w:rsidR="00E56AED" w:rsidP="002F5C7D" w:rsidRDefault="00E56AED" w14:paraId="64B7F781" w14:textId="77777777">
      <w:pPr>
        <w:spacing w:before="240" w:after="240" w:line="100" w:lineRule="atLeast"/>
        <w:ind w:right="142"/>
        <w:jc w:val="both"/>
      </w:pPr>
      <w:r>
        <w:t>Ceci est une représentation par diagramme de séquence d'un flux de souscription jusqu'a déversement vers le règlement livraison :</w:t>
      </w:r>
    </w:p>
    <w:p w:rsidR="00E56AED" w:rsidP="002F5C7D" w:rsidRDefault="007936E1" w14:paraId="009F0D5F" w14:textId="77777777">
      <w:pPr>
        <w:spacing w:before="240" w:after="240" w:line="100" w:lineRule="atLeast"/>
        <w:ind w:right="142"/>
        <w:jc w:val="both"/>
      </w:pPr>
      <w:r>
        <w:rPr>
          <w:noProof/>
          <w:lang w:eastAsia="fr-FR"/>
        </w:rPr>
        <w:drawing>
          <wp:inline distT="0" distB="0" distL="0" distR="0" wp14:anchorId="04D48CF9" wp14:editId="6930DB83">
            <wp:extent cx="5705475" cy="4505325"/>
            <wp:effectExtent l="19050" t="0" r="9525" b="0"/>
            <wp:docPr id="1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a:stretch>
                      <a:fillRect/>
                    </a:stretch>
                  </pic:blipFill>
                  <pic:spPr bwMode="auto">
                    <a:xfrm>
                      <a:off x="0" y="0"/>
                      <a:ext cx="5705475" cy="4505325"/>
                    </a:xfrm>
                    <a:prstGeom prst="rect">
                      <a:avLst/>
                    </a:prstGeom>
                    <a:noFill/>
                    <a:ln w="9525">
                      <a:noFill/>
                      <a:miter lim="800000"/>
                      <a:headEnd/>
                      <a:tailEnd/>
                    </a:ln>
                  </pic:spPr>
                </pic:pic>
              </a:graphicData>
            </a:graphic>
          </wp:inline>
        </w:drawing>
      </w:r>
    </w:p>
    <w:p w:rsidR="00E56AED" w:rsidP="002F5C7D" w:rsidRDefault="00E56AED" w14:paraId="70D0B280" w14:textId="77777777">
      <w:pPr>
        <w:spacing w:before="240" w:after="240" w:line="100" w:lineRule="atLeast"/>
        <w:ind w:right="142"/>
        <w:jc w:val="both"/>
      </w:pPr>
    </w:p>
    <w:p w:rsidR="00E56AED" w:rsidP="003D34DB" w:rsidRDefault="00E56AED" w14:paraId="115CD329" w14:textId="77777777">
      <w:pPr>
        <w:pStyle w:val="Heading4"/>
        <w:numPr>
          <w:ilvl w:val="3"/>
          <w:numId w:val="10"/>
        </w:numPr>
        <w:tabs>
          <w:tab w:val="left" w:pos="708"/>
        </w:tabs>
        <w:suppressAutoHyphens/>
        <w:spacing w:before="240" w:after="240" w:line="100" w:lineRule="atLeast"/>
        <w:jc w:val="both"/>
        <w:rPr>
          <w:b w:val="0"/>
          <w:bCs w:val="0"/>
          <w:i w:val="0"/>
          <w:iCs w:val="0"/>
          <w:color w:val="00000A"/>
          <w:sz w:val="22"/>
        </w:rPr>
      </w:pPr>
      <w:r>
        <w:rPr>
          <w:b w:val="0"/>
          <w:bCs w:val="0"/>
          <w:i w:val="0"/>
          <w:iCs w:val="0"/>
          <w:color w:val="00000A"/>
          <w:sz w:val="22"/>
        </w:rPr>
        <w:t>Ordre de rachat :</w:t>
      </w:r>
    </w:p>
    <w:p w:rsidR="00E56AED" w:rsidP="002F5C7D" w:rsidRDefault="00E56AED" w14:paraId="311D983F" w14:textId="77777777">
      <w:pPr>
        <w:spacing w:before="240" w:after="240" w:line="100" w:lineRule="atLeast"/>
        <w:ind w:right="142"/>
        <w:jc w:val="both"/>
      </w:pPr>
      <w:r>
        <w:t>Ceci est une représentation par diagramme de séquence d'un flux de rachat jusqu'à déversement vers le règlement livraison :</w:t>
      </w:r>
    </w:p>
    <w:p w:rsidR="00E56AED" w:rsidP="002F5C7D" w:rsidRDefault="007936E1" w14:paraId="5766863F" w14:textId="77777777">
      <w:pPr>
        <w:spacing w:before="240" w:after="240" w:line="100" w:lineRule="atLeast"/>
        <w:ind w:right="142"/>
        <w:jc w:val="both"/>
      </w:pPr>
      <w:r>
        <w:rPr>
          <w:noProof/>
          <w:lang w:eastAsia="fr-FR"/>
        </w:rPr>
        <w:drawing>
          <wp:inline distT="0" distB="0" distL="0" distR="0" wp14:anchorId="12620D21" wp14:editId="569E6AFA">
            <wp:extent cx="5724525" cy="5362575"/>
            <wp:effectExtent l="19050" t="0" r="9525" b="0"/>
            <wp:docPr id="1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srcRect/>
                    <a:stretch>
                      <a:fillRect/>
                    </a:stretch>
                  </pic:blipFill>
                  <pic:spPr bwMode="auto">
                    <a:xfrm>
                      <a:off x="0" y="0"/>
                      <a:ext cx="5724525" cy="5362575"/>
                    </a:xfrm>
                    <a:prstGeom prst="rect">
                      <a:avLst/>
                    </a:prstGeom>
                    <a:noFill/>
                    <a:ln w="9525">
                      <a:noFill/>
                      <a:miter lim="800000"/>
                      <a:headEnd/>
                      <a:tailEnd/>
                    </a:ln>
                  </pic:spPr>
                </pic:pic>
              </a:graphicData>
            </a:graphic>
          </wp:inline>
        </w:drawing>
      </w:r>
    </w:p>
    <w:p w:rsidR="00E56AED" w:rsidP="003D34DB" w:rsidRDefault="00E56AED" w14:paraId="1339052B" w14:textId="77777777">
      <w:pPr>
        <w:pStyle w:val="Style3"/>
        <w:numPr>
          <w:ilvl w:val="2"/>
          <w:numId w:val="3"/>
        </w:numPr>
        <w:jc w:val="both"/>
      </w:pPr>
      <w:bookmarkStart w:name="_Toc409973629" w:id="83"/>
      <w:r>
        <w:t>Alertes et notifications</w:t>
      </w:r>
      <w:bookmarkEnd w:id="83"/>
    </w:p>
    <w:p w:rsidR="00E56AED" w:rsidP="002F5C7D" w:rsidRDefault="00E56AED" w14:paraId="0D87F3C7" w14:textId="77777777">
      <w:pPr>
        <w:spacing w:before="240" w:after="240" w:line="100" w:lineRule="atLeast"/>
        <w:ind w:right="142"/>
        <w:jc w:val="both"/>
      </w:pPr>
      <w:r>
        <w:t>Ces alertes doivent être générées au niveau du tableau de bord lors du processus de souscription rachat OPCVM pour informer l'utilisateur sur l’ensemble des incidents :</w:t>
      </w:r>
    </w:p>
    <w:p w:rsidR="00314C8A" w:rsidP="002F5C7D" w:rsidRDefault="00314C8A" w14:paraId="339FD2C4" w14:textId="77777777">
      <w:pPr>
        <w:spacing w:before="240" w:after="240" w:line="100" w:lineRule="atLeast"/>
        <w:ind w:right="142"/>
        <w:jc w:val="both"/>
      </w:pPr>
      <w:r>
        <w:t>Pour un profil agence :</w:t>
      </w:r>
    </w:p>
    <w:p w:rsidR="00E56AED" w:rsidP="0091661A" w:rsidRDefault="00E56AED" w14:paraId="156568E5" w14:textId="77777777">
      <w:pPr>
        <w:pStyle w:val="Paragraphedeliste1"/>
        <w:numPr>
          <w:ilvl w:val="0"/>
          <w:numId w:val="4"/>
        </w:numPr>
        <w:spacing w:before="240" w:after="240" w:line="100" w:lineRule="atLeast"/>
        <w:ind w:right="142" w:firstLine="0"/>
        <w:jc w:val="both"/>
      </w:pPr>
      <w:r>
        <w:t>Ordre incomplet : Les ordres dont au minimum une règle de gestion a été violée.</w:t>
      </w:r>
    </w:p>
    <w:p w:rsidR="00E56AED" w:rsidP="0091661A" w:rsidRDefault="00E56AED" w14:paraId="6E75DBCD" w14:textId="77777777">
      <w:pPr>
        <w:pStyle w:val="Paragraphedeliste1"/>
        <w:numPr>
          <w:ilvl w:val="0"/>
          <w:numId w:val="4"/>
        </w:numPr>
        <w:spacing w:before="240" w:after="240" w:line="100" w:lineRule="atLeast"/>
        <w:ind w:right="142" w:firstLine="0"/>
        <w:jc w:val="both"/>
      </w:pPr>
      <w:r>
        <w:t>Ordre en attente de reconstitution de stock  titres ou espèces.</w:t>
      </w:r>
    </w:p>
    <w:p w:rsidR="00314C8A" w:rsidP="00314C8A" w:rsidRDefault="00314C8A" w14:paraId="3A7E33AB" w14:textId="77777777">
      <w:pPr>
        <w:spacing w:before="240" w:after="240" w:line="100" w:lineRule="atLeast"/>
        <w:ind w:right="142"/>
        <w:jc w:val="both"/>
      </w:pPr>
      <w:r>
        <w:t>Pour un profil BOT :</w:t>
      </w:r>
    </w:p>
    <w:p w:rsidR="00E56AED" w:rsidP="0091661A" w:rsidRDefault="00E56AED" w14:paraId="16910C0D" w14:textId="77777777">
      <w:pPr>
        <w:pStyle w:val="Paragraphedeliste1"/>
        <w:numPr>
          <w:ilvl w:val="0"/>
          <w:numId w:val="4"/>
        </w:numPr>
        <w:spacing w:before="240" w:after="240" w:line="100" w:lineRule="atLeast"/>
        <w:ind w:right="142" w:firstLine="0"/>
        <w:jc w:val="both"/>
      </w:pPr>
      <w:r>
        <w:t>Exécution non rapprochée : Une exécution reçue ne correspondant à aucun ordre.</w:t>
      </w:r>
    </w:p>
    <w:p w:rsidR="000A0B1E" w:rsidP="0091661A" w:rsidRDefault="000A0B1E" w14:paraId="55881BE6" w14:textId="77777777">
      <w:pPr>
        <w:pStyle w:val="Paragraphedeliste1"/>
        <w:numPr>
          <w:ilvl w:val="0"/>
          <w:numId w:val="4"/>
        </w:numPr>
        <w:spacing w:before="240" w:after="240" w:line="100" w:lineRule="atLeast"/>
        <w:ind w:right="142" w:firstLine="0"/>
        <w:jc w:val="both"/>
      </w:pPr>
      <w:r>
        <w:t>Reprendre les mêmes alertes du profil agence</w:t>
      </w:r>
    </w:p>
    <w:p w:rsidR="00C1490E" w:rsidP="00C1490E" w:rsidRDefault="000A0B1E" w14:paraId="61A323D7" w14:textId="77777777">
      <w:pPr>
        <w:pStyle w:val="Paragraphedeliste1"/>
        <w:numPr>
          <w:ilvl w:val="0"/>
          <w:numId w:val="4"/>
        </w:numPr>
        <w:spacing w:before="240" w:after="240" w:line="100" w:lineRule="atLeast"/>
        <w:ind w:right="142" w:firstLine="0"/>
        <w:jc w:val="both"/>
      </w:pPr>
      <w:r>
        <w:t xml:space="preserve">Alertes sur la réception des ordres de WafaBourse et en statut d’envoi à la SDG. </w:t>
      </w:r>
    </w:p>
    <w:p w:rsidRPr="00C1490E" w:rsidR="00C1490E" w:rsidP="00C1490E" w:rsidRDefault="00C1490E" w14:paraId="4AA2CE6A" w14:textId="77777777">
      <w:pPr>
        <w:pStyle w:val="Style2"/>
        <w:numPr>
          <w:ilvl w:val="1"/>
          <w:numId w:val="3"/>
        </w:numPr>
        <w:jc w:val="both"/>
        <w:rPr>
          <w:iCs/>
        </w:rPr>
      </w:pPr>
      <w:bookmarkStart w:name="_Toc409973630" w:id="84"/>
      <w:r w:rsidRPr="00C1490E">
        <w:rPr>
          <w:iCs/>
        </w:rPr>
        <w:t>Ordre de souscription rachat OPCVM marché local : cas d’un aller / retour</w:t>
      </w:r>
      <w:bookmarkEnd w:id="84"/>
    </w:p>
    <w:p w:rsidR="00C1490E" w:rsidP="00C1490E" w:rsidRDefault="00C1490E" w14:paraId="62D59425" w14:textId="77777777">
      <w:pPr>
        <w:pStyle w:val="Style3"/>
        <w:numPr>
          <w:ilvl w:val="2"/>
          <w:numId w:val="3"/>
        </w:numPr>
        <w:jc w:val="both"/>
      </w:pPr>
      <w:bookmarkStart w:name="_Toc409973631" w:id="85"/>
      <w:r>
        <w:t>Description générale</w:t>
      </w:r>
      <w:bookmarkEnd w:id="85"/>
    </w:p>
    <w:p w:rsidR="00C1490E" w:rsidP="00C1490E" w:rsidRDefault="00C1490E" w14:paraId="36A12EE7" w14:textId="77777777">
      <w:pPr>
        <w:pStyle w:val="Paragraphedeliste1"/>
        <w:spacing w:before="240" w:after="240" w:line="100" w:lineRule="atLeast"/>
        <w:ind w:left="0" w:right="142"/>
        <w:jc w:val="both"/>
      </w:pPr>
      <w:r>
        <w:t xml:space="preserve">Aucune modification à soulever par rapport au cycle de vie normal d'un ordre </w:t>
      </w:r>
      <w:r w:rsidR="003567A6">
        <w:t>de souscription rachat OPCVM simple marché local</w:t>
      </w:r>
    </w:p>
    <w:p w:rsidR="00C1490E" w:rsidP="00C1490E" w:rsidRDefault="00C1490E" w14:paraId="60911721" w14:textId="77777777">
      <w:pPr>
        <w:pStyle w:val="Style3"/>
        <w:numPr>
          <w:ilvl w:val="2"/>
          <w:numId w:val="3"/>
        </w:numPr>
        <w:jc w:val="both"/>
      </w:pPr>
      <w:bookmarkStart w:name="_Toc409973632" w:id="86"/>
      <w:r>
        <w:t>Description détaillée</w:t>
      </w:r>
      <w:bookmarkEnd w:id="86"/>
    </w:p>
    <w:p w:rsidR="003567A6" w:rsidP="00C1490E" w:rsidRDefault="003567A6" w14:paraId="39312435" w14:textId="77777777">
      <w:pPr>
        <w:pStyle w:val="Paragraphedeliste1"/>
        <w:spacing w:before="240" w:after="240" w:line="100" w:lineRule="atLeast"/>
        <w:ind w:left="0" w:right="142"/>
        <w:jc w:val="both"/>
      </w:pPr>
      <w:r>
        <w:t>Pour la gestion des opérations (Aller/Retour</w:t>
      </w:r>
      <w:r w:rsidR="00830F95">
        <w:t>) OPCVM</w:t>
      </w:r>
      <w:r>
        <w:t xml:space="preserve"> Megara offre le flag « Aller / Retour » qui au moment de sa sélection permettra de générer automatiquement la jambe miroir de souscription OPCVM</w:t>
      </w:r>
      <w:r w:rsidR="00830F95">
        <w:t xml:space="preserve">. Ceci tenant a </w:t>
      </w:r>
      <w:r w:rsidR="000D0B7D">
        <w:t>respecté</w:t>
      </w:r>
      <w:r w:rsidR="00830F95">
        <w:t xml:space="preserve"> toute les caractéristiques du rachat initiale (Client, compte titre, compte espèce, </w:t>
      </w:r>
      <w:r w:rsidR="000D0B7D">
        <w:t xml:space="preserve">fond, </w:t>
      </w:r>
      <w:r w:rsidR="00830F95">
        <w:t>par quantité ou montant)</w:t>
      </w:r>
    </w:p>
    <w:p w:rsidR="00C1490E" w:rsidP="00C1490E" w:rsidRDefault="00830F95" w14:paraId="2D46C937" w14:textId="77777777">
      <w:pPr>
        <w:pStyle w:val="Paragraphedeliste1"/>
        <w:spacing w:before="240" w:after="240" w:line="100" w:lineRule="atLeast"/>
        <w:ind w:left="0" w:right="142"/>
        <w:jc w:val="both"/>
      </w:pPr>
      <w:r>
        <w:t>L'ordre de souscription</w:t>
      </w:r>
      <w:r w:rsidR="00C1490E">
        <w:t xml:space="preserve"> devrait être rattaché par une réf</w:t>
      </w:r>
      <w:r>
        <w:t>érence unique à l'ordre de Rachat</w:t>
      </w:r>
      <w:r w:rsidR="00C1490E">
        <w:t xml:space="preserve"> pour des pistes de contrôle et d'audit.</w:t>
      </w:r>
    </w:p>
    <w:p w:rsidR="00C1490E" w:rsidP="00C1490E" w:rsidRDefault="00C1490E" w14:paraId="0FA21328" w14:textId="77777777">
      <w:pPr>
        <w:pStyle w:val="Paragraphedeliste1"/>
        <w:spacing w:before="240" w:after="240" w:line="100" w:lineRule="atLeast"/>
        <w:ind w:left="0" w:right="142"/>
        <w:jc w:val="both"/>
      </w:pPr>
      <w:r>
        <w:t>Les ordres évolueront indépendamment sans qu'aucun contrôle ne soit appliqué sur une première jambe pour la bonne exécution de la deuxième jambe</w:t>
      </w:r>
      <w:r w:rsidR="00830F95">
        <w:t>.</w:t>
      </w:r>
    </w:p>
    <w:p w:rsidR="00B2434F" w:rsidP="00C1490E" w:rsidRDefault="00830F95" w14:paraId="57C5A6A5" w14:textId="77777777">
      <w:pPr>
        <w:pStyle w:val="Paragraphedeliste1"/>
        <w:spacing w:before="240" w:after="240" w:line="100" w:lineRule="atLeast"/>
        <w:ind w:left="0" w:right="142"/>
        <w:jc w:val="both"/>
      </w:pPr>
      <w:r>
        <w:t>Pas de contrôle de provision titre ni espèce pour ce type d’ordre OPCVM.</w:t>
      </w:r>
    </w:p>
    <w:p w:rsidR="00B2434F" w:rsidP="00C1490E" w:rsidRDefault="00B2434F" w14:paraId="5496DBDC" w14:textId="77777777">
      <w:pPr>
        <w:pStyle w:val="Paragraphedeliste1"/>
        <w:spacing w:before="240" w:after="240" w:line="100" w:lineRule="atLeast"/>
        <w:ind w:left="0" w:right="142"/>
        <w:jc w:val="both"/>
      </w:pPr>
      <w:r>
        <w:t>Le rachat et la souscription s’opéreront à J-J (Même jour).</w:t>
      </w:r>
    </w:p>
    <w:p w:rsidRPr="000D0028" w:rsidR="007852E6" w:rsidP="007852E6" w:rsidRDefault="000D0028" w14:paraId="3A7D718C" w14:textId="77777777">
      <w:pPr>
        <w:suppressAutoHyphens/>
        <w:spacing w:before="240" w:after="240" w:line="100" w:lineRule="atLeast"/>
        <w:jc w:val="both"/>
        <w:rPr>
          <w:bCs/>
        </w:rPr>
      </w:pPr>
      <w:r w:rsidRPr="000D0028">
        <w:rPr>
          <w:bCs/>
        </w:rPr>
        <w:t xml:space="preserve">AWB demande à ce qu’il y est </w:t>
      </w:r>
      <w:r w:rsidRPr="000D0028" w:rsidR="007852E6">
        <w:rPr>
          <w:bCs/>
        </w:rPr>
        <w:t>des configurations (SLA) pour mettre en place des conditions spécifiques à cette opération pour exonération des droits Acquis aux fonds et commissions réseau collecteur.</w:t>
      </w:r>
    </w:p>
    <w:p w:rsidR="007852E6" w:rsidP="00C1490E" w:rsidRDefault="007852E6" w14:paraId="7979CD8A" w14:textId="77777777">
      <w:pPr>
        <w:pStyle w:val="Paragraphedeliste1"/>
        <w:spacing w:before="240" w:after="240" w:line="100" w:lineRule="atLeast"/>
        <w:ind w:left="0" w:right="142"/>
        <w:jc w:val="both"/>
      </w:pPr>
    </w:p>
    <w:p w:rsidR="00E56AED" w:rsidP="003D34DB" w:rsidRDefault="00E56AED" w14:paraId="50CF247D" w14:textId="77777777">
      <w:pPr>
        <w:pStyle w:val="Style2"/>
        <w:numPr>
          <w:ilvl w:val="1"/>
          <w:numId w:val="3"/>
        </w:numPr>
        <w:jc w:val="both"/>
      </w:pPr>
      <w:bookmarkStart w:name="_Toc409973633" w:id="87"/>
      <w:r>
        <w:t>Ordre de S/R OPCVM simple marché local (Wafa Gestion Collecteur d’ordres)</w:t>
      </w:r>
      <w:bookmarkEnd w:id="87"/>
      <w:r>
        <w:t xml:space="preserve"> </w:t>
      </w:r>
    </w:p>
    <w:p w:rsidR="00E56AED" w:rsidP="003D34DB" w:rsidRDefault="00E56AED" w14:paraId="35B7A4E7" w14:textId="77777777">
      <w:pPr>
        <w:pStyle w:val="Style3"/>
        <w:numPr>
          <w:ilvl w:val="2"/>
          <w:numId w:val="3"/>
        </w:numPr>
        <w:jc w:val="both"/>
      </w:pPr>
      <w:bookmarkStart w:name="_Toc409973634" w:id="88"/>
      <w:r>
        <w:t>Description générale</w:t>
      </w:r>
      <w:bookmarkEnd w:id="88"/>
      <w:r>
        <w:t> </w:t>
      </w:r>
    </w:p>
    <w:p w:rsidR="00E56AED" w:rsidP="00B97A89" w:rsidRDefault="00871408" w14:paraId="613E156C" w14:textId="77777777">
      <w:pPr>
        <w:pStyle w:val="Paragraphedeliste1"/>
        <w:spacing w:before="240" w:after="240" w:line="100" w:lineRule="atLeast"/>
        <w:ind w:left="0" w:right="142"/>
        <w:jc w:val="both"/>
      </w:pPr>
      <w:r>
        <w:t>Les ordres collectés par Wafa G</w:t>
      </w:r>
      <w:r w:rsidR="00E56AED">
        <w:t>estion ne seront pas saisis manuellement dans le système, un fichier  sera transmis et chargé au niveau de l’application pour gén</w:t>
      </w:r>
      <w:r>
        <w:t>érer automatiquement les ordres.</w:t>
      </w:r>
    </w:p>
    <w:p w:rsidR="002415E5" w:rsidP="00B97A89" w:rsidRDefault="002415E5" w14:paraId="25C8B278" w14:textId="77777777">
      <w:pPr>
        <w:pStyle w:val="Paragraphedeliste1"/>
        <w:spacing w:before="240" w:after="240" w:line="100" w:lineRule="atLeast"/>
        <w:ind w:left="0" w:right="142"/>
        <w:jc w:val="both"/>
      </w:pPr>
      <w:r>
        <w:t xml:space="preserve">Il faut aussi prévoir la saisie des carnets WafaGestion et WafaBourse par le BOT suite aux incidents techniques [CFT, Réseau] en identifiant au niveau de l’ordre l’émetteur ( Si collecté par l’agence, par Wafa Bourse ou par WafaGestion) </w:t>
      </w:r>
    </w:p>
    <w:p w:rsidR="00E56AED" w:rsidP="00B97A89" w:rsidRDefault="00E56AED" w14:paraId="1F735E18" w14:textId="77777777">
      <w:pPr>
        <w:pStyle w:val="Paragraphedeliste1"/>
        <w:spacing w:before="240" w:after="240" w:line="100" w:lineRule="atLeast"/>
        <w:ind w:left="0" w:right="142"/>
        <w:jc w:val="both"/>
      </w:pPr>
      <w:r>
        <w:t>Identiques a ceux collectés par AWB, les ordres de Wafa Gestion seront transmis vers le règlement / Livraison pour dénouement dés la réception de la Valeur liqui</w:t>
      </w:r>
      <w:r w:rsidR="00314C8A">
        <w:t xml:space="preserve">dative, notons qu’aucun contrôle de provision espèce ne sera fait pour ce type d’ordres. </w:t>
      </w:r>
    </w:p>
    <w:p w:rsidR="00314C8A" w:rsidP="00B97A89" w:rsidRDefault="00314C8A" w14:paraId="27ED708C" w14:textId="77777777">
      <w:pPr>
        <w:pStyle w:val="Paragraphedeliste1"/>
        <w:spacing w:before="240" w:after="240" w:line="100" w:lineRule="atLeast"/>
        <w:ind w:left="0" w:right="142"/>
        <w:jc w:val="both"/>
      </w:pPr>
      <w:r>
        <w:t>La gestion de ses ordres est assurée uniquement par la BOT.</w:t>
      </w:r>
    </w:p>
    <w:p w:rsidR="00EA4A1F" w:rsidP="00B97A89" w:rsidRDefault="00EA4A1F" w14:paraId="5B037CAE" w14:textId="77777777">
      <w:pPr>
        <w:pStyle w:val="Paragraphedeliste1"/>
        <w:spacing w:before="240" w:after="240" w:line="100" w:lineRule="atLeast"/>
        <w:ind w:left="0" w:right="142"/>
        <w:jc w:val="both"/>
      </w:pPr>
      <w:r>
        <w:t xml:space="preserve">Pas de cut-off géré au niveau de Megara pour les ordres collectés par Wafagestion. </w:t>
      </w:r>
    </w:p>
    <w:p w:rsidR="00434671" w:rsidP="00B97A89" w:rsidRDefault="00E56AED" w14:paraId="2FD3068A" w14:textId="77777777">
      <w:pPr>
        <w:pStyle w:val="Paragraphedeliste1"/>
        <w:spacing w:before="240" w:after="240" w:line="100" w:lineRule="atLeast"/>
        <w:ind w:left="0" w:right="142"/>
        <w:jc w:val="both"/>
        <w:rPr>
          <w:i/>
          <w:iCs/>
        </w:rPr>
      </w:pPr>
      <w:r w:rsidRPr="00B97A89">
        <w:rPr>
          <w:i/>
          <w:iCs/>
        </w:rPr>
        <w:t>[Se référer aux spécifications techniques des interfaces]</w:t>
      </w:r>
    </w:p>
    <w:p w:rsidRPr="00B97A89" w:rsidR="00E56AED" w:rsidP="00B97A89" w:rsidRDefault="00E56AED" w14:paraId="4DAEA21E" w14:textId="77777777">
      <w:pPr>
        <w:pStyle w:val="Paragraphedeliste1"/>
        <w:spacing w:before="240" w:after="240" w:line="100" w:lineRule="atLeast"/>
        <w:ind w:left="0" w:right="142"/>
        <w:jc w:val="both"/>
        <w:rPr>
          <w:i/>
          <w:iCs/>
        </w:rPr>
      </w:pPr>
    </w:p>
    <w:p w:rsidR="00E56AED" w:rsidP="003D34DB" w:rsidRDefault="00E56AED" w14:paraId="3F8E2567" w14:textId="2AA152F2">
      <w:pPr>
        <w:pStyle w:val="Style2"/>
        <w:numPr>
          <w:ilvl w:val="1"/>
          <w:numId w:val="3"/>
        </w:numPr>
        <w:jc w:val="both"/>
        <w:rPr/>
      </w:pPr>
      <w:bookmarkStart w:name="_Toc409973635" w:id="89"/>
      <w:r w:rsidR="2D7D4BE9">
        <w:rPr/>
        <w:t xml:space="preserve">Ordre de </w:t>
      </w:r>
      <w:del w:author="Ahmed ABDELHEDI" w:date="2025-12-14T00:49:39.635Z" w:id="525766230">
        <w:r w:rsidDel="2D7D4BE9">
          <w:delText>Souscription  /</w:delText>
        </w:r>
      </w:del>
      <w:ins w:author="Ahmed ABDELHEDI" w:date="2025-12-14T00:49:39.638Z" w:id="56658542">
        <w:r w:rsidR="1A4DE91F">
          <w:t>Souscription /</w:t>
        </w:r>
      </w:ins>
      <w:r w:rsidR="2D7D4BE9">
        <w:rPr/>
        <w:t xml:space="preserve"> Rachat OPCVM groupé marché local</w:t>
      </w:r>
      <w:bookmarkEnd w:id="89"/>
      <w:r w:rsidR="2D7D4BE9">
        <w:rPr/>
        <w:t xml:space="preserve"> </w:t>
      </w:r>
    </w:p>
    <w:p w:rsidR="00706717" w:rsidP="002A5C40" w:rsidRDefault="00706717" w14:paraId="4B3DA55A" w14:textId="77777777">
      <w:pPr>
        <w:pStyle w:val="Paragraphedeliste1"/>
        <w:spacing w:before="240" w:after="240" w:line="100" w:lineRule="atLeast"/>
        <w:ind w:left="0" w:right="142"/>
        <w:jc w:val="both"/>
      </w:pPr>
      <w:r>
        <w:t>Ci bas une description du standard Megara</w:t>
      </w:r>
    </w:p>
    <w:p w:rsidR="00E56AED" w:rsidP="002A5C40" w:rsidRDefault="00D97A1A" w14:paraId="16FD4BBC" w14:textId="471CEE29">
      <w:pPr>
        <w:pStyle w:val="Paragraphedeliste1"/>
        <w:spacing w:before="240" w:after="240" w:line="100" w:lineRule="atLeast"/>
        <w:ind w:left="0" w:right="142"/>
        <w:jc w:val="both"/>
      </w:pPr>
      <w:r>
        <w:t xml:space="preserve">L’ordre groupé de souscription / rachat est possible pour </w:t>
      </w:r>
      <w:r w:rsidR="00B92BBA">
        <w:t>tous</w:t>
      </w:r>
      <w:r>
        <w:t xml:space="preserve"> les clients.</w:t>
      </w:r>
    </w:p>
    <w:p w:rsidR="00D97A1A" w:rsidP="002A5C40" w:rsidRDefault="00D97A1A" w14:paraId="0E4F1D34" w14:textId="77777777">
      <w:pPr>
        <w:pStyle w:val="Paragraphedeliste1"/>
        <w:spacing w:before="240" w:after="240" w:line="100" w:lineRule="atLeast"/>
        <w:ind w:left="0" w:right="142"/>
        <w:jc w:val="both"/>
      </w:pPr>
      <w:r>
        <w:t>Le groupement se fait pars « Fond » et par « Opération ».</w:t>
      </w:r>
    </w:p>
    <w:p w:rsidR="00D97A1A" w:rsidP="002A5C40" w:rsidRDefault="00D97A1A" w14:paraId="0C200652" w14:textId="079771CF">
      <w:pPr>
        <w:pStyle w:val="Paragraphedeliste1"/>
        <w:spacing w:before="240" w:after="240" w:line="100" w:lineRule="atLeast"/>
        <w:ind w:left="0" w:right="142"/>
        <w:jc w:val="both"/>
      </w:pPr>
      <w:r>
        <w:t xml:space="preserve">Le système doit donner la possibilité à l’utilisateur de décider du groupement lors de la génération du bulletin. En effet, l’utilisateur saisit </w:t>
      </w:r>
      <w:r w:rsidR="00B92BBA">
        <w:t>tous</w:t>
      </w:r>
      <w:r>
        <w:t xml:space="preserve"> les ordres et engage un groupement pour générer des bulletins par « Fonds », « opération » en montant ou en quantité (Ou les deux) selon le choix de l’utilisateur.</w:t>
      </w:r>
    </w:p>
    <w:p w:rsidR="00D97A1A" w:rsidP="002A5C40" w:rsidRDefault="00D97A1A" w14:paraId="439F34A2" w14:textId="77777777">
      <w:pPr>
        <w:pStyle w:val="Paragraphedeliste1"/>
        <w:spacing w:before="240" w:after="240" w:line="100" w:lineRule="atLeast"/>
        <w:ind w:left="0" w:right="142"/>
        <w:jc w:val="both"/>
      </w:pPr>
      <w:r>
        <w:t>La société de gestion rendra une VL par bulletin qu’il faudra allouer au prorata sur les sous-ordres de l’ordre global.</w:t>
      </w:r>
    </w:p>
    <w:p w:rsidRPr="002C4D43" w:rsidR="00E56AED" w:rsidP="003D34DB" w:rsidRDefault="00E56AED" w14:paraId="4DB2F135" w14:textId="77777777">
      <w:pPr>
        <w:pStyle w:val="Style1"/>
        <w:numPr>
          <w:ilvl w:val="0"/>
          <w:numId w:val="3"/>
        </w:numPr>
      </w:pPr>
      <w:bookmarkStart w:name="_Toc409973636" w:id="90"/>
      <w:r>
        <w:t>Se</w:t>
      </w:r>
      <w:r w:rsidRPr="002C4D43">
        <w:t>rvices/ Activités</w:t>
      </w:r>
      <w:bookmarkEnd w:id="90"/>
    </w:p>
    <w:p w:rsidR="00E56AED" w:rsidP="002F5C7D" w:rsidRDefault="00E56AED" w14:paraId="64DC6D98" w14:textId="77777777">
      <w:pPr>
        <w:jc w:val="both"/>
      </w:pPr>
      <w:bookmarkStart w:name="_Toc358735494" w:id="91"/>
    </w:p>
    <w:p w:rsidR="00E56AED" w:rsidP="002A5C40" w:rsidRDefault="00E56AED" w14:paraId="77655D45" w14:textId="77777777">
      <w:pPr>
        <w:jc w:val="both"/>
      </w:pPr>
      <w:r>
        <w:t>Les services décrits ci-dessous sont relatifs et applicables aux deux types d’ordre détaillés ci-dessus :</w:t>
      </w:r>
    </w:p>
    <w:p w:rsidR="00E56AED" w:rsidP="0091661A" w:rsidRDefault="00E56AED" w14:paraId="06B82657" w14:textId="77777777">
      <w:pPr>
        <w:pStyle w:val="Paragraphedeliste1"/>
        <w:numPr>
          <w:ilvl w:val="0"/>
          <w:numId w:val="4"/>
        </w:numPr>
        <w:spacing w:before="240" w:after="240" w:line="100" w:lineRule="atLeast"/>
        <w:ind w:right="142" w:firstLine="0"/>
        <w:jc w:val="both"/>
      </w:pPr>
      <w:r>
        <w:t>Déduction des données de l’ordre.</w:t>
      </w:r>
    </w:p>
    <w:p w:rsidR="00E56AED" w:rsidP="0091661A" w:rsidRDefault="00E56AED" w14:paraId="61A39E43" w14:textId="77777777">
      <w:pPr>
        <w:pStyle w:val="Paragraphedeliste1"/>
        <w:numPr>
          <w:ilvl w:val="0"/>
          <w:numId w:val="4"/>
        </w:numPr>
        <w:spacing w:before="240" w:after="240" w:line="100" w:lineRule="atLeast"/>
        <w:ind w:right="142" w:firstLine="0"/>
        <w:jc w:val="both"/>
      </w:pPr>
      <w:r>
        <w:t>Contrôle des règles de gestion.</w:t>
      </w:r>
    </w:p>
    <w:p w:rsidR="00E56AED" w:rsidP="0091661A" w:rsidRDefault="00E56AED" w14:paraId="5CFB5531" w14:textId="77777777">
      <w:pPr>
        <w:pStyle w:val="Paragraphedeliste1"/>
        <w:numPr>
          <w:ilvl w:val="0"/>
          <w:numId w:val="4"/>
        </w:numPr>
        <w:spacing w:before="240" w:after="240" w:line="100" w:lineRule="atLeast"/>
        <w:ind w:right="142" w:firstLine="0"/>
        <w:jc w:val="both"/>
      </w:pPr>
      <w:r>
        <w:t>Calcul des commissions.</w:t>
      </w:r>
    </w:p>
    <w:p w:rsidR="00E56AED" w:rsidP="0091661A" w:rsidRDefault="00E56AED" w14:paraId="31002560" w14:textId="77777777">
      <w:pPr>
        <w:pStyle w:val="Paragraphedeliste1"/>
        <w:numPr>
          <w:ilvl w:val="0"/>
          <w:numId w:val="4"/>
        </w:numPr>
        <w:spacing w:before="240" w:after="240" w:line="100" w:lineRule="atLeast"/>
        <w:ind w:right="142" w:firstLine="0"/>
        <w:jc w:val="both"/>
      </w:pPr>
      <w:r>
        <w:t>Rapprochement Exécution-Ordre de bourse.</w:t>
      </w:r>
    </w:p>
    <w:p w:rsidRPr="00121937" w:rsidR="00E56AED" w:rsidP="003D34DB" w:rsidRDefault="00E56AED" w14:paraId="6DA68EEB" w14:textId="77777777">
      <w:pPr>
        <w:pStyle w:val="Style2"/>
        <w:numPr>
          <w:ilvl w:val="1"/>
          <w:numId w:val="3"/>
        </w:numPr>
        <w:jc w:val="both"/>
      </w:pPr>
      <w:bookmarkStart w:name="_Toc409973637" w:id="92"/>
      <w:bookmarkEnd w:id="91"/>
      <w:r>
        <w:t>Déduction des données de l’ordre</w:t>
      </w:r>
      <w:bookmarkEnd w:id="92"/>
    </w:p>
    <w:p w:rsidR="00E56AED" w:rsidP="002F5C7D" w:rsidRDefault="00E56AED" w14:paraId="29C5AC4F" w14:textId="77777777">
      <w:pPr>
        <w:jc w:val="both"/>
      </w:pPr>
      <w:bookmarkStart w:name="_Toc358735495" w:id="93"/>
    </w:p>
    <w:p w:rsidR="00E56AED" w:rsidP="002F5C7D" w:rsidRDefault="00E56AED" w14:paraId="1F700B92" w14:textId="77777777">
      <w:pPr>
        <w:jc w:val="both"/>
      </w:pPr>
      <w:r>
        <w:t>Les données suivantes sont déduites selon une configuration prédéfinie :</w:t>
      </w:r>
    </w:p>
    <w:p w:rsidR="00E56AED" w:rsidP="002F5C7D" w:rsidRDefault="00E56AED" w14:paraId="2878B4B6" w14:textId="77777777">
      <w:pPr>
        <w:jc w:val="both"/>
      </w:pPr>
    </w:p>
    <w:p w:rsidR="00E56AED" w:rsidP="003D34DB" w:rsidRDefault="00E56AED" w14:paraId="39B96756" w14:textId="77777777">
      <w:pPr>
        <w:pStyle w:val="Heading3"/>
        <w:numPr>
          <w:ilvl w:val="2"/>
          <w:numId w:val="3"/>
        </w:numPr>
        <w:jc w:val="both"/>
      </w:pPr>
      <w:bookmarkStart w:name="_Toc409973638" w:id="94"/>
      <w:r>
        <w:t>Les ordres de bourse :</w:t>
      </w:r>
      <w:bookmarkEnd w:id="94"/>
    </w:p>
    <w:p w:rsidR="00E56AED" w:rsidP="002F5C7D" w:rsidRDefault="00E56AED" w14:paraId="18BE1115" w14:textId="77777777">
      <w:pPr>
        <w:jc w:val="both"/>
      </w:pPr>
    </w:p>
    <w:p w:rsidR="00E56AED" w:rsidP="0091661A" w:rsidRDefault="00E56AED" w14:paraId="4EA20701" w14:textId="77777777">
      <w:pPr>
        <w:pStyle w:val="Paragraphedeliste1"/>
        <w:numPr>
          <w:ilvl w:val="0"/>
          <w:numId w:val="4"/>
        </w:numPr>
        <w:spacing w:before="240" w:after="240" w:line="100" w:lineRule="atLeast"/>
        <w:ind w:right="142" w:firstLine="0"/>
        <w:jc w:val="both"/>
      </w:pPr>
      <w:r>
        <w:t>Selon une SLA prédéfinie, il est possible de générer le compte titre depuis le compte espèce et inversement, dans le cas où le client a plus d'un comptes titres, le système identifie la liste des comptes et c'est à l'utilisateur de faire la sélection.</w:t>
      </w:r>
    </w:p>
    <w:p w:rsidR="00E56AED" w:rsidP="0091661A" w:rsidRDefault="00E56AED" w14:paraId="38F389EE" w14:textId="77777777">
      <w:pPr>
        <w:pStyle w:val="Paragraphedeliste1"/>
        <w:numPr>
          <w:ilvl w:val="0"/>
          <w:numId w:val="4"/>
        </w:numPr>
        <w:spacing w:before="240" w:after="240" w:line="100" w:lineRule="atLeast"/>
        <w:ind w:right="142" w:firstLine="0"/>
        <w:jc w:val="both"/>
      </w:pPr>
      <w:r>
        <w:t>L'identité du client est générée dès la saisie de son compte titre ou son compte espèce.</w:t>
      </w:r>
    </w:p>
    <w:p w:rsidR="00E56AED" w:rsidP="0091661A" w:rsidRDefault="00E56AED" w14:paraId="71FF3DC2" w14:textId="77777777">
      <w:pPr>
        <w:pStyle w:val="Paragraphedeliste1"/>
        <w:numPr>
          <w:ilvl w:val="0"/>
          <w:numId w:val="4"/>
        </w:numPr>
        <w:spacing w:before="240" w:after="240" w:line="100" w:lineRule="atLeast"/>
        <w:ind w:right="142" w:firstLine="0"/>
        <w:jc w:val="both"/>
      </w:pPr>
      <w:r>
        <w:t>Définition de la société de bourse pour tous les ordres routés depuis le carnet : ATI (ATTIJARI Intermédiation).</w:t>
      </w:r>
    </w:p>
    <w:p w:rsidR="00E56AED" w:rsidP="0091661A" w:rsidRDefault="00E56AED" w14:paraId="67F1348F" w14:textId="77777777">
      <w:pPr>
        <w:pStyle w:val="Paragraphedeliste1"/>
        <w:numPr>
          <w:ilvl w:val="0"/>
          <w:numId w:val="4"/>
        </w:numPr>
        <w:spacing w:before="240" w:after="240" w:line="100" w:lineRule="atLeast"/>
        <w:ind w:right="142" w:firstLine="0"/>
        <w:jc w:val="both"/>
      </w:pPr>
      <w:r>
        <w:t>Dans la validité de l'ordre, le système calcul la date de validité si le nombre de jours est renseigné ou l'inverse.</w:t>
      </w:r>
    </w:p>
    <w:p w:rsidR="00E56AED" w:rsidP="0091661A" w:rsidRDefault="00E56AED" w14:paraId="2B7A402C" w14:textId="77777777">
      <w:pPr>
        <w:pStyle w:val="Paragraphedeliste1"/>
        <w:numPr>
          <w:ilvl w:val="0"/>
          <w:numId w:val="4"/>
        </w:numPr>
        <w:spacing w:before="240" w:after="240" w:line="100" w:lineRule="atLeast"/>
        <w:ind w:right="142" w:firstLine="0"/>
        <w:jc w:val="both"/>
      </w:pPr>
      <w:r>
        <w:t>La date de réception de l'ordre est par défaut la date système.</w:t>
      </w:r>
    </w:p>
    <w:p w:rsidR="00435A86" w:rsidP="0091661A" w:rsidRDefault="00435A86" w14:paraId="0BFC92E2" w14:textId="77777777">
      <w:pPr>
        <w:pStyle w:val="Paragraphedeliste1"/>
        <w:numPr>
          <w:ilvl w:val="0"/>
          <w:numId w:val="4"/>
        </w:numPr>
        <w:spacing w:before="240" w:after="240" w:line="100" w:lineRule="atLeast"/>
        <w:ind w:right="142" w:firstLine="0"/>
        <w:jc w:val="both"/>
      </w:pPr>
      <w:r>
        <w:t>La date de l’ordre est saisie m</w:t>
      </w:r>
      <w:r w:rsidR="00762D49">
        <w:t>anuellement par l’utilisateur (</w:t>
      </w:r>
      <w:r>
        <w:t>il s’agit de la date de référence pour le calcul de la validité de l’ordre).</w:t>
      </w:r>
    </w:p>
    <w:p w:rsidRPr="007852E6" w:rsidR="00E56AED" w:rsidP="0091661A" w:rsidRDefault="00E56AED" w14:paraId="739B92BC" w14:textId="77777777">
      <w:pPr>
        <w:pStyle w:val="Paragraphedeliste1"/>
        <w:numPr>
          <w:ilvl w:val="0"/>
          <w:numId w:val="4"/>
        </w:numPr>
        <w:spacing w:before="240" w:after="240" w:line="100" w:lineRule="atLeast"/>
        <w:ind w:right="142" w:firstLine="0"/>
        <w:jc w:val="both"/>
        <w:rPr>
          <w:b/>
          <w:bCs/>
        </w:rPr>
      </w:pPr>
      <w:r>
        <w:t>Le montant de réservation espèce est calculé automatiquement sur la base du</w:t>
      </w:r>
      <w:r w:rsidR="007852E6">
        <w:t xml:space="preserve"> cours et de la quantité saisie</w:t>
      </w:r>
      <w:r w:rsidRPr="000D0028" w:rsidR="007852E6">
        <w:rPr>
          <w:i/>
          <w:color w:val="auto"/>
        </w:rPr>
        <w:t xml:space="preserve">. </w:t>
      </w:r>
      <w:r w:rsidRPr="000D0028" w:rsidR="000D0028">
        <w:rPr>
          <w:bCs/>
          <w:i/>
          <w:color w:val="auto"/>
        </w:rPr>
        <w:t>[</w:t>
      </w:r>
      <w:r w:rsidRPr="000D0028" w:rsidR="007852E6">
        <w:rPr>
          <w:bCs/>
          <w:i/>
          <w:color w:val="auto"/>
        </w:rPr>
        <w:t xml:space="preserve">se référer </w:t>
      </w:r>
      <w:r w:rsidRPr="000D0028" w:rsidR="000D0028">
        <w:rPr>
          <w:bCs/>
          <w:i/>
          <w:color w:val="auto"/>
        </w:rPr>
        <w:t>à la</w:t>
      </w:r>
      <w:r w:rsidRPr="000D0028" w:rsidR="007852E6">
        <w:rPr>
          <w:bCs/>
          <w:i/>
          <w:color w:val="auto"/>
        </w:rPr>
        <w:t xml:space="preserve"> procédure de la réservation</w:t>
      </w:r>
      <w:r w:rsidRPr="000D0028" w:rsidR="000D0028">
        <w:rPr>
          <w:bCs/>
          <w:i/>
          <w:color w:val="auto"/>
        </w:rPr>
        <w:t>]</w:t>
      </w:r>
    </w:p>
    <w:p w:rsidRPr="0010623E" w:rsidR="00E56AED" w:rsidP="003D34DB" w:rsidRDefault="00E56AED" w14:paraId="32591DB3" w14:textId="77777777">
      <w:pPr>
        <w:pStyle w:val="Heading3"/>
        <w:numPr>
          <w:ilvl w:val="2"/>
          <w:numId w:val="3"/>
        </w:numPr>
        <w:jc w:val="both"/>
      </w:pPr>
      <w:bookmarkStart w:name="_Toc409973639" w:id="95"/>
      <w:r w:rsidRPr="0010623E">
        <w:t>Les ordres souscription rachat OPCVM</w:t>
      </w:r>
      <w:bookmarkEnd w:id="95"/>
    </w:p>
    <w:p w:rsidR="00E56AED" w:rsidP="002F5C7D" w:rsidRDefault="00E56AED" w14:paraId="1FD528FB" w14:textId="77777777">
      <w:pPr>
        <w:jc w:val="both"/>
      </w:pPr>
    </w:p>
    <w:p w:rsidR="00F77521" w:rsidP="002F5C7D" w:rsidRDefault="00E56AED" w14:paraId="4F91ED90" w14:textId="77777777">
      <w:pPr>
        <w:pStyle w:val="Paragraphedeliste1"/>
        <w:numPr>
          <w:ilvl w:val="0"/>
          <w:numId w:val="4"/>
        </w:numPr>
        <w:spacing w:before="240" w:after="240" w:line="100" w:lineRule="atLeast"/>
        <w:ind w:right="142" w:firstLine="0"/>
        <w:jc w:val="both"/>
      </w:pPr>
      <w:r>
        <w:t>Selon une SLA prédéfinie, il est possible de générer le compte titre depuis le compte espèce et inversement, dans le cas où le client a plus d'un comptes titres, le système identifie la liste des comptes et c'est à l'utilisateur de sélectionner le bon.</w:t>
      </w:r>
    </w:p>
    <w:p w:rsidR="00F77521" w:rsidP="002F5C7D" w:rsidRDefault="00E56AED" w14:paraId="2C5398FC" w14:textId="77777777">
      <w:pPr>
        <w:pStyle w:val="Paragraphedeliste1"/>
        <w:numPr>
          <w:ilvl w:val="0"/>
          <w:numId w:val="4"/>
        </w:numPr>
        <w:spacing w:before="240" w:after="240" w:line="100" w:lineRule="atLeast"/>
        <w:ind w:right="142" w:firstLine="0"/>
        <w:jc w:val="both"/>
      </w:pPr>
      <w:r>
        <w:t>L'identité du client est générée dès la saisie de son compte titre ou son compte espèce.</w:t>
      </w:r>
    </w:p>
    <w:p w:rsidR="00F77521" w:rsidP="002F5C7D" w:rsidRDefault="00E56AED" w14:paraId="1E20D610" w14:textId="77777777">
      <w:pPr>
        <w:pStyle w:val="Paragraphedeliste1"/>
        <w:numPr>
          <w:ilvl w:val="0"/>
          <w:numId w:val="4"/>
        </w:numPr>
        <w:spacing w:before="240" w:after="240" w:line="100" w:lineRule="atLeast"/>
        <w:ind w:right="142" w:firstLine="0"/>
        <w:jc w:val="both"/>
      </w:pPr>
      <w:r>
        <w:t>La SDG est déduite automatiquement du champ « Gestionnaire du fond » sous l'OPCVM (Référentiel Valeurs)</w:t>
      </w:r>
    </w:p>
    <w:p w:rsidR="00F77521" w:rsidP="002F5C7D" w:rsidRDefault="00E56AED" w14:paraId="6CC0E778" w14:textId="77777777">
      <w:pPr>
        <w:pStyle w:val="Paragraphedeliste1"/>
        <w:numPr>
          <w:ilvl w:val="0"/>
          <w:numId w:val="4"/>
        </w:numPr>
        <w:spacing w:before="240" w:after="240" w:line="100" w:lineRule="atLeast"/>
        <w:ind w:right="142" w:firstLine="0"/>
        <w:jc w:val="both"/>
      </w:pPr>
      <w:r>
        <w:t xml:space="preserve"> Les champs : Type du fond, Description du fond, Valeur liquidative, Périodicité de VL sont générés automatiquement dès que l'utilisateur renseigne le fond ainsi que le sens de l'Ordre.</w:t>
      </w:r>
    </w:p>
    <w:p w:rsidR="00F77521" w:rsidP="002F5C7D" w:rsidRDefault="00E56AED" w14:paraId="3F7CE79F" w14:textId="77777777">
      <w:pPr>
        <w:pStyle w:val="Paragraphedeliste1"/>
        <w:numPr>
          <w:ilvl w:val="0"/>
          <w:numId w:val="4"/>
        </w:numPr>
        <w:spacing w:before="240" w:after="240" w:line="100" w:lineRule="atLeast"/>
        <w:ind w:right="142" w:firstLine="0"/>
        <w:jc w:val="both"/>
      </w:pPr>
      <w:r>
        <w:t>La date de réception de l'ordre est par défaut la date système.</w:t>
      </w:r>
    </w:p>
    <w:p w:rsidR="00341FC2" w:rsidP="002F5C7D" w:rsidRDefault="00341FC2" w14:paraId="35CE9082" w14:textId="77777777">
      <w:pPr>
        <w:pStyle w:val="Paragraphedeliste1"/>
        <w:numPr>
          <w:ilvl w:val="0"/>
          <w:numId w:val="4"/>
        </w:numPr>
        <w:spacing w:before="240" w:after="240" w:line="100" w:lineRule="atLeast"/>
        <w:ind w:right="142" w:firstLine="0"/>
        <w:jc w:val="both"/>
      </w:pPr>
      <w:r>
        <w:t>La date de l’ordre renseign</w:t>
      </w:r>
      <w:r w:rsidR="00493AF5">
        <w:t>e par défaut la date du jour mais elle est modifiable par l’utilisateur ayant un profil BOT.</w:t>
      </w:r>
    </w:p>
    <w:p w:rsidR="00F77521" w:rsidP="002F5C7D" w:rsidRDefault="00F77521" w14:paraId="508AAB95" w14:textId="77777777">
      <w:pPr>
        <w:pStyle w:val="Paragraphedeliste1"/>
        <w:numPr>
          <w:ilvl w:val="0"/>
          <w:numId w:val="4"/>
        </w:numPr>
        <w:spacing w:before="240" w:after="240" w:line="100" w:lineRule="atLeast"/>
        <w:ind w:right="142" w:firstLine="0"/>
        <w:jc w:val="both"/>
      </w:pPr>
      <w:r>
        <w:t>La date de l’ordre est renseigné par défaut date du jour, mais modifiable par l’utilisateur.</w:t>
      </w:r>
    </w:p>
    <w:p w:rsidR="00E56AED" w:rsidP="002F5C7D" w:rsidRDefault="00E56AED" w14:paraId="72E56398" w14:textId="77777777">
      <w:pPr>
        <w:pStyle w:val="Paragraphedeliste1"/>
        <w:numPr>
          <w:ilvl w:val="0"/>
          <w:numId w:val="4"/>
        </w:numPr>
        <w:spacing w:before="240" w:after="240" w:line="100" w:lineRule="atLeast"/>
        <w:ind w:right="142" w:firstLine="0"/>
        <w:jc w:val="both"/>
      </w:pPr>
      <w:r>
        <w:t>Le montant de réservation espèce est :</w:t>
      </w:r>
    </w:p>
    <w:p w:rsidR="00E56AED" w:rsidP="003D34DB" w:rsidRDefault="00E56AED" w14:paraId="652AB0B5" w14:textId="77777777">
      <w:pPr>
        <w:numPr>
          <w:ilvl w:val="1"/>
          <w:numId w:val="15"/>
        </w:numPr>
        <w:tabs>
          <w:tab w:val="left" w:pos="708"/>
        </w:tabs>
        <w:suppressAutoHyphens/>
        <w:jc w:val="both"/>
        <w:rPr>
          <w:u w:val="single"/>
        </w:rPr>
      </w:pPr>
      <w:r>
        <w:t>Q * dernière VL * Taux de majoration</w:t>
      </w:r>
      <w:r w:rsidR="00434524">
        <w:t>.</w:t>
      </w:r>
      <w:r>
        <w:t xml:space="preserve"> </w:t>
      </w:r>
      <w:r>
        <w:rPr>
          <w:u w:val="single"/>
        </w:rPr>
        <w:t>(Si opération en quantité)</w:t>
      </w:r>
    </w:p>
    <w:p w:rsidR="00E56AED" w:rsidP="003D34DB" w:rsidRDefault="00E56AED" w14:paraId="31C9FE93" w14:textId="33EDC25C">
      <w:pPr>
        <w:numPr>
          <w:ilvl w:val="1"/>
          <w:numId w:val="15"/>
        </w:numPr>
        <w:tabs>
          <w:tab w:val="left" w:pos="708"/>
        </w:tabs>
        <w:suppressAutoHyphens/>
        <w:jc w:val="both"/>
        <w:rPr>
          <w:u w:val="single"/>
        </w:rPr>
      </w:pPr>
      <w:r>
        <w:t>Montant de so</w:t>
      </w:r>
      <w:r w:rsidR="00B92BBA">
        <w:t xml:space="preserve">uscription * Taux de Majoration, </w:t>
      </w:r>
      <w:r w:rsidR="00B92BBA">
        <w:rPr>
          <w:u w:val="single"/>
        </w:rPr>
        <w:t>(s</w:t>
      </w:r>
      <w:r>
        <w:rPr>
          <w:u w:val="single"/>
        </w:rPr>
        <w:t>i opération en montant)</w:t>
      </w:r>
    </w:p>
    <w:p w:rsidRPr="000D0028" w:rsidR="00F77521" w:rsidP="00D52BCC" w:rsidRDefault="00D52BCC" w14:paraId="2D3819AE" w14:textId="77777777">
      <w:pPr>
        <w:suppressAutoHyphens/>
        <w:jc w:val="both"/>
        <w:rPr>
          <w:i/>
          <w:u w:val="single"/>
        </w:rPr>
      </w:pPr>
      <w:r w:rsidRPr="00D52BCC">
        <w:t xml:space="preserve">                   </w:t>
      </w:r>
      <w:r w:rsidRPr="000D0028" w:rsidR="000D0028">
        <w:rPr>
          <w:i/>
        </w:rPr>
        <w:t>[</w:t>
      </w:r>
      <w:r w:rsidRPr="000D0028" w:rsidR="002B492F">
        <w:rPr>
          <w:bCs/>
          <w:i/>
        </w:rPr>
        <w:t>Se</w:t>
      </w:r>
      <w:r w:rsidRPr="000D0028" w:rsidR="008A277B">
        <w:rPr>
          <w:bCs/>
          <w:i/>
        </w:rPr>
        <w:t xml:space="preserve"> référer </w:t>
      </w:r>
      <w:r w:rsidRPr="000D0028" w:rsidR="002B492F">
        <w:rPr>
          <w:bCs/>
          <w:i/>
        </w:rPr>
        <w:t>à la</w:t>
      </w:r>
      <w:r w:rsidRPr="000D0028" w:rsidR="008A277B">
        <w:rPr>
          <w:bCs/>
          <w:i/>
        </w:rPr>
        <w:t xml:space="preserve"> procédure de la réservation</w:t>
      </w:r>
      <w:r w:rsidRPr="000D0028" w:rsidR="000D0028">
        <w:rPr>
          <w:bCs/>
          <w:i/>
        </w:rPr>
        <w:t>]</w:t>
      </w:r>
    </w:p>
    <w:p w:rsidR="00F77521" w:rsidP="00F77521" w:rsidRDefault="00F77521" w14:paraId="5C3DFE9A" w14:textId="77777777">
      <w:pPr>
        <w:suppressAutoHyphens/>
        <w:jc w:val="both"/>
        <w:rPr>
          <w:u w:val="single"/>
        </w:rPr>
      </w:pPr>
    </w:p>
    <w:p w:rsidRPr="0010623E" w:rsidR="00E56AED" w:rsidP="003D34DB" w:rsidRDefault="00E56AED" w14:paraId="515D4458" w14:textId="77777777">
      <w:pPr>
        <w:pStyle w:val="Style2"/>
        <w:numPr>
          <w:ilvl w:val="1"/>
          <w:numId w:val="3"/>
        </w:numPr>
        <w:jc w:val="both"/>
      </w:pPr>
      <w:bookmarkStart w:name="_Toc409973640" w:id="96"/>
      <w:bookmarkEnd w:id="93"/>
      <w:r w:rsidRPr="0010623E">
        <w:t>Contrôle des règles de gestion :</w:t>
      </w:r>
      <w:bookmarkEnd w:id="96"/>
    </w:p>
    <w:p w:rsidRPr="0010623E" w:rsidR="00E56AED" w:rsidP="003D34DB" w:rsidRDefault="00E56AED" w14:paraId="0213BB1D" w14:textId="77777777">
      <w:pPr>
        <w:pStyle w:val="Heading3"/>
        <w:numPr>
          <w:ilvl w:val="2"/>
          <w:numId w:val="3"/>
        </w:numPr>
        <w:jc w:val="both"/>
      </w:pPr>
      <w:bookmarkStart w:name="_Toc409973641" w:id="97"/>
      <w:r w:rsidRPr="0010623E">
        <w:t>Les ordres de bourse :</w:t>
      </w:r>
      <w:bookmarkEnd w:id="97"/>
    </w:p>
    <w:p w:rsidR="00E56AED" w:rsidP="002F5C7D" w:rsidRDefault="00E56AED" w14:paraId="49FE0487" w14:textId="77777777">
      <w:pPr>
        <w:jc w:val="both"/>
      </w:pPr>
    </w:p>
    <w:p w:rsidRPr="00500670" w:rsidR="00500670" w:rsidP="00500670" w:rsidRDefault="00500670" w14:paraId="31008357" w14:textId="77777777">
      <w:pPr>
        <w:jc w:val="both"/>
        <w:rPr>
          <w:color w:val="FF0000"/>
        </w:rPr>
      </w:pPr>
    </w:p>
    <w:p w:rsidR="00E56AED" w:rsidP="002F5C7D" w:rsidRDefault="00E56AED" w14:paraId="7BBB7858" w14:textId="77777777">
      <w:pPr>
        <w:jc w:val="both"/>
      </w:pPr>
      <w:r>
        <w:t>Ce paragraphe décrit les règles de gestion qui sont prédéfinies et vérifiées lors de la création d’un ordre.</w:t>
      </w:r>
    </w:p>
    <w:p w:rsidR="00E56AED" w:rsidP="002F5C7D" w:rsidRDefault="00E56AED" w14:paraId="6204BCB5" w14:textId="77777777">
      <w:pPr>
        <w:jc w:val="both"/>
      </w:pPr>
    </w:p>
    <w:p w:rsidR="00E56AED" w:rsidP="003D34DB" w:rsidRDefault="00E56AED" w14:paraId="6AC84597" w14:textId="77777777">
      <w:pPr>
        <w:numPr>
          <w:ilvl w:val="0"/>
          <w:numId w:val="17"/>
        </w:numPr>
        <w:suppressAutoHyphens/>
        <w:jc w:val="both"/>
      </w:pPr>
      <w:r>
        <w:t>Le compte espèce doit être actif</w:t>
      </w:r>
    </w:p>
    <w:p w:rsidR="00E56AED" w:rsidP="003D34DB" w:rsidRDefault="00E56AED" w14:paraId="2022A9E5" w14:textId="77777777">
      <w:pPr>
        <w:numPr>
          <w:ilvl w:val="0"/>
          <w:numId w:val="17"/>
        </w:numPr>
        <w:suppressAutoHyphens/>
        <w:jc w:val="both"/>
      </w:pPr>
      <w:r>
        <w:t xml:space="preserve">Le compte titre client doit être actif </w:t>
      </w:r>
    </w:p>
    <w:p w:rsidR="00E56AED" w:rsidP="003D34DB" w:rsidRDefault="00E56AED" w14:paraId="6CDC695D" w14:textId="77777777">
      <w:pPr>
        <w:numPr>
          <w:ilvl w:val="0"/>
          <w:numId w:val="17"/>
        </w:numPr>
        <w:suppressAutoHyphens/>
        <w:jc w:val="both"/>
      </w:pPr>
      <w:r>
        <w:t>La date de réception est égale à la date du système</w:t>
      </w:r>
    </w:p>
    <w:p w:rsidR="00E56AED" w:rsidP="003D34DB" w:rsidRDefault="00E56AED" w14:paraId="5EC3174F" w14:textId="77777777">
      <w:pPr>
        <w:numPr>
          <w:ilvl w:val="0"/>
          <w:numId w:val="17"/>
        </w:numPr>
        <w:suppressAutoHyphens/>
        <w:jc w:val="both"/>
      </w:pPr>
      <w:r>
        <w:t>La quantité ne doit pas être négative</w:t>
      </w:r>
    </w:p>
    <w:p w:rsidRPr="000D0028" w:rsidR="00500670" w:rsidP="003D34DB" w:rsidRDefault="00500670" w14:paraId="7D621BB8" w14:textId="77777777">
      <w:pPr>
        <w:numPr>
          <w:ilvl w:val="0"/>
          <w:numId w:val="17"/>
        </w:numPr>
        <w:suppressAutoHyphens/>
        <w:jc w:val="both"/>
        <w:rPr>
          <w:bCs/>
        </w:rPr>
      </w:pPr>
      <w:r w:rsidRPr="000D0028">
        <w:rPr>
          <w:bCs/>
        </w:rPr>
        <w:t xml:space="preserve">Actif : la liste doit </w:t>
      </w:r>
      <w:r w:rsidRPr="000D0028" w:rsidR="000D0028">
        <w:rPr>
          <w:bCs/>
        </w:rPr>
        <w:t>être</w:t>
      </w:r>
      <w:r w:rsidRPr="000D0028">
        <w:rPr>
          <w:bCs/>
        </w:rPr>
        <w:t xml:space="preserve"> réservée </w:t>
      </w:r>
      <w:r w:rsidRPr="000D0028" w:rsidR="000D0028">
        <w:rPr>
          <w:bCs/>
        </w:rPr>
        <w:t>aux valeurs cotées</w:t>
      </w:r>
      <w:r w:rsidRPr="000D0028">
        <w:rPr>
          <w:bCs/>
        </w:rPr>
        <w:t xml:space="preserve"> en bourse</w:t>
      </w:r>
    </w:p>
    <w:p w:rsidR="005B372F" w:rsidP="005B372F" w:rsidRDefault="00E56AED" w14:paraId="37CE62DF" w14:textId="77777777">
      <w:pPr>
        <w:pStyle w:val="Paragraphedeliste1"/>
        <w:numPr>
          <w:ilvl w:val="0"/>
          <w:numId w:val="17"/>
        </w:numPr>
        <w:spacing w:before="60" w:line="100" w:lineRule="atLeast"/>
        <w:jc w:val="both"/>
      </w:pPr>
      <w:r>
        <w:t>La variation de prix ne doit pas dépasser la limite de 30% du dernier prix disponible  (Contexte configurable)</w:t>
      </w:r>
      <w:r w:rsidR="00434524">
        <w:t xml:space="preserve"> avec une possibilité de forç</w:t>
      </w:r>
      <w:r w:rsidR="00E000B0">
        <w:t>age au niveau de l’agence, il s’agit dans ce cas d’une règle de gestion non bloquante.</w:t>
      </w:r>
    </w:p>
    <w:p w:rsidRPr="00A860C6" w:rsidR="000D0028" w:rsidDel="00B92BBA" w:rsidP="008A277B" w:rsidRDefault="008A277B" w14:paraId="03B3D6C3" w14:textId="55140363">
      <w:pPr>
        <w:pStyle w:val="Paragraphedeliste1"/>
        <w:numPr>
          <w:ilvl w:val="0"/>
          <w:numId w:val="17"/>
        </w:numPr>
        <w:spacing w:before="60" w:line="100" w:lineRule="atLeast"/>
        <w:jc w:val="both"/>
        <w:rPr>
          <w:del w:author="Habib TANOUBI" w:date="2015-03-05T12:17:00Z" w:id="98"/>
          <w:b/>
          <w:bCs/>
          <w:color w:val="FF0000"/>
        </w:rPr>
      </w:pPr>
      <w:del w:author="Habib TANOUBI" w:date="2015-03-05T12:17:00Z" w:id="99">
        <w:r w:rsidRPr="00A860C6" w:rsidDel="00B92BBA">
          <w:rPr>
            <w:b/>
            <w:bCs/>
            <w:color w:val="FF0000"/>
          </w:rPr>
          <w:delText>Saisie d’un ordre hors Cut off de cotation, à contrôler en fonction du groupe de cotation de la valeur. Le Cut-off est bloquant a</w:delText>
        </w:r>
        <w:r w:rsidRPr="00A860C6" w:rsidDel="00B92BBA" w:rsidR="000D0028">
          <w:rPr>
            <w:b/>
            <w:bCs/>
            <w:color w:val="FF0000"/>
          </w:rPr>
          <w:delText>vec possibilité de modification :</w:delText>
        </w:r>
      </w:del>
    </w:p>
    <w:p w:rsidRPr="00A860C6" w:rsidR="002B492F" w:rsidP="002B492F" w:rsidRDefault="002B492F" w14:paraId="2542B0D6" w14:textId="77777777">
      <w:pPr>
        <w:pStyle w:val="Paragraphedeliste1"/>
        <w:tabs>
          <w:tab w:val="clear" w:pos="708"/>
        </w:tabs>
        <w:spacing w:before="60" w:line="100" w:lineRule="atLeast"/>
        <w:jc w:val="both"/>
        <w:rPr>
          <w:b/>
          <w:bCs/>
          <w:color w:val="FF0000"/>
        </w:rPr>
      </w:pPr>
    </w:p>
    <w:p w:rsidR="008A277B" w:rsidDel="00B92BBA" w:rsidP="000D0028" w:rsidRDefault="008A277B" w14:paraId="0A86CBDA" w14:textId="4F7EDB55">
      <w:pPr>
        <w:pStyle w:val="Paragraphedeliste1"/>
        <w:spacing w:before="60" w:line="100" w:lineRule="atLeast"/>
        <w:jc w:val="both"/>
        <w:rPr>
          <w:del w:author="Habib TANOUBI" w:date="2015-03-05T12:18:00Z" w:id="100"/>
          <w:b/>
          <w:bCs/>
          <w:color w:val="FF0000"/>
        </w:rPr>
      </w:pPr>
      <w:del w:author="Habib TANOUBI" w:date="2015-03-05T12:18:00Z" w:id="101">
        <w:r w:rsidRPr="00A860C6" w:rsidDel="00B92BBA">
          <w:rPr>
            <w:b/>
            <w:bCs/>
            <w:color w:val="FF0000"/>
          </w:rPr>
          <w:delText>Après les cut-Off Times,  le blocage doit s’opérer et pour lever ce blocage l’utilisateur doit changer soit la limite des cours soit la date de l’ordre, la date de l’ordre doit être la date de début de validité et la date à laquelle l’ordre doit être transmis à la société de bourse. Megara Doit être en mesure de gérer les limites des cours selon les groupes de cotation et leurs séances d’ouvertures sur la marché boursier.</w:delText>
        </w:r>
      </w:del>
    </w:p>
    <w:p w:rsidRPr="00A860C6" w:rsidR="00A860C6" w:rsidDel="00B92BBA" w:rsidP="000D0028" w:rsidRDefault="00A860C6" w14:paraId="70470FF5" w14:textId="356B87C0">
      <w:pPr>
        <w:pStyle w:val="Paragraphedeliste1"/>
        <w:spacing w:before="60" w:line="100" w:lineRule="atLeast"/>
        <w:jc w:val="both"/>
        <w:rPr>
          <w:del w:author="Habib TANOUBI" w:date="2015-03-05T12:18:00Z" w:id="102"/>
          <w:b/>
          <w:bCs/>
          <w:color w:val="00B050"/>
        </w:rPr>
      </w:pPr>
      <w:del w:author="Habib TANOUBI" w:date="2015-03-05T12:18:00Z" w:id="103">
        <w:r w:rsidRPr="00A860C6" w:rsidDel="00B92BBA">
          <w:rPr>
            <w:b/>
            <w:bCs/>
            <w:color w:val="00B050"/>
          </w:rPr>
          <w:delText>Réponse Vermeg : Hors périmètre du carnet.</w:delText>
        </w:r>
      </w:del>
    </w:p>
    <w:p w:rsidR="008A277B" w:rsidP="008A277B" w:rsidRDefault="008A277B" w14:paraId="713C18D2" w14:textId="77777777">
      <w:pPr>
        <w:pStyle w:val="Paragraphedeliste1"/>
        <w:tabs>
          <w:tab w:val="clear" w:pos="708"/>
        </w:tabs>
        <w:spacing w:before="60" w:line="100" w:lineRule="atLeast"/>
        <w:jc w:val="both"/>
      </w:pPr>
    </w:p>
    <w:p w:rsidR="00E56AED" w:rsidP="003D34DB" w:rsidRDefault="00E56AED" w14:paraId="29912302" w14:textId="77777777">
      <w:pPr>
        <w:pStyle w:val="Paragraphedeliste1"/>
        <w:numPr>
          <w:ilvl w:val="0"/>
          <w:numId w:val="17"/>
        </w:numPr>
        <w:spacing w:before="60" w:line="100" w:lineRule="atLeast"/>
        <w:jc w:val="both"/>
      </w:pPr>
      <w:r>
        <w:t>La validité de l'ordre ne doit pas dépasser 30 jours calendaires</w:t>
      </w:r>
    </w:p>
    <w:p w:rsidR="00E56AED" w:rsidP="003D34DB" w:rsidRDefault="00E56AED" w14:paraId="3FF8BACD" w14:textId="77777777">
      <w:pPr>
        <w:pStyle w:val="Paragraphedeliste1"/>
        <w:numPr>
          <w:ilvl w:val="0"/>
          <w:numId w:val="17"/>
        </w:numPr>
        <w:spacing w:before="60" w:line="100" w:lineRule="atLeast"/>
        <w:jc w:val="both"/>
      </w:pPr>
      <w:r>
        <w:t xml:space="preserve">La validité est calculée sur </w:t>
      </w:r>
      <w:r w:rsidR="00DD4B74">
        <w:t xml:space="preserve">la base de la date de l’ordre </w:t>
      </w:r>
      <w:r>
        <w:t>et du nombre de jours de validité</w:t>
      </w:r>
    </w:p>
    <w:p w:rsidRPr="002B492F" w:rsidR="00E56AED" w:rsidP="003D34DB" w:rsidRDefault="00E56AED" w14:paraId="4423115B" w14:textId="77777777">
      <w:pPr>
        <w:pStyle w:val="Paragraphedeliste1"/>
        <w:numPr>
          <w:ilvl w:val="0"/>
          <w:numId w:val="17"/>
        </w:numPr>
        <w:spacing w:before="60" w:line="100" w:lineRule="atLeast"/>
        <w:jc w:val="both"/>
        <w:rPr>
          <w:bCs/>
          <w:color w:val="auto"/>
        </w:rPr>
      </w:pPr>
      <w:r w:rsidRPr="002B492F">
        <w:rPr>
          <w:bCs/>
          <w:color w:val="auto"/>
        </w:rPr>
        <w:t>Le type de prix au marché</w:t>
      </w:r>
      <w:r w:rsidRPr="002B492F" w:rsidR="00500670">
        <w:rPr>
          <w:bCs/>
          <w:color w:val="auto"/>
        </w:rPr>
        <w:t>, ATP, OPEN</w:t>
      </w:r>
      <w:r w:rsidRPr="002B492F">
        <w:rPr>
          <w:bCs/>
          <w:color w:val="auto"/>
        </w:rPr>
        <w:t xml:space="preserve"> ne permet pas la saisie du prix de l'ordre.</w:t>
      </w:r>
    </w:p>
    <w:p w:rsidR="00E56AED" w:rsidP="003D34DB" w:rsidRDefault="00E56AED" w14:paraId="105DA375" w14:textId="77777777">
      <w:pPr>
        <w:pStyle w:val="Paragraphedeliste1"/>
        <w:numPr>
          <w:ilvl w:val="0"/>
          <w:numId w:val="17"/>
        </w:numPr>
        <w:spacing w:before="60" w:line="100" w:lineRule="atLeast"/>
        <w:jc w:val="both"/>
      </w:pPr>
      <w:r>
        <w:t>La saisie du cours est obligatoire dans un type de prix « Seuil de déclenchement »</w:t>
      </w:r>
    </w:p>
    <w:p w:rsidR="00E56AED" w:rsidP="003D34DB" w:rsidRDefault="004F1587" w14:paraId="73547959" w14:textId="77777777">
      <w:pPr>
        <w:pStyle w:val="Paragraphedeliste1"/>
        <w:numPr>
          <w:ilvl w:val="0"/>
          <w:numId w:val="17"/>
        </w:numPr>
        <w:spacing w:before="60" w:line="100" w:lineRule="atLeast"/>
        <w:jc w:val="both"/>
      </w:pPr>
      <w:r>
        <w:t xml:space="preserve">Définition du cut-off de réception pour les ordres de bourse </w:t>
      </w:r>
    </w:p>
    <w:p w:rsidR="00493AF5" w:rsidP="00493AF5" w:rsidRDefault="004F1587" w14:paraId="0AC02DDE" w14:textId="77777777">
      <w:pPr>
        <w:pStyle w:val="Paragraphedeliste1"/>
        <w:tabs>
          <w:tab w:val="clear" w:pos="708"/>
        </w:tabs>
        <w:spacing w:before="60" w:line="100" w:lineRule="atLeast"/>
        <w:jc w:val="both"/>
        <w:rPr>
          <w:b/>
        </w:rPr>
      </w:pPr>
      <w:r w:rsidRPr="004F1587">
        <w:rPr>
          <w:b/>
        </w:rPr>
        <w:t>A noter que le cut-off réception est sans possibilité de forçage.</w:t>
      </w:r>
    </w:p>
    <w:p w:rsidRPr="00493AF5" w:rsidR="004F1587" w:rsidP="00493AF5" w:rsidRDefault="00493AF5" w14:paraId="09AC4BBC" w14:textId="77777777">
      <w:pPr>
        <w:pStyle w:val="Paragraphedeliste1"/>
        <w:numPr>
          <w:ilvl w:val="0"/>
          <w:numId w:val="17"/>
        </w:numPr>
        <w:spacing w:before="60" w:line="100" w:lineRule="atLeast"/>
        <w:jc w:val="both"/>
        <w:rPr>
          <w:bCs/>
        </w:rPr>
      </w:pPr>
      <w:r w:rsidRPr="00493AF5">
        <w:rPr>
          <w:bCs/>
        </w:rPr>
        <w:t>L’SLA du cut-off time de réception doit prendre en considération les limites de l’ordre :</w:t>
      </w:r>
    </w:p>
    <w:p w:rsidR="00493AF5" w:rsidP="00493AF5" w:rsidRDefault="00493AF5" w14:paraId="31E2139C" w14:textId="77777777">
      <w:pPr>
        <w:pStyle w:val="Paragraphedeliste1"/>
        <w:tabs>
          <w:tab w:val="clear" w:pos="708"/>
        </w:tabs>
        <w:spacing w:before="60" w:line="100" w:lineRule="atLeast"/>
        <w:jc w:val="both"/>
        <w:rPr>
          <w:b/>
        </w:rPr>
      </w:pPr>
    </w:p>
    <w:tbl>
      <w:tblPr>
        <w:tblW w:w="6840" w:type="dxa"/>
        <w:tblInd w:w="1122" w:type="dxa"/>
        <w:tblCellMar>
          <w:left w:w="70" w:type="dxa"/>
          <w:right w:w="70" w:type="dxa"/>
        </w:tblCellMar>
        <w:tblLook w:val="04A0" w:firstRow="1" w:lastRow="0" w:firstColumn="1" w:lastColumn="0" w:noHBand="0" w:noVBand="1"/>
      </w:tblPr>
      <w:tblGrid>
        <w:gridCol w:w="1548"/>
        <w:gridCol w:w="5292"/>
      </w:tblGrid>
      <w:tr w:rsidRPr="005B372F" w:rsidR="004F1587" w:rsidTr="001C5AF7" w14:paraId="15D542A1" w14:textId="77777777">
        <w:trPr>
          <w:trHeight w:val="315"/>
        </w:trPr>
        <w:tc>
          <w:tcPr>
            <w:tcW w:w="6840" w:type="dxa"/>
            <w:gridSpan w:val="2"/>
            <w:tcBorders>
              <w:top w:val="single" w:color="auto" w:sz="8" w:space="0"/>
              <w:left w:val="single" w:color="auto" w:sz="8" w:space="0"/>
              <w:bottom w:val="single" w:color="auto" w:sz="8" w:space="0"/>
              <w:right w:val="single" w:color="000000" w:sz="8" w:space="0"/>
            </w:tcBorders>
            <w:shd w:val="clear" w:color="000000" w:fill="BFBFBF"/>
            <w:noWrap/>
            <w:vAlign w:val="bottom"/>
            <w:hideMark/>
          </w:tcPr>
          <w:p w:rsidRPr="005B372F" w:rsidR="004F1587" w:rsidP="001C5AF7" w:rsidRDefault="004F1587" w14:paraId="491716DF" w14:textId="77777777">
            <w:pPr>
              <w:spacing w:line="240" w:lineRule="auto"/>
              <w:jc w:val="center"/>
              <w:rPr>
                <w:rFonts w:eastAsia="Times New Roman" w:cs="Times New Roman"/>
                <w:b/>
                <w:bCs/>
                <w:i/>
                <w:iCs/>
                <w:color w:val="000000"/>
                <w:lang w:eastAsia="fr-FR"/>
              </w:rPr>
            </w:pPr>
            <w:r w:rsidRPr="005B372F">
              <w:rPr>
                <w:rFonts w:eastAsia="Times New Roman" w:cs="Times New Roman"/>
                <w:b/>
                <w:bCs/>
                <w:i/>
                <w:iCs/>
                <w:color w:val="000000"/>
                <w:lang w:eastAsia="fr-FR"/>
              </w:rPr>
              <w:t xml:space="preserve">SLA Heure limite de réception </w:t>
            </w:r>
          </w:p>
        </w:tc>
      </w:tr>
      <w:tr w:rsidRPr="005B372F" w:rsidR="004F1587" w:rsidTr="001C5AF7" w14:paraId="275AE940" w14:textId="77777777">
        <w:trPr>
          <w:trHeight w:val="315"/>
        </w:trPr>
        <w:tc>
          <w:tcPr>
            <w:tcW w:w="1548" w:type="dxa"/>
            <w:tcBorders>
              <w:top w:val="nil"/>
              <w:left w:val="single" w:color="auto" w:sz="8" w:space="0"/>
              <w:bottom w:val="single" w:color="auto" w:sz="8" w:space="0"/>
              <w:right w:val="nil"/>
            </w:tcBorders>
            <w:shd w:val="clear" w:color="auto" w:fill="auto"/>
            <w:noWrap/>
            <w:vAlign w:val="bottom"/>
            <w:hideMark/>
          </w:tcPr>
          <w:p w:rsidRPr="005B372F" w:rsidR="004F1587" w:rsidP="001C5AF7" w:rsidRDefault="004F1587" w14:paraId="3169D742" w14:textId="77777777">
            <w:pPr>
              <w:spacing w:line="240" w:lineRule="auto"/>
              <w:rPr>
                <w:rFonts w:eastAsia="Times New Roman" w:cs="Times New Roman"/>
                <w:b/>
                <w:bCs/>
                <w:color w:val="000000"/>
                <w:lang w:eastAsia="fr-FR"/>
              </w:rPr>
            </w:pPr>
            <w:r w:rsidRPr="005B372F">
              <w:rPr>
                <w:rFonts w:eastAsia="Times New Roman" w:cs="Times New Roman"/>
                <w:b/>
                <w:bCs/>
                <w:color w:val="000000"/>
                <w:lang w:eastAsia="fr-FR"/>
              </w:rPr>
              <w:t>Contexte</w:t>
            </w:r>
          </w:p>
        </w:tc>
        <w:tc>
          <w:tcPr>
            <w:tcW w:w="5292" w:type="dxa"/>
            <w:tcBorders>
              <w:top w:val="nil"/>
              <w:left w:val="single" w:color="auto" w:sz="8" w:space="0"/>
              <w:bottom w:val="single" w:color="auto" w:sz="8" w:space="0"/>
              <w:right w:val="single" w:color="auto" w:sz="8" w:space="0"/>
            </w:tcBorders>
            <w:shd w:val="clear" w:color="auto" w:fill="auto"/>
            <w:noWrap/>
            <w:vAlign w:val="bottom"/>
            <w:hideMark/>
          </w:tcPr>
          <w:p w:rsidRPr="005B372F" w:rsidR="004F1587" w:rsidP="001C5AF7" w:rsidRDefault="004F1587" w14:paraId="4473BE5E" w14:textId="77777777">
            <w:pPr>
              <w:spacing w:line="240" w:lineRule="auto"/>
              <w:rPr>
                <w:rFonts w:eastAsia="Times New Roman" w:cs="Times New Roman"/>
                <w:b/>
                <w:bCs/>
                <w:color w:val="000000"/>
                <w:lang w:eastAsia="fr-FR"/>
              </w:rPr>
            </w:pPr>
            <w:r w:rsidRPr="005B372F">
              <w:rPr>
                <w:rFonts w:eastAsia="Times New Roman" w:cs="Times New Roman"/>
                <w:b/>
                <w:bCs/>
                <w:color w:val="000000"/>
                <w:lang w:eastAsia="fr-FR"/>
              </w:rPr>
              <w:t>Résultat</w:t>
            </w:r>
          </w:p>
        </w:tc>
      </w:tr>
      <w:tr w:rsidRPr="001F429F" w:rsidR="004F1587" w:rsidTr="001C5AF7" w14:paraId="15FB6F13" w14:textId="77777777">
        <w:trPr>
          <w:trHeight w:val="300"/>
        </w:trPr>
        <w:tc>
          <w:tcPr>
            <w:tcW w:w="1548" w:type="dxa"/>
            <w:tcBorders>
              <w:top w:val="nil"/>
              <w:left w:val="single" w:color="auto" w:sz="8" w:space="0"/>
              <w:bottom w:val="nil"/>
              <w:right w:val="nil"/>
            </w:tcBorders>
            <w:shd w:val="clear" w:color="auto" w:fill="auto"/>
            <w:noWrap/>
            <w:vAlign w:val="bottom"/>
            <w:hideMark/>
          </w:tcPr>
          <w:p w:rsidRPr="005B372F" w:rsidR="004F1587" w:rsidP="001C5AF7" w:rsidRDefault="004F1587" w14:paraId="65B31291" w14:textId="77777777">
            <w:pPr>
              <w:spacing w:line="240" w:lineRule="auto"/>
              <w:rPr>
                <w:rFonts w:eastAsia="Times New Roman" w:cs="Times New Roman"/>
                <w:color w:val="000000"/>
                <w:lang w:eastAsia="fr-FR"/>
              </w:rPr>
            </w:pPr>
            <w:r w:rsidRPr="005B372F">
              <w:rPr>
                <w:rFonts w:eastAsia="Times New Roman" w:cs="Times New Roman"/>
                <w:color w:val="000000"/>
                <w:lang w:eastAsia="fr-FR"/>
              </w:rPr>
              <w:t>Marché</w:t>
            </w:r>
          </w:p>
        </w:tc>
        <w:tc>
          <w:tcPr>
            <w:tcW w:w="5292" w:type="dxa"/>
            <w:tcBorders>
              <w:top w:val="nil"/>
              <w:left w:val="nil"/>
              <w:bottom w:val="nil"/>
              <w:right w:val="single" w:color="auto" w:sz="8" w:space="0"/>
            </w:tcBorders>
            <w:shd w:val="clear" w:color="auto" w:fill="auto"/>
            <w:noWrap/>
            <w:vAlign w:val="bottom"/>
            <w:hideMark/>
          </w:tcPr>
          <w:p w:rsidRPr="005B372F" w:rsidR="004F1587" w:rsidP="001C5AF7" w:rsidRDefault="004F1587" w14:paraId="21DC281C" w14:textId="77777777">
            <w:pPr>
              <w:spacing w:line="240" w:lineRule="auto"/>
              <w:rPr>
                <w:rFonts w:eastAsia="Times New Roman" w:cs="Times New Roman"/>
                <w:color w:val="000000"/>
                <w:lang w:val="en-US" w:eastAsia="fr-FR"/>
              </w:rPr>
            </w:pPr>
            <w:r w:rsidRPr="005B372F">
              <w:rPr>
                <w:rFonts w:eastAsia="Times New Roman" w:cs="Times New Roman"/>
                <w:color w:val="000000"/>
                <w:lang w:val="en-US" w:eastAsia="fr-FR"/>
              </w:rPr>
              <w:t>Début du cut off time</w:t>
            </w:r>
          </w:p>
        </w:tc>
      </w:tr>
      <w:tr w:rsidRPr="001F429F" w:rsidR="004F1587" w:rsidTr="001C5AF7" w14:paraId="183C03B3" w14:textId="77777777">
        <w:trPr>
          <w:trHeight w:val="300"/>
        </w:trPr>
        <w:tc>
          <w:tcPr>
            <w:tcW w:w="1548" w:type="dxa"/>
            <w:tcBorders>
              <w:top w:val="nil"/>
              <w:left w:val="single" w:color="auto" w:sz="8" w:space="0"/>
              <w:bottom w:val="nil"/>
              <w:right w:val="nil"/>
            </w:tcBorders>
            <w:shd w:val="clear" w:color="auto" w:fill="auto"/>
            <w:noWrap/>
            <w:vAlign w:val="bottom"/>
            <w:hideMark/>
          </w:tcPr>
          <w:p w:rsidRPr="005B372F" w:rsidR="004F1587" w:rsidP="001C5AF7" w:rsidRDefault="004F1587" w14:paraId="69E0E884" w14:textId="77777777">
            <w:pPr>
              <w:spacing w:line="240" w:lineRule="auto"/>
              <w:rPr>
                <w:rFonts w:eastAsia="Times New Roman" w:cs="Times New Roman"/>
                <w:color w:val="000000"/>
                <w:lang w:eastAsia="fr-FR"/>
              </w:rPr>
            </w:pPr>
            <w:r w:rsidRPr="005B372F">
              <w:rPr>
                <w:rFonts w:eastAsia="Times New Roman" w:cs="Times New Roman"/>
                <w:color w:val="000000"/>
                <w:lang w:eastAsia="fr-FR"/>
              </w:rPr>
              <w:t>Actif</w:t>
            </w:r>
          </w:p>
        </w:tc>
        <w:tc>
          <w:tcPr>
            <w:tcW w:w="5292" w:type="dxa"/>
            <w:tcBorders>
              <w:top w:val="nil"/>
              <w:left w:val="nil"/>
              <w:bottom w:val="nil"/>
              <w:right w:val="single" w:color="auto" w:sz="8" w:space="0"/>
            </w:tcBorders>
            <w:shd w:val="clear" w:color="auto" w:fill="auto"/>
            <w:noWrap/>
            <w:vAlign w:val="bottom"/>
            <w:hideMark/>
          </w:tcPr>
          <w:p w:rsidRPr="005B372F" w:rsidR="004F1587" w:rsidP="001C5AF7" w:rsidRDefault="004F1587" w14:paraId="74450E21" w14:textId="77777777">
            <w:pPr>
              <w:spacing w:line="240" w:lineRule="auto"/>
              <w:rPr>
                <w:rFonts w:eastAsia="Times New Roman" w:cs="Times New Roman"/>
                <w:color w:val="000000"/>
                <w:lang w:val="en-US" w:eastAsia="fr-FR"/>
              </w:rPr>
            </w:pPr>
            <w:r w:rsidRPr="005B372F">
              <w:rPr>
                <w:rFonts w:eastAsia="Times New Roman" w:cs="Times New Roman"/>
                <w:color w:val="000000"/>
                <w:lang w:val="en-US" w:eastAsia="fr-FR"/>
              </w:rPr>
              <w:t>Fin du cut off time</w:t>
            </w:r>
          </w:p>
        </w:tc>
      </w:tr>
      <w:tr w:rsidRPr="005B372F" w:rsidR="004F1587" w:rsidTr="001C5AF7" w14:paraId="6A864A48" w14:textId="77777777">
        <w:trPr>
          <w:trHeight w:val="300"/>
        </w:trPr>
        <w:tc>
          <w:tcPr>
            <w:tcW w:w="1548" w:type="dxa"/>
            <w:tcBorders>
              <w:top w:val="nil"/>
              <w:left w:val="single" w:color="auto" w:sz="8" w:space="0"/>
              <w:bottom w:val="nil"/>
              <w:right w:val="nil"/>
            </w:tcBorders>
            <w:shd w:val="clear" w:color="auto" w:fill="auto"/>
            <w:noWrap/>
            <w:vAlign w:val="bottom"/>
            <w:hideMark/>
          </w:tcPr>
          <w:p w:rsidRPr="005B372F" w:rsidR="004F1587" w:rsidP="001C5AF7" w:rsidRDefault="004F1587" w14:paraId="5166994E" w14:textId="77777777">
            <w:pPr>
              <w:spacing w:line="240" w:lineRule="auto"/>
              <w:rPr>
                <w:rFonts w:eastAsia="Times New Roman" w:cs="Times New Roman"/>
                <w:color w:val="000000"/>
                <w:lang w:val="en-US" w:eastAsia="fr-FR"/>
              </w:rPr>
            </w:pPr>
            <w:r w:rsidRPr="005B372F">
              <w:rPr>
                <w:rFonts w:eastAsia="Times New Roman" w:cs="Times New Roman"/>
                <w:color w:val="000000"/>
                <w:lang w:val="en-US" w:eastAsia="fr-FR"/>
              </w:rPr>
              <w:t> </w:t>
            </w:r>
          </w:p>
        </w:tc>
        <w:tc>
          <w:tcPr>
            <w:tcW w:w="5292" w:type="dxa"/>
            <w:tcBorders>
              <w:top w:val="nil"/>
              <w:left w:val="nil"/>
              <w:bottom w:val="nil"/>
              <w:right w:val="single" w:color="auto" w:sz="8" w:space="0"/>
            </w:tcBorders>
            <w:shd w:val="clear" w:color="auto" w:fill="auto"/>
            <w:noWrap/>
            <w:vAlign w:val="bottom"/>
            <w:hideMark/>
          </w:tcPr>
          <w:p w:rsidRPr="005B372F" w:rsidR="004F1587" w:rsidP="001C5AF7" w:rsidRDefault="004F1587" w14:paraId="681436C6" w14:textId="77777777">
            <w:pPr>
              <w:spacing w:line="240" w:lineRule="auto"/>
              <w:rPr>
                <w:rFonts w:eastAsia="Times New Roman" w:cs="Times New Roman"/>
                <w:color w:val="000000"/>
                <w:lang w:eastAsia="fr-FR"/>
              </w:rPr>
            </w:pPr>
            <w:r w:rsidRPr="005B372F">
              <w:rPr>
                <w:rFonts w:eastAsia="Times New Roman" w:cs="Times New Roman"/>
                <w:color w:val="000000"/>
                <w:lang w:eastAsia="fr-FR"/>
              </w:rPr>
              <w:t>Traitement début des jours férié</w:t>
            </w:r>
          </w:p>
        </w:tc>
      </w:tr>
      <w:tr w:rsidRPr="005B372F" w:rsidR="004F1587" w:rsidTr="001C5AF7" w14:paraId="0D55DEAC" w14:textId="77777777">
        <w:trPr>
          <w:trHeight w:val="300"/>
        </w:trPr>
        <w:tc>
          <w:tcPr>
            <w:tcW w:w="1548" w:type="dxa"/>
            <w:tcBorders>
              <w:top w:val="nil"/>
              <w:left w:val="single" w:color="auto" w:sz="8" w:space="0"/>
              <w:bottom w:val="nil"/>
              <w:right w:val="nil"/>
            </w:tcBorders>
            <w:shd w:val="clear" w:color="auto" w:fill="auto"/>
            <w:noWrap/>
            <w:vAlign w:val="bottom"/>
            <w:hideMark/>
          </w:tcPr>
          <w:p w:rsidRPr="005B372F" w:rsidR="004F1587" w:rsidP="001C5AF7" w:rsidRDefault="004F1587" w14:paraId="3CDC8BC4" w14:textId="77777777">
            <w:pPr>
              <w:spacing w:line="240" w:lineRule="auto"/>
              <w:rPr>
                <w:rFonts w:eastAsia="Times New Roman" w:cs="Times New Roman"/>
                <w:color w:val="000000"/>
                <w:lang w:eastAsia="fr-FR"/>
              </w:rPr>
            </w:pPr>
            <w:r w:rsidRPr="005B372F">
              <w:rPr>
                <w:rFonts w:eastAsia="Times New Roman" w:cs="Times New Roman"/>
                <w:color w:val="000000"/>
                <w:lang w:eastAsia="fr-FR"/>
              </w:rPr>
              <w:t> </w:t>
            </w:r>
          </w:p>
        </w:tc>
        <w:tc>
          <w:tcPr>
            <w:tcW w:w="5292" w:type="dxa"/>
            <w:tcBorders>
              <w:top w:val="nil"/>
              <w:left w:val="nil"/>
              <w:bottom w:val="nil"/>
              <w:right w:val="single" w:color="auto" w:sz="8" w:space="0"/>
            </w:tcBorders>
            <w:shd w:val="clear" w:color="auto" w:fill="auto"/>
            <w:noWrap/>
            <w:vAlign w:val="bottom"/>
            <w:hideMark/>
          </w:tcPr>
          <w:p w:rsidRPr="005B372F" w:rsidR="004F1587" w:rsidP="001C5AF7" w:rsidRDefault="004F1587" w14:paraId="73EAAF59" w14:textId="77777777">
            <w:pPr>
              <w:spacing w:line="240" w:lineRule="auto"/>
              <w:rPr>
                <w:rFonts w:eastAsia="Times New Roman" w:cs="Times New Roman"/>
                <w:color w:val="000000"/>
                <w:lang w:eastAsia="fr-FR"/>
              </w:rPr>
            </w:pPr>
            <w:r w:rsidRPr="005B372F">
              <w:rPr>
                <w:rFonts w:eastAsia="Times New Roman" w:cs="Times New Roman"/>
                <w:color w:val="000000"/>
                <w:lang w:eastAsia="fr-FR"/>
              </w:rPr>
              <w:t>Traitement fin des jours férié</w:t>
            </w:r>
          </w:p>
        </w:tc>
      </w:tr>
      <w:tr w:rsidRPr="005B372F" w:rsidR="004F1587" w:rsidTr="001C5AF7" w14:paraId="1D8C39A9" w14:textId="77777777">
        <w:trPr>
          <w:trHeight w:val="300"/>
        </w:trPr>
        <w:tc>
          <w:tcPr>
            <w:tcW w:w="1548" w:type="dxa"/>
            <w:tcBorders>
              <w:top w:val="nil"/>
              <w:left w:val="single" w:color="auto" w:sz="8" w:space="0"/>
              <w:bottom w:val="nil"/>
              <w:right w:val="nil"/>
            </w:tcBorders>
            <w:shd w:val="clear" w:color="auto" w:fill="auto"/>
            <w:noWrap/>
            <w:vAlign w:val="bottom"/>
            <w:hideMark/>
          </w:tcPr>
          <w:p w:rsidRPr="005B372F" w:rsidR="004F1587" w:rsidP="001C5AF7" w:rsidRDefault="004F1587" w14:paraId="324C3158" w14:textId="77777777">
            <w:pPr>
              <w:spacing w:line="240" w:lineRule="auto"/>
              <w:rPr>
                <w:rFonts w:eastAsia="Times New Roman" w:cs="Times New Roman"/>
                <w:color w:val="000000"/>
                <w:lang w:eastAsia="fr-FR"/>
              </w:rPr>
            </w:pPr>
            <w:r w:rsidRPr="005B372F">
              <w:rPr>
                <w:rFonts w:eastAsia="Times New Roman" w:cs="Times New Roman"/>
                <w:color w:val="000000"/>
                <w:lang w:eastAsia="fr-FR"/>
              </w:rPr>
              <w:t> </w:t>
            </w:r>
          </w:p>
        </w:tc>
        <w:tc>
          <w:tcPr>
            <w:tcW w:w="5292" w:type="dxa"/>
            <w:tcBorders>
              <w:top w:val="nil"/>
              <w:left w:val="nil"/>
              <w:bottom w:val="nil"/>
              <w:right w:val="single" w:color="auto" w:sz="8" w:space="0"/>
            </w:tcBorders>
            <w:shd w:val="clear" w:color="auto" w:fill="auto"/>
            <w:noWrap/>
            <w:vAlign w:val="bottom"/>
            <w:hideMark/>
          </w:tcPr>
          <w:p w:rsidRPr="005B372F" w:rsidR="004F1587" w:rsidP="001C5AF7" w:rsidRDefault="004F1587" w14:paraId="300DD409" w14:textId="77777777">
            <w:pPr>
              <w:spacing w:line="240" w:lineRule="auto"/>
              <w:rPr>
                <w:rFonts w:eastAsia="Times New Roman" w:cs="Times New Roman"/>
                <w:color w:val="000000"/>
                <w:lang w:eastAsia="fr-FR"/>
              </w:rPr>
            </w:pPr>
            <w:r w:rsidRPr="005B372F">
              <w:rPr>
                <w:rFonts w:eastAsia="Times New Roman" w:cs="Times New Roman"/>
                <w:color w:val="000000"/>
                <w:lang w:eastAsia="fr-FR"/>
              </w:rPr>
              <w:t>Dates à contrôler</w:t>
            </w:r>
          </w:p>
        </w:tc>
      </w:tr>
      <w:tr w:rsidRPr="005B372F" w:rsidR="004F1587" w:rsidTr="001C5AF7" w14:paraId="212ED60B" w14:textId="77777777">
        <w:trPr>
          <w:trHeight w:val="300"/>
        </w:trPr>
        <w:tc>
          <w:tcPr>
            <w:tcW w:w="1548" w:type="dxa"/>
            <w:tcBorders>
              <w:top w:val="nil"/>
              <w:left w:val="single" w:color="auto" w:sz="8" w:space="0"/>
              <w:bottom w:val="nil"/>
              <w:right w:val="nil"/>
            </w:tcBorders>
            <w:shd w:val="clear" w:color="auto" w:fill="auto"/>
            <w:noWrap/>
            <w:vAlign w:val="bottom"/>
            <w:hideMark/>
          </w:tcPr>
          <w:p w:rsidRPr="005B372F" w:rsidR="004F1587" w:rsidP="001C5AF7" w:rsidRDefault="004F1587" w14:paraId="278CBA73" w14:textId="77777777">
            <w:pPr>
              <w:spacing w:line="240" w:lineRule="auto"/>
              <w:rPr>
                <w:rFonts w:eastAsia="Times New Roman" w:cs="Times New Roman"/>
                <w:color w:val="000000"/>
                <w:lang w:eastAsia="fr-FR"/>
              </w:rPr>
            </w:pPr>
            <w:r w:rsidRPr="005B372F">
              <w:rPr>
                <w:rFonts w:eastAsia="Times New Roman" w:cs="Times New Roman"/>
                <w:color w:val="000000"/>
                <w:lang w:eastAsia="fr-FR"/>
              </w:rPr>
              <w:t> </w:t>
            </w:r>
          </w:p>
        </w:tc>
        <w:tc>
          <w:tcPr>
            <w:tcW w:w="5292" w:type="dxa"/>
            <w:tcBorders>
              <w:top w:val="nil"/>
              <w:left w:val="nil"/>
              <w:bottom w:val="nil"/>
              <w:right w:val="single" w:color="auto" w:sz="8" w:space="0"/>
            </w:tcBorders>
            <w:shd w:val="clear" w:color="auto" w:fill="auto"/>
            <w:noWrap/>
            <w:vAlign w:val="bottom"/>
            <w:hideMark/>
          </w:tcPr>
          <w:p w:rsidRPr="005B372F" w:rsidR="004F1587" w:rsidP="001C5AF7" w:rsidRDefault="004F1587" w14:paraId="5CD98E24" w14:textId="77777777">
            <w:pPr>
              <w:spacing w:line="240" w:lineRule="auto"/>
              <w:rPr>
                <w:rFonts w:eastAsia="Times New Roman" w:cs="Times New Roman"/>
                <w:color w:val="000000"/>
                <w:lang w:eastAsia="fr-FR"/>
              </w:rPr>
            </w:pPr>
            <w:r w:rsidRPr="005B372F">
              <w:rPr>
                <w:rFonts w:eastAsia="Times New Roman" w:cs="Times New Roman"/>
                <w:color w:val="000000"/>
                <w:lang w:eastAsia="fr-FR"/>
              </w:rPr>
              <w:t>Calendrier Métier</w:t>
            </w:r>
          </w:p>
        </w:tc>
      </w:tr>
      <w:tr w:rsidRPr="005B372F" w:rsidR="004F1587" w:rsidTr="001C5AF7" w14:paraId="4598AF3B" w14:textId="77777777">
        <w:trPr>
          <w:trHeight w:val="315"/>
        </w:trPr>
        <w:tc>
          <w:tcPr>
            <w:tcW w:w="1548" w:type="dxa"/>
            <w:tcBorders>
              <w:top w:val="nil"/>
              <w:left w:val="single" w:color="auto" w:sz="8" w:space="0"/>
              <w:bottom w:val="single" w:color="auto" w:sz="8" w:space="0"/>
              <w:right w:val="nil"/>
            </w:tcBorders>
            <w:shd w:val="clear" w:color="auto" w:fill="auto"/>
            <w:noWrap/>
            <w:vAlign w:val="bottom"/>
            <w:hideMark/>
          </w:tcPr>
          <w:p w:rsidRPr="005B372F" w:rsidR="004F1587" w:rsidP="001C5AF7" w:rsidRDefault="004F1587" w14:paraId="1CD62B1B" w14:textId="77777777">
            <w:pPr>
              <w:spacing w:line="240" w:lineRule="auto"/>
              <w:rPr>
                <w:rFonts w:eastAsia="Times New Roman" w:cs="Times New Roman"/>
                <w:color w:val="000000"/>
                <w:lang w:eastAsia="fr-FR"/>
              </w:rPr>
            </w:pPr>
            <w:r w:rsidRPr="005B372F">
              <w:rPr>
                <w:rFonts w:eastAsia="Times New Roman" w:cs="Times New Roman"/>
                <w:color w:val="000000"/>
                <w:lang w:eastAsia="fr-FR"/>
              </w:rPr>
              <w:t> </w:t>
            </w:r>
          </w:p>
        </w:tc>
        <w:tc>
          <w:tcPr>
            <w:tcW w:w="5292" w:type="dxa"/>
            <w:tcBorders>
              <w:top w:val="nil"/>
              <w:left w:val="nil"/>
              <w:bottom w:val="single" w:color="auto" w:sz="8" w:space="0"/>
              <w:right w:val="single" w:color="auto" w:sz="8" w:space="0"/>
            </w:tcBorders>
            <w:shd w:val="clear" w:color="auto" w:fill="auto"/>
            <w:noWrap/>
            <w:vAlign w:val="bottom"/>
            <w:hideMark/>
          </w:tcPr>
          <w:p w:rsidRPr="005B372F" w:rsidR="004F1587" w:rsidP="001C5AF7" w:rsidRDefault="004F1587" w14:paraId="5F406CBE" w14:textId="77777777">
            <w:pPr>
              <w:spacing w:line="240" w:lineRule="auto"/>
              <w:rPr>
                <w:rFonts w:eastAsia="Times New Roman" w:cs="Times New Roman"/>
                <w:color w:val="000000"/>
                <w:lang w:eastAsia="fr-FR"/>
              </w:rPr>
            </w:pPr>
            <w:r w:rsidRPr="005B372F">
              <w:rPr>
                <w:rFonts w:eastAsia="Times New Roman" w:cs="Times New Roman"/>
                <w:color w:val="000000"/>
                <w:lang w:eastAsia="fr-FR"/>
              </w:rPr>
              <w:t xml:space="preserve">A rejeter </w:t>
            </w:r>
          </w:p>
        </w:tc>
      </w:tr>
    </w:tbl>
    <w:p w:rsidRPr="004F1587" w:rsidR="004F1587" w:rsidP="004F1587" w:rsidRDefault="004F1587" w14:paraId="0D874E17" w14:textId="77777777">
      <w:pPr>
        <w:pStyle w:val="Paragraphedeliste1"/>
        <w:tabs>
          <w:tab w:val="clear" w:pos="708"/>
        </w:tabs>
        <w:spacing w:before="60" w:line="100" w:lineRule="atLeast"/>
        <w:ind w:left="0"/>
        <w:jc w:val="both"/>
        <w:rPr>
          <w:b/>
        </w:rPr>
      </w:pPr>
    </w:p>
    <w:p w:rsidR="004F1587" w:rsidP="004F1587" w:rsidRDefault="004F1587" w14:paraId="1ACB922A" w14:textId="77777777">
      <w:pPr>
        <w:pStyle w:val="Paragraphedeliste1"/>
        <w:tabs>
          <w:tab w:val="clear" w:pos="708"/>
        </w:tabs>
        <w:spacing w:before="60" w:line="100" w:lineRule="atLeast"/>
        <w:jc w:val="both"/>
      </w:pPr>
    </w:p>
    <w:p w:rsidR="00E56AED" w:rsidP="003D34DB" w:rsidRDefault="00E56AED" w14:paraId="0EB30584" w14:textId="77777777">
      <w:pPr>
        <w:pStyle w:val="Paragraphedeliste1"/>
        <w:numPr>
          <w:ilvl w:val="0"/>
          <w:numId w:val="17"/>
        </w:numPr>
        <w:spacing w:before="60" w:line="100" w:lineRule="atLeast"/>
        <w:jc w:val="both"/>
      </w:pPr>
      <w:r>
        <w:t xml:space="preserve">Ordre en double si mêmes : </w:t>
      </w:r>
      <w:r w:rsidR="00DD4B74">
        <w:t>(</w:t>
      </w:r>
      <w:r>
        <w:t>sens, valeur, quantité, cours</w:t>
      </w:r>
      <w:r w:rsidR="00DD4B74">
        <w:t>, compte titre), avec une possibilité de forçage par l’utilisateur.</w:t>
      </w:r>
    </w:p>
    <w:p w:rsidR="00CD434E" w:rsidP="003D34DB" w:rsidRDefault="00CD434E" w14:paraId="04E74B89" w14:textId="77777777">
      <w:pPr>
        <w:pStyle w:val="Paragraphedeliste1"/>
        <w:numPr>
          <w:ilvl w:val="0"/>
          <w:numId w:val="17"/>
        </w:numPr>
        <w:spacing w:before="60" w:line="100" w:lineRule="atLeast"/>
        <w:jc w:val="both"/>
      </w:pPr>
      <w:r>
        <w:t>La validité d’un ordre à un prix inconnu est de 3 jours par défaut, avec une possibilité de modification.</w:t>
      </w:r>
    </w:p>
    <w:p w:rsidR="00B827B9" w:rsidP="003D34DB" w:rsidRDefault="00B827B9" w14:paraId="38496B2F" w14:textId="7C7C51EC">
      <w:pPr>
        <w:pStyle w:val="Paragraphedeliste1"/>
        <w:numPr>
          <w:ilvl w:val="0"/>
          <w:numId w:val="17"/>
        </w:numPr>
        <w:spacing w:before="60" w:line="100" w:lineRule="atLeast"/>
        <w:jc w:val="both"/>
        <w:rPr>
          <w:ins w:author="Habib TANOUBI" w:date="2015-03-05T12:25:00Z" w:id="104"/>
          <w:b/>
          <w:bCs/>
          <w:color w:val="FF0000"/>
        </w:rPr>
      </w:pPr>
      <w:r w:rsidRPr="00B953E2">
        <w:rPr>
          <w:b/>
          <w:bCs/>
          <w:color w:val="FF0000"/>
        </w:rPr>
        <w:t>Gestion des pas de cotation</w:t>
      </w:r>
      <w:del w:author="Habib TANOUBI" w:date="2015-03-05T12:22:00Z" w:id="105">
        <w:r w:rsidRPr="00B953E2" w:rsidDel="00B92BBA">
          <w:rPr>
            <w:b/>
            <w:bCs/>
            <w:color w:val="FF0000"/>
          </w:rPr>
          <w:delText xml:space="preserve"> (Suspens)</w:delText>
        </w:r>
      </w:del>
      <w:ins w:author="Habib TANOUBI" w:date="2015-03-05T12:22:00Z" w:id="106">
        <w:r w:rsidR="00B92BBA">
          <w:rPr>
            <w:b/>
            <w:bCs/>
            <w:color w:val="FF0000"/>
          </w:rPr>
          <w:t xml:space="preserve"> : Le pas de cotation traite du nombre de </w:t>
        </w:r>
      </w:ins>
      <w:ins w:author="Habib TANOUBI" w:date="2015-03-05T12:24:00Z" w:id="107">
        <w:r w:rsidR="00B92BBA">
          <w:rPr>
            <w:b/>
            <w:bCs/>
            <w:color w:val="FF0000"/>
          </w:rPr>
          <w:t xml:space="preserve">décimales </w:t>
        </w:r>
      </w:ins>
      <w:ins w:author="Habib TANOUBI" w:date="2015-03-05T12:22:00Z" w:id="108">
        <w:r w:rsidR="00B92BBA">
          <w:rPr>
            <w:b/>
            <w:bCs/>
            <w:color w:val="FF0000"/>
          </w:rPr>
          <w:t>q</w:t>
        </w:r>
      </w:ins>
      <w:ins w:author="Habib TANOUBI" w:date="2015-03-05T12:24:00Z" w:id="109">
        <w:r w:rsidR="00B92BBA">
          <w:rPr>
            <w:b/>
            <w:bCs/>
            <w:color w:val="FF0000"/>
          </w:rPr>
          <w:t>u</w:t>
        </w:r>
      </w:ins>
      <w:ins w:author="Habib TANOUBI" w:date="2015-03-05T12:23:00Z" w:id="110">
        <w:r w:rsidR="00B92BBA">
          <w:rPr>
            <w:b/>
            <w:bCs/>
            <w:color w:val="FF0000"/>
          </w:rPr>
          <w:t xml:space="preserve">’un prix de marché peut supporter </w:t>
        </w:r>
      </w:ins>
      <w:ins w:author="Habib TANOUBI" w:date="2015-03-05T12:24:00Z" w:id="111">
        <w:r w:rsidR="00B92BBA">
          <w:rPr>
            <w:b/>
            <w:bCs/>
            <w:color w:val="FF0000"/>
          </w:rPr>
          <w:t xml:space="preserve">lors de </w:t>
        </w:r>
      </w:ins>
      <w:ins w:author="Habib TANOUBI" w:date="2015-03-05T12:23:00Z" w:id="112">
        <w:r w:rsidR="00B92BBA">
          <w:rPr>
            <w:b/>
            <w:bCs/>
            <w:color w:val="FF0000"/>
          </w:rPr>
          <w:t xml:space="preserve">la </w:t>
        </w:r>
      </w:ins>
      <w:ins w:author="Habib TANOUBI" w:date="2015-03-05T12:24:00Z" w:id="113">
        <w:r w:rsidR="00B92BBA">
          <w:rPr>
            <w:b/>
            <w:bCs/>
            <w:color w:val="FF0000"/>
          </w:rPr>
          <w:t xml:space="preserve">saisie </w:t>
        </w:r>
      </w:ins>
      <w:ins w:author="Habib TANOUBI" w:date="2015-03-05T12:23:00Z" w:id="114">
        <w:r w:rsidR="00B92BBA">
          <w:rPr>
            <w:b/>
            <w:bCs/>
            <w:color w:val="FF0000"/>
          </w:rPr>
          <w:t>d’un ordre à prix connu</w:t>
        </w:r>
      </w:ins>
    </w:p>
    <w:p w:rsidRPr="00B953E2" w:rsidR="00FB5751" w:rsidRDefault="00FB5751" w14:paraId="7E4544B5" w14:textId="7B274C9F">
      <w:pPr>
        <w:pStyle w:val="Paragraphedeliste1"/>
        <w:tabs>
          <w:tab w:val="clear" w:pos="708"/>
        </w:tabs>
        <w:spacing w:before="60" w:line="100" w:lineRule="atLeast"/>
        <w:jc w:val="both"/>
        <w:rPr>
          <w:b/>
          <w:bCs/>
          <w:color w:val="FF0000"/>
        </w:rPr>
        <w:pPrChange w:author="Habib TANOUBI" w:date="2015-03-05T12:25:00Z" w:id="115">
          <w:pPr>
            <w:pStyle w:val="Paragraphedeliste1"/>
            <w:numPr>
              <w:numId w:val="17"/>
            </w:numPr>
            <w:tabs>
              <w:tab w:val="clear" w:pos="708"/>
              <w:tab w:val="num" w:pos="720"/>
            </w:tabs>
            <w:spacing w:before="60" w:line="100" w:lineRule="atLeast"/>
            <w:ind w:hanging="360"/>
            <w:jc w:val="both"/>
          </w:pPr>
        </w:pPrChange>
      </w:pPr>
      <w:ins w:author="Habib TANOUBI" w:date="2015-03-05T12:25:00Z" w:id="116">
        <w:r>
          <w:rPr>
            <w:b/>
            <w:bCs/>
            <w:color w:val="FF0000"/>
          </w:rPr>
          <w:t xml:space="preserve">Le pas de cotation fait </w:t>
        </w:r>
      </w:ins>
      <w:ins w:author="Habib TANOUBI" w:date="2015-03-05T12:26:00Z" w:id="117">
        <w:r>
          <w:rPr>
            <w:b/>
            <w:bCs/>
            <w:color w:val="FF0000"/>
          </w:rPr>
          <w:t>référence</w:t>
        </w:r>
      </w:ins>
      <w:ins w:author="Habib TANOUBI" w:date="2015-03-05T12:25:00Z" w:id="118">
        <w:r>
          <w:rPr>
            <w:b/>
            <w:bCs/>
            <w:color w:val="FF0000"/>
          </w:rPr>
          <w:t xml:space="preserve"> au dernier cours connu auquel s</w:t>
        </w:r>
      </w:ins>
      <w:ins w:author="Habib TANOUBI" w:date="2015-03-05T12:26:00Z" w:id="119">
        <w:r>
          <w:rPr>
            <w:b/>
            <w:bCs/>
            <w:color w:val="FF0000"/>
          </w:rPr>
          <w:t xml:space="preserve">’ajoute un delta décimalisé </w:t>
        </w:r>
      </w:ins>
      <w:ins w:author="Habib TANOUBI" w:date="2015-03-05T12:27:00Z" w:id="120">
        <w:r>
          <w:rPr>
            <w:b/>
            <w:bCs/>
            <w:color w:val="FF0000"/>
          </w:rPr>
          <w:t xml:space="preserve">(se référer à la colonne </w:t>
        </w:r>
      </w:ins>
      <w:ins w:author="Habib TANOUBI" w:date="2015-03-05T12:28:00Z" w:id="121">
        <w:r>
          <w:rPr>
            <w:b/>
            <w:bCs/>
            <w:color w:val="FF0000"/>
          </w:rPr>
          <w:t>« </w:t>
        </w:r>
      </w:ins>
      <w:ins w:author="Habib TANOUBI" w:date="2015-03-05T12:27:00Z" w:id="122">
        <w:r>
          <w:rPr>
            <w:b/>
            <w:bCs/>
            <w:color w:val="FF0000"/>
          </w:rPr>
          <w:t>Pas de cotation en DH</w:t>
        </w:r>
      </w:ins>
      <w:ins w:author="Habib TANOUBI" w:date="2015-03-05T12:28:00Z" w:id="123">
        <w:r>
          <w:rPr>
            <w:b/>
            <w:bCs/>
            <w:color w:val="FF0000"/>
          </w:rPr>
          <w:t> »</w:t>
        </w:r>
      </w:ins>
      <w:ins w:author="Habib TANOUBI" w:date="2015-03-05T12:27:00Z" w:id="124">
        <w:r>
          <w:rPr>
            <w:b/>
            <w:bCs/>
            <w:color w:val="FF0000"/>
          </w:rPr>
          <w:t xml:space="preserve"> du tableau ci-après) </w:t>
        </w:r>
      </w:ins>
      <w:ins w:author="Habib TANOUBI" w:date="2015-03-05T12:26:00Z" w:id="125">
        <w:r>
          <w:rPr>
            <w:b/>
            <w:bCs/>
            <w:color w:val="FF0000"/>
          </w:rPr>
          <w:t xml:space="preserve">selon la tranche </w:t>
        </w:r>
      </w:ins>
      <w:ins w:author="Habib TANOUBI" w:date="2015-03-05T12:27:00Z" w:id="126">
        <w:r>
          <w:rPr>
            <w:b/>
            <w:bCs/>
            <w:color w:val="FF0000"/>
          </w:rPr>
          <w:t xml:space="preserve">de prix </w:t>
        </w:r>
      </w:ins>
      <w:ins w:author="Habib TANOUBI" w:date="2015-03-05T12:26:00Z" w:id="127">
        <w:r>
          <w:rPr>
            <w:b/>
            <w:bCs/>
            <w:color w:val="FF0000"/>
          </w:rPr>
          <w:t>du d</w:t>
        </w:r>
      </w:ins>
      <w:ins w:author="Habib TANOUBI" w:date="2015-03-05T12:28:00Z" w:id="128">
        <w:r>
          <w:rPr>
            <w:b/>
            <w:bCs/>
            <w:color w:val="FF0000"/>
          </w:rPr>
          <w:t xml:space="preserve">ernier </w:t>
        </w:r>
      </w:ins>
      <w:ins w:author="Habib TANOUBI" w:date="2015-03-05T12:26:00Z" w:id="129">
        <w:r>
          <w:rPr>
            <w:b/>
            <w:bCs/>
            <w:color w:val="FF0000"/>
          </w:rPr>
          <w:t>cour</w:t>
        </w:r>
      </w:ins>
      <w:ins w:author="Habib TANOUBI" w:date="2015-03-05T12:28:00Z" w:id="130">
        <w:r>
          <w:rPr>
            <w:b/>
            <w:bCs/>
            <w:color w:val="FF0000"/>
          </w:rPr>
          <w:t>s connu (se référer à la colonne « Cours en DH » du tableau ci-après)</w:t>
        </w:r>
      </w:ins>
    </w:p>
    <w:p w:rsidR="008A277B" w:rsidP="008A277B" w:rsidRDefault="008A277B" w14:paraId="73A1CE8D" w14:textId="1AE1CD80">
      <w:pPr>
        <w:pStyle w:val="Paragraphedeliste1"/>
        <w:tabs>
          <w:tab w:val="clear" w:pos="708"/>
        </w:tabs>
        <w:spacing w:before="60" w:line="100" w:lineRule="atLeast"/>
        <w:jc w:val="both"/>
        <w:rPr>
          <w:b/>
          <w:bCs/>
          <w:color w:val="FF0000"/>
        </w:rPr>
      </w:pPr>
      <w:r w:rsidRPr="00B953E2">
        <w:rPr>
          <w:b/>
          <w:bCs/>
          <w:color w:val="FF0000"/>
        </w:rPr>
        <w:t>Les pas de cotations appliqu</w:t>
      </w:r>
      <w:ins w:author="Habib TANOUBI" w:date="2015-03-05T12:23:00Z" w:id="131">
        <w:r w:rsidR="00B92BBA">
          <w:rPr>
            <w:b/>
            <w:bCs/>
            <w:color w:val="FF0000"/>
          </w:rPr>
          <w:t>é</w:t>
        </w:r>
      </w:ins>
      <w:del w:author="Habib TANOUBI" w:date="2015-03-05T12:23:00Z" w:id="132">
        <w:r w:rsidRPr="00B953E2" w:rsidDel="00B92BBA">
          <w:rPr>
            <w:b/>
            <w:bCs/>
            <w:color w:val="FF0000"/>
          </w:rPr>
          <w:delText>e</w:delText>
        </w:r>
      </w:del>
      <w:r w:rsidRPr="00B953E2">
        <w:rPr>
          <w:b/>
          <w:bCs/>
          <w:color w:val="FF0000"/>
        </w:rPr>
        <w:t>s pour les titres de capital et pour les titres de créances cotés en dirhams sont fixés comme suit :</w:t>
      </w:r>
    </w:p>
    <w:p w:rsidRPr="00B953E2" w:rsidR="00B92BBA" w:rsidDel="00B92BBA" w:rsidP="008A277B" w:rsidRDefault="00493AF5" w14:paraId="0241D6CE" w14:textId="271A8B71">
      <w:pPr>
        <w:pStyle w:val="Paragraphedeliste1"/>
        <w:tabs>
          <w:tab w:val="clear" w:pos="708"/>
        </w:tabs>
        <w:spacing w:before="60" w:line="100" w:lineRule="atLeast"/>
        <w:jc w:val="both"/>
        <w:rPr>
          <w:del w:author="Habib TANOUBI" w:date="2015-03-05T12:23:00Z" w:id="133"/>
          <w:b/>
          <w:bCs/>
          <w:color w:val="FF0000"/>
        </w:rPr>
      </w:pPr>
      <w:del w:author="Habib TANOUBI" w:date="2015-03-05T12:23:00Z" w:id="134">
        <w:r w:rsidDel="00B92BBA">
          <w:rPr>
            <w:b/>
            <w:bCs/>
            <w:color w:val="FF0000"/>
          </w:rPr>
          <w:delText>Le contrôle du pas de cotation des ordres à limite fixe doit se faire en amont avant son routage à la BVC, tout ordre ne respectant pas ces marges sera rejeté d’office par cette dernière.</w:delText>
        </w:r>
      </w:del>
    </w:p>
    <w:p w:rsidRPr="00B953E2" w:rsidR="002B492F" w:rsidP="002B492F" w:rsidRDefault="008A277B" w14:paraId="761FDE12" w14:textId="77777777">
      <w:pPr>
        <w:pStyle w:val="Paragraphedeliste1"/>
        <w:tabs>
          <w:tab w:val="clear" w:pos="708"/>
        </w:tabs>
        <w:spacing w:before="60" w:line="100" w:lineRule="atLeast"/>
        <w:jc w:val="both"/>
        <w:rPr>
          <w:b/>
          <w:bCs/>
          <w:color w:val="FF0000"/>
        </w:rPr>
      </w:pPr>
      <w:r w:rsidRPr="00B953E2">
        <w:rPr>
          <w:b/>
          <w:bCs/>
          <w:noProof/>
          <w:color w:val="FF0000"/>
          <w:lang w:eastAsia="fr-FR"/>
        </w:rPr>
        <w:drawing>
          <wp:inline distT="0" distB="0" distL="0" distR="0" wp14:anchorId="167AD74F" wp14:editId="01A2A70D">
            <wp:extent cx="4561840" cy="1356360"/>
            <wp:effectExtent l="19050" t="0" r="0" b="0"/>
            <wp:docPr id="3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srcRect/>
                    <a:stretch>
                      <a:fillRect/>
                    </a:stretch>
                  </pic:blipFill>
                  <pic:spPr bwMode="auto">
                    <a:xfrm>
                      <a:off x="0" y="0"/>
                      <a:ext cx="4561840" cy="1356360"/>
                    </a:xfrm>
                    <a:prstGeom prst="rect">
                      <a:avLst/>
                    </a:prstGeom>
                    <a:noFill/>
                    <a:ln w="9525">
                      <a:noFill/>
                      <a:miter lim="800000"/>
                      <a:headEnd/>
                      <a:tailEnd/>
                    </a:ln>
                  </pic:spPr>
                </pic:pic>
              </a:graphicData>
            </a:graphic>
          </wp:inline>
        </w:drawing>
      </w:r>
    </w:p>
    <w:p w:rsidR="00B92BBA" w:rsidP="00B92BBA" w:rsidRDefault="00B92BBA" w14:paraId="40644199" w14:textId="77777777">
      <w:pPr>
        <w:pStyle w:val="Paragraphedeliste1"/>
        <w:tabs>
          <w:tab w:val="clear" w:pos="708"/>
        </w:tabs>
        <w:spacing w:before="60" w:line="100" w:lineRule="atLeast"/>
        <w:jc w:val="both"/>
        <w:rPr>
          <w:ins w:author="Habib TANOUBI" w:date="2015-03-05T12:23:00Z" w:id="135"/>
          <w:b/>
          <w:bCs/>
          <w:color w:val="FF0000"/>
        </w:rPr>
      </w:pPr>
      <w:ins w:author="Habib TANOUBI" w:date="2015-03-05T12:23:00Z" w:id="136">
        <w:r>
          <w:rPr>
            <w:b/>
            <w:bCs/>
            <w:color w:val="FF0000"/>
          </w:rPr>
          <w:t>Le contrôle du pas de cotation des ordres à limite fixe (prix déterminé au niveau de l’ordre) doit se faire en amont avant son routage à la BVC, tout ordre ne respectant pas ces marges sera rejeté d’office par cette dernière.</w:t>
        </w:r>
      </w:ins>
    </w:p>
    <w:p w:rsidRPr="00B953E2" w:rsidR="00B92BBA" w:rsidP="00B92BBA" w:rsidRDefault="00B92BBA" w14:paraId="6135525D" w14:textId="56A534A7">
      <w:pPr>
        <w:pStyle w:val="Paragraphedeliste1"/>
        <w:tabs>
          <w:tab w:val="clear" w:pos="708"/>
        </w:tabs>
        <w:spacing w:before="60" w:line="100" w:lineRule="atLeast"/>
        <w:jc w:val="both"/>
        <w:rPr>
          <w:ins w:author="Habib TANOUBI" w:date="2015-03-05T12:23:00Z" w:id="137"/>
          <w:b/>
          <w:bCs/>
          <w:color w:val="FF0000"/>
        </w:rPr>
      </w:pPr>
      <w:ins w:author="Habib TANOUBI" w:date="2015-03-05T12:23:00Z" w:id="138">
        <w:r>
          <w:rPr>
            <w:b/>
            <w:bCs/>
            <w:color w:val="FF0000"/>
          </w:rPr>
          <w:t>Pour ce faire, Megara appliquera les contrôles suivants sur le prix saisi au niveau de l’ordre et le passage des ordres dans le carnet se fera en respect à ce contrôle bloquant</w:t>
        </w:r>
      </w:ins>
    </w:p>
    <w:p w:rsidR="00B92BBA" w:rsidP="002B492F" w:rsidRDefault="00B92BBA" w14:paraId="55A59413" w14:textId="77777777">
      <w:pPr>
        <w:pStyle w:val="Paragraphedeliste1"/>
        <w:tabs>
          <w:tab w:val="clear" w:pos="708"/>
        </w:tabs>
        <w:spacing w:before="60" w:line="100" w:lineRule="atLeast"/>
        <w:jc w:val="both"/>
        <w:rPr>
          <w:ins w:author="Habib TANOUBI" w:date="2015-03-05T12:23:00Z" w:id="139"/>
          <w:b/>
          <w:bCs/>
          <w:color w:val="FF0000"/>
        </w:rPr>
      </w:pPr>
    </w:p>
    <w:p w:rsidRPr="00B953E2" w:rsidR="008A277B" w:rsidDel="00B92BBA" w:rsidP="002B492F" w:rsidRDefault="008A277B" w14:paraId="3F975BF7" w14:textId="25E72162">
      <w:pPr>
        <w:pStyle w:val="Paragraphedeliste1"/>
        <w:tabs>
          <w:tab w:val="clear" w:pos="708"/>
        </w:tabs>
        <w:spacing w:before="60" w:line="100" w:lineRule="atLeast"/>
        <w:jc w:val="both"/>
        <w:rPr>
          <w:del w:author="Habib TANOUBI" w:date="2015-03-05T12:21:00Z" w:id="140"/>
          <w:b/>
          <w:bCs/>
          <w:color w:val="FF0000"/>
        </w:rPr>
      </w:pPr>
      <w:del w:author="Habib TANOUBI" w:date="2015-03-05T12:21:00Z" w:id="141">
        <w:r w:rsidRPr="00B953E2" w:rsidDel="00B92BBA">
          <w:rPr>
            <w:b/>
            <w:bCs/>
            <w:color w:val="FF0000"/>
          </w:rPr>
          <w:delText xml:space="preserve">Le pas de cotation applique pour les titres de créances cotés en pourcentage est de 0.01% </w:delText>
        </w:r>
      </w:del>
    </w:p>
    <w:p w:rsidRPr="00B953E2" w:rsidR="008A277B" w:rsidP="008A277B" w:rsidRDefault="008A277B" w14:paraId="2CAFDD49" w14:textId="77777777">
      <w:pPr>
        <w:pStyle w:val="Paragraphedeliste1"/>
        <w:tabs>
          <w:tab w:val="clear" w:pos="708"/>
        </w:tabs>
        <w:spacing w:before="60" w:line="100" w:lineRule="atLeast"/>
        <w:jc w:val="both"/>
        <w:rPr>
          <w:b/>
          <w:bCs/>
          <w:color w:val="FF0000"/>
        </w:rPr>
      </w:pPr>
    </w:p>
    <w:p w:rsidRPr="00B953E2" w:rsidR="00500670" w:rsidDel="00B92BBA" w:rsidP="008A277B" w:rsidRDefault="00500670" w14:paraId="71C90917" w14:textId="6F30C59A">
      <w:pPr>
        <w:pStyle w:val="Paragraphedeliste1"/>
        <w:tabs>
          <w:tab w:val="clear" w:pos="708"/>
        </w:tabs>
        <w:spacing w:before="60" w:line="100" w:lineRule="atLeast"/>
        <w:jc w:val="both"/>
        <w:rPr>
          <w:del w:author="Habib TANOUBI" w:date="2015-03-05T12:21:00Z" w:id="142"/>
          <w:b/>
          <w:bCs/>
          <w:color w:val="FF0000"/>
        </w:rPr>
      </w:pPr>
      <w:del w:author="Habib TANOUBI" w:date="2015-03-05T12:21:00Z" w:id="143">
        <w:r w:rsidRPr="00B953E2" w:rsidDel="00B92BBA">
          <w:rPr>
            <w:b/>
            <w:bCs/>
            <w:color w:val="FF0000"/>
          </w:rPr>
          <w:delText>Les horaires de cotation des valeurs sur le système de cotation électronique sont fixés du lundi au vendredi comme suit :</w:delText>
        </w:r>
      </w:del>
    </w:p>
    <w:p w:rsidRPr="00B953E2" w:rsidR="008A277B" w:rsidDel="00B92BBA" w:rsidP="008A277B" w:rsidRDefault="008A277B" w14:paraId="486EB3D0" w14:textId="3D19999C">
      <w:pPr>
        <w:pStyle w:val="Paragraphedeliste1"/>
        <w:tabs>
          <w:tab w:val="clear" w:pos="708"/>
        </w:tabs>
        <w:spacing w:before="60" w:line="100" w:lineRule="atLeast"/>
        <w:jc w:val="both"/>
        <w:rPr>
          <w:del w:author="Habib TANOUBI" w:date="2015-03-05T12:21:00Z" w:id="144"/>
          <w:b/>
          <w:bCs/>
          <w:color w:val="FF0000"/>
        </w:rPr>
      </w:pPr>
    </w:p>
    <w:p w:rsidR="00B953E2" w:rsidDel="00B92BBA" w:rsidP="00500670" w:rsidRDefault="002B492F" w14:paraId="07FA4926" w14:textId="22012E1A">
      <w:pPr>
        <w:jc w:val="both"/>
        <w:rPr>
          <w:del w:author="Habib TANOUBI" w:date="2015-03-05T12:21:00Z" w:id="145"/>
          <w:b/>
          <w:bCs/>
          <w:i/>
          <w:color w:val="FF0000"/>
        </w:rPr>
      </w:pPr>
      <w:del w:author="Habib TANOUBI" w:date="2015-03-05T12:21:00Z" w:id="146">
        <w:r w:rsidRPr="00B953E2" w:rsidDel="00B92BBA">
          <w:rPr>
            <w:b/>
            <w:bCs/>
            <w:color w:val="FF0000"/>
          </w:rPr>
          <w:delText xml:space="preserve">             </w:delText>
        </w:r>
        <w:r w:rsidRPr="00B953E2" w:rsidDel="00B92BBA" w:rsidR="00500670">
          <w:rPr>
            <w:b/>
            <w:bCs/>
            <w:color w:val="FF0000"/>
          </w:rPr>
          <w:delText>La liste des groupes de cotation</w:delText>
        </w:r>
        <w:r w:rsidRPr="00B953E2" w:rsidDel="00B92BBA" w:rsidR="00500670">
          <w:rPr>
            <w:b/>
            <w:bCs/>
            <w:i/>
            <w:color w:val="FF0000"/>
          </w:rPr>
          <w:delText xml:space="preserve"> </w:delText>
        </w:r>
      </w:del>
    </w:p>
    <w:p w:rsidRPr="00A860C6" w:rsidR="00B953E2" w:rsidDel="00B92BBA" w:rsidP="00493AF5" w:rsidRDefault="00B953E2" w14:paraId="27D4F333" w14:textId="43A82D85">
      <w:pPr>
        <w:pStyle w:val="Paragraphedeliste1"/>
        <w:spacing w:before="60" w:line="100" w:lineRule="atLeast"/>
        <w:jc w:val="both"/>
        <w:rPr>
          <w:del w:author="Habib TANOUBI" w:date="2015-03-05T12:21:00Z" w:id="147"/>
          <w:b/>
          <w:bCs/>
          <w:color w:val="00B050"/>
        </w:rPr>
      </w:pPr>
      <w:del w:author="Habib TANOUBI" w:date="2015-03-05T12:21:00Z" w:id="148">
        <w:r w:rsidRPr="00A860C6" w:rsidDel="00B92BBA">
          <w:rPr>
            <w:b/>
            <w:bCs/>
            <w:color w:val="00B050"/>
          </w:rPr>
          <w:delText xml:space="preserve">Réponse Vermeg : Hors périmètre du </w:delText>
        </w:r>
        <w:r w:rsidDel="00B92BBA" w:rsidR="00493AF5">
          <w:rPr>
            <w:b/>
            <w:bCs/>
            <w:color w:val="00B050"/>
          </w:rPr>
          <w:delText>projet</w:delText>
        </w:r>
      </w:del>
    </w:p>
    <w:p w:rsidRPr="00B953E2" w:rsidR="00B953E2" w:rsidP="00500670" w:rsidRDefault="00B953E2" w14:paraId="2F82AE71" w14:textId="77777777">
      <w:pPr>
        <w:jc w:val="both"/>
        <w:rPr>
          <w:b/>
          <w:bCs/>
          <w:i/>
          <w:color w:val="FF0000"/>
        </w:rPr>
      </w:pPr>
    </w:p>
    <w:p w:rsidRPr="0010623E" w:rsidR="00E56AED" w:rsidP="003D34DB" w:rsidRDefault="00E56AED" w14:paraId="436AE065" w14:textId="77777777">
      <w:pPr>
        <w:pStyle w:val="Heading3"/>
        <w:numPr>
          <w:ilvl w:val="2"/>
          <w:numId w:val="3"/>
        </w:numPr>
        <w:jc w:val="both"/>
      </w:pPr>
      <w:bookmarkStart w:name="_Toc409973642" w:id="149"/>
      <w:r w:rsidRPr="0010623E">
        <w:t>Les ordres de souscription / Rachat OPCVM :</w:t>
      </w:r>
      <w:bookmarkEnd w:id="149"/>
    </w:p>
    <w:p w:rsidR="00E56AED" w:rsidP="002F5C7D" w:rsidRDefault="00E56AED" w14:paraId="762F5722" w14:textId="77777777">
      <w:pPr>
        <w:jc w:val="both"/>
      </w:pPr>
    </w:p>
    <w:p w:rsidR="00E56AED" w:rsidP="003D34DB" w:rsidRDefault="00E56AED" w14:paraId="112EA865" w14:textId="77777777">
      <w:pPr>
        <w:pStyle w:val="Paragraphedeliste1"/>
        <w:numPr>
          <w:ilvl w:val="0"/>
          <w:numId w:val="16"/>
        </w:numPr>
        <w:spacing w:before="60" w:line="100" w:lineRule="atLeast"/>
        <w:jc w:val="both"/>
      </w:pPr>
      <w:r>
        <w:t>Le compte espèce doit être actif</w:t>
      </w:r>
    </w:p>
    <w:p w:rsidR="00E56AED" w:rsidP="003D34DB" w:rsidRDefault="00E56AED" w14:paraId="45FED3AD" w14:textId="77777777">
      <w:pPr>
        <w:pStyle w:val="Paragraphedeliste1"/>
        <w:numPr>
          <w:ilvl w:val="0"/>
          <w:numId w:val="16"/>
        </w:numPr>
        <w:spacing w:before="60" w:line="100" w:lineRule="atLeast"/>
        <w:jc w:val="both"/>
      </w:pPr>
      <w:r>
        <w:t xml:space="preserve">Le compte titre doit être actif </w:t>
      </w:r>
    </w:p>
    <w:p w:rsidR="00E56AED" w:rsidP="003D34DB" w:rsidRDefault="00E56AED" w14:paraId="5C0B7B66" w14:textId="77777777">
      <w:pPr>
        <w:pStyle w:val="Paragraphedeliste1"/>
        <w:numPr>
          <w:ilvl w:val="0"/>
          <w:numId w:val="16"/>
        </w:numPr>
        <w:spacing w:before="60" w:line="100" w:lineRule="atLeast"/>
        <w:jc w:val="both"/>
      </w:pPr>
      <w:r>
        <w:t>Contrôle de cohérence entre le champ « type quantité » et « quantité ou montant » saisi.</w:t>
      </w:r>
    </w:p>
    <w:p w:rsidR="00E56AED" w:rsidP="003D34DB" w:rsidRDefault="00E56AED" w14:paraId="3F89D2F1" w14:textId="77777777">
      <w:pPr>
        <w:pStyle w:val="Paragraphedeliste1"/>
        <w:numPr>
          <w:ilvl w:val="0"/>
          <w:numId w:val="16"/>
        </w:numPr>
        <w:spacing w:before="60" w:line="100" w:lineRule="atLeast"/>
        <w:jc w:val="both"/>
      </w:pPr>
      <w:r>
        <w:t>Date de réception de l’ordre égale à la date système</w:t>
      </w:r>
    </w:p>
    <w:p w:rsidR="00E56AED" w:rsidP="003D34DB" w:rsidRDefault="00E56AED" w14:paraId="256E4E0E" w14:textId="77777777">
      <w:pPr>
        <w:pStyle w:val="Paragraphedeliste1"/>
        <w:numPr>
          <w:ilvl w:val="0"/>
          <w:numId w:val="16"/>
        </w:numPr>
        <w:spacing w:before="60" w:line="100" w:lineRule="atLeast"/>
        <w:jc w:val="both"/>
      </w:pPr>
      <w:r>
        <w:t xml:space="preserve">Le système ne doit ramener que les fonds dont AttijariWafa Bank est collecteur  </w:t>
      </w:r>
    </w:p>
    <w:p w:rsidR="00E56AED" w:rsidP="000E1541" w:rsidRDefault="00E56AED" w14:paraId="13B53526" w14:textId="77777777">
      <w:pPr>
        <w:pStyle w:val="Paragraphedeliste1"/>
        <w:tabs>
          <w:tab w:val="clear" w:pos="708"/>
        </w:tabs>
        <w:spacing w:before="60" w:line="100" w:lineRule="atLeast"/>
        <w:ind w:left="360"/>
        <w:jc w:val="both"/>
      </w:pPr>
      <w:r>
        <w:t xml:space="preserve">        [Se référer aux spécifications fonctionnelles du référentiel valeurs] </w:t>
      </w:r>
    </w:p>
    <w:p w:rsidR="00E56AED" w:rsidP="003D34DB" w:rsidRDefault="00E56AED" w14:paraId="29C49FEA" w14:textId="77777777">
      <w:pPr>
        <w:pStyle w:val="Paragraphedeliste1"/>
        <w:numPr>
          <w:ilvl w:val="0"/>
          <w:numId w:val="16"/>
        </w:numPr>
        <w:spacing w:before="60" w:line="100" w:lineRule="atLeast"/>
        <w:jc w:val="both"/>
      </w:pPr>
      <w:r>
        <w:t>La quantité ne doit pas être négative.</w:t>
      </w:r>
    </w:p>
    <w:p w:rsidR="00DD4B74" w:rsidP="003D34DB" w:rsidRDefault="00DD4B74" w14:paraId="773794D1" w14:textId="77777777">
      <w:pPr>
        <w:pStyle w:val="Paragraphedeliste1"/>
        <w:numPr>
          <w:ilvl w:val="0"/>
          <w:numId w:val="16"/>
        </w:numPr>
        <w:spacing w:before="60" w:line="100" w:lineRule="atLeast"/>
        <w:jc w:val="both"/>
      </w:pPr>
      <w:r>
        <w:t>Contrôle sur le montant maximal de l’opération en remontant une alerte au niveau du tableau de bord.</w:t>
      </w:r>
    </w:p>
    <w:p w:rsidR="005B372F" w:rsidP="003D34DB" w:rsidRDefault="005B372F" w14:paraId="2A551AB3" w14:textId="77777777">
      <w:pPr>
        <w:pStyle w:val="Paragraphedeliste1"/>
        <w:numPr>
          <w:ilvl w:val="0"/>
          <w:numId w:val="16"/>
        </w:numPr>
        <w:spacing w:before="60" w:line="100" w:lineRule="atLeast"/>
        <w:jc w:val="both"/>
      </w:pPr>
      <w:r>
        <w:t>Définition de l’SLA cut-off réception pour les ordres de souscription rachat OPCVM :</w:t>
      </w:r>
    </w:p>
    <w:p w:rsidRPr="004F1587" w:rsidR="005B372F" w:rsidP="005B372F" w:rsidRDefault="004F1587" w14:paraId="1DEE19C6" w14:textId="77777777">
      <w:pPr>
        <w:pStyle w:val="Paragraphedeliste1"/>
        <w:tabs>
          <w:tab w:val="clear" w:pos="708"/>
        </w:tabs>
        <w:spacing w:before="60" w:line="100" w:lineRule="atLeast"/>
        <w:jc w:val="both"/>
        <w:rPr>
          <w:b/>
        </w:rPr>
      </w:pPr>
      <w:r w:rsidRPr="004F1587">
        <w:rPr>
          <w:b/>
        </w:rPr>
        <w:t>A noter que le cut-off réception est sans possibilité de forçage.</w:t>
      </w:r>
    </w:p>
    <w:p w:rsidR="005B372F" w:rsidP="005B372F" w:rsidRDefault="005B372F" w14:paraId="525F851D" w14:textId="77777777">
      <w:pPr>
        <w:pStyle w:val="Paragraphedeliste1"/>
        <w:tabs>
          <w:tab w:val="clear" w:pos="708"/>
        </w:tabs>
        <w:spacing w:before="60" w:line="100" w:lineRule="atLeast"/>
        <w:jc w:val="both"/>
      </w:pPr>
    </w:p>
    <w:tbl>
      <w:tblPr>
        <w:tblW w:w="6840" w:type="dxa"/>
        <w:tblInd w:w="1122" w:type="dxa"/>
        <w:tblCellMar>
          <w:left w:w="70" w:type="dxa"/>
          <w:right w:w="70" w:type="dxa"/>
        </w:tblCellMar>
        <w:tblLook w:val="04A0" w:firstRow="1" w:lastRow="0" w:firstColumn="1" w:lastColumn="0" w:noHBand="0" w:noVBand="1"/>
      </w:tblPr>
      <w:tblGrid>
        <w:gridCol w:w="1548"/>
        <w:gridCol w:w="5292"/>
      </w:tblGrid>
      <w:tr w:rsidRPr="005B372F" w:rsidR="005B372F" w:rsidTr="005B372F" w14:paraId="6CA5F825" w14:textId="77777777">
        <w:trPr>
          <w:trHeight w:val="315"/>
        </w:trPr>
        <w:tc>
          <w:tcPr>
            <w:tcW w:w="6840" w:type="dxa"/>
            <w:gridSpan w:val="2"/>
            <w:tcBorders>
              <w:top w:val="single" w:color="auto" w:sz="8" w:space="0"/>
              <w:left w:val="single" w:color="auto" w:sz="8" w:space="0"/>
              <w:bottom w:val="single" w:color="auto" w:sz="8" w:space="0"/>
              <w:right w:val="single" w:color="000000" w:sz="8" w:space="0"/>
            </w:tcBorders>
            <w:shd w:val="clear" w:color="000000" w:fill="BFBFBF"/>
            <w:noWrap/>
            <w:vAlign w:val="bottom"/>
            <w:hideMark/>
          </w:tcPr>
          <w:p w:rsidRPr="005B372F" w:rsidR="005B372F" w:rsidP="005B372F" w:rsidRDefault="005B372F" w14:paraId="35828E9D" w14:textId="77777777">
            <w:pPr>
              <w:spacing w:line="240" w:lineRule="auto"/>
              <w:jc w:val="center"/>
              <w:rPr>
                <w:rFonts w:eastAsia="Times New Roman" w:cs="Times New Roman"/>
                <w:b/>
                <w:bCs/>
                <w:i/>
                <w:iCs/>
                <w:color w:val="000000"/>
                <w:lang w:eastAsia="fr-FR"/>
              </w:rPr>
            </w:pPr>
            <w:r w:rsidRPr="005B372F">
              <w:rPr>
                <w:rFonts w:eastAsia="Times New Roman" w:cs="Times New Roman"/>
                <w:b/>
                <w:bCs/>
                <w:i/>
                <w:iCs/>
                <w:color w:val="000000"/>
                <w:lang w:eastAsia="fr-FR"/>
              </w:rPr>
              <w:t xml:space="preserve">SLA Heure limite de réception </w:t>
            </w:r>
          </w:p>
        </w:tc>
      </w:tr>
      <w:tr w:rsidRPr="005B372F" w:rsidR="005B372F" w:rsidTr="005B372F" w14:paraId="50FE414B" w14:textId="77777777">
        <w:trPr>
          <w:trHeight w:val="315"/>
        </w:trPr>
        <w:tc>
          <w:tcPr>
            <w:tcW w:w="1548" w:type="dxa"/>
            <w:tcBorders>
              <w:top w:val="nil"/>
              <w:left w:val="single" w:color="auto" w:sz="8" w:space="0"/>
              <w:bottom w:val="single" w:color="auto" w:sz="8" w:space="0"/>
              <w:right w:val="nil"/>
            </w:tcBorders>
            <w:shd w:val="clear" w:color="auto" w:fill="auto"/>
            <w:noWrap/>
            <w:vAlign w:val="bottom"/>
            <w:hideMark/>
          </w:tcPr>
          <w:p w:rsidRPr="005B372F" w:rsidR="005B372F" w:rsidP="005B372F" w:rsidRDefault="005B372F" w14:paraId="362D9ED9" w14:textId="77777777">
            <w:pPr>
              <w:spacing w:line="240" w:lineRule="auto"/>
              <w:rPr>
                <w:rFonts w:eastAsia="Times New Roman" w:cs="Times New Roman"/>
                <w:b/>
                <w:bCs/>
                <w:color w:val="000000"/>
                <w:lang w:eastAsia="fr-FR"/>
              </w:rPr>
            </w:pPr>
            <w:r w:rsidRPr="005B372F">
              <w:rPr>
                <w:rFonts w:eastAsia="Times New Roman" w:cs="Times New Roman"/>
                <w:b/>
                <w:bCs/>
                <w:color w:val="000000"/>
                <w:lang w:eastAsia="fr-FR"/>
              </w:rPr>
              <w:t>Contexte</w:t>
            </w:r>
          </w:p>
        </w:tc>
        <w:tc>
          <w:tcPr>
            <w:tcW w:w="5292" w:type="dxa"/>
            <w:tcBorders>
              <w:top w:val="nil"/>
              <w:left w:val="single" w:color="auto" w:sz="8" w:space="0"/>
              <w:bottom w:val="single" w:color="auto" w:sz="8" w:space="0"/>
              <w:right w:val="single" w:color="auto" w:sz="8" w:space="0"/>
            </w:tcBorders>
            <w:shd w:val="clear" w:color="auto" w:fill="auto"/>
            <w:noWrap/>
            <w:vAlign w:val="bottom"/>
            <w:hideMark/>
          </w:tcPr>
          <w:p w:rsidRPr="005B372F" w:rsidR="005B372F" w:rsidP="005B372F" w:rsidRDefault="005B372F" w14:paraId="0F33CAF8" w14:textId="77777777">
            <w:pPr>
              <w:spacing w:line="240" w:lineRule="auto"/>
              <w:rPr>
                <w:rFonts w:eastAsia="Times New Roman" w:cs="Times New Roman"/>
                <w:b/>
                <w:bCs/>
                <w:color w:val="000000"/>
                <w:lang w:eastAsia="fr-FR"/>
              </w:rPr>
            </w:pPr>
            <w:r w:rsidRPr="005B372F">
              <w:rPr>
                <w:rFonts w:eastAsia="Times New Roman" w:cs="Times New Roman"/>
                <w:b/>
                <w:bCs/>
                <w:color w:val="000000"/>
                <w:lang w:eastAsia="fr-FR"/>
              </w:rPr>
              <w:t>Résultat</w:t>
            </w:r>
          </w:p>
        </w:tc>
      </w:tr>
      <w:tr w:rsidRPr="001F429F" w:rsidR="005B372F" w:rsidTr="005B372F" w14:paraId="15FFBE1E" w14:textId="77777777">
        <w:trPr>
          <w:trHeight w:val="300"/>
        </w:trPr>
        <w:tc>
          <w:tcPr>
            <w:tcW w:w="1548" w:type="dxa"/>
            <w:tcBorders>
              <w:top w:val="nil"/>
              <w:left w:val="single" w:color="auto" w:sz="8" w:space="0"/>
              <w:bottom w:val="nil"/>
              <w:right w:val="nil"/>
            </w:tcBorders>
            <w:shd w:val="clear" w:color="auto" w:fill="auto"/>
            <w:noWrap/>
            <w:vAlign w:val="bottom"/>
            <w:hideMark/>
          </w:tcPr>
          <w:p w:rsidRPr="005B372F" w:rsidR="005B372F" w:rsidP="005B372F" w:rsidRDefault="005B372F" w14:paraId="451BB2BD" w14:textId="77777777">
            <w:pPr>
              <w:spacing w:line="240" w:lineRule="auto"/>
              <w:rPr>
                <w:rFonts w:eastAsia="Times New Roman" w:cs="Times New Roman"/>
                <w:color w:val="000000"/>
                <w:lang w:eastAsia="fr-FR"/>
              </w:rPr>
            </w:pPr>
            <w:r w:rsidRPr="005B372F">
              <w:rPr>
                <w:rFonts w:eastAsia="Times New Roman" w:cs="Times New Roman"/>
                <w:color w:val="000000"/>
                <w:lang w:eastAsia="fr-FR"/>
              </w:rPr>
              <w:t>Marché</w:t>
            </w:r>
          </w:p>
        </w:tc>
        <w:tc>
          <w:tcPr>
            <w:tcW w:w="5292" w:type="dxa"/>
            <w:tcBorders>
              <w:top w:val="nil"/>
              <w:left w:val="nil"/>
              <w:bottom w:val="nil"/>
              <w:right w:val="single" w:color="auto" w:sz="8" w:space="0"/>
            </w:tcBorders>
            <w:shd w:val="clear" w:color="auto" w:fill="auto"/>
            <w:noWrap/>
            <w:vAlign w:val="bottom"/>
            <w:hideMark/>
          </w:tcPr>
          <w:p w:rsidRPr="005B372F" w:rsidR="005B372F" w:rsidP="005B372F" w:rsidRDefault="005B372F" w14:paraId="52A4C3FE" w14:textId="77777777">
            <w:pPr>
              <w:spacing w:line="240" w:lineRule="auto"/>
              <w:rPr>
                <w:rFonts w:eastAsia="Times New Roman" w:cs="Times New Roman"/>
                <w:color w:val="000000"/>
                <w:lang w:val="en-US" w:eastAsia="fr-FR"/>
              </w:rPr>
            </w:pPr>
            <w:r w:rsidRPr="005B372F">
              <w:rPr>
                <w:rFonts w:eastAsia="Times New Roman" w:cs="Times New Roman"/>
                <w:color w:val="000000"/>
                <w:lang w:val="en-US" w:eastAsia="fr-FR"/>
              </w:rPr>
              <w:t>Début du cut off time</w:t>
            </w:r>
          </w:p>
        </w:tc>
      </w:tr>
      <w:tr w:rsidRPr="001F429F" w:rsidR="005B372F" w:rsidTr="005B372F" w14:paraId="1605210F" w14:textId="77777777">
        <w:trPr>
          <w:trHeight w:val="300"/>
        </w:trPr>
        <w:tc>
          <w:tcPr>
            <w:tcW w:w="1548" w:type="dxa"/>
            <w:tcBorders>
              <w:top w:val="nil"/>
              <w:left w:val="single" w:color="auto" w:sz="8" w:space="0"/>
              <w:bottom w:val="nil"/>
              <w:right w:val="nil"/>
            </w:tcBorders>
            <w:shd w:val="clear" w:color="auto" w:fill="auto"/>
            <w:noWrap/>
            <w:vAlign w:val="bottom"/>
            <w:hideMark/>
          </w:tcPr>
          <w:p w:rsidRPr="005B372F" w:rsidR="005B372F" w:rsidP="005B372F" w:rsidRDefault="005B372F" w14:paraId="0F2D4C62" w14:textId="77777777">
            <w:pPr>
              <w:spacing w:line="240" w:lineRule="auto"/>
              <w:rPr>
                <w:rFonts w:eastAsia="Times New Roman" w:cs="Times New Roman"/>
                <w:color w:val="000000"/>
                <w:lang w:eastAsia="fr-FR"/>
              </w:rPr>
            </w:pPr>
            <w:r w:rsidRPr="005B372F">
              <w:rPr>
                <w:rFonts w:eastAsia="Times New Roman" w:cs="Times New Roman"/>
                <w:color w:val="000000"/>
                <w:lang w:eastAsia="fr-FR"/>
              </w:rPr>
              <w:t>Actif</w:t>
            </w:r>
          </w:p>
        </w:tc>
        <w:tc>
          <w:tcPr>
            <w:tcW w:w="5292" w:type="dxa"/>
            <w:tcBorders>
              <w:top w:val="nil"/>
              <w:left w:val="nil"/>
              <w:bottom w:val="nil"/>
              <w:right w:val="single" w:color="auto" w:sz="8" w:space="0"/>
            </w:tcBorders>
            <w:shd w:val="clear" w:color="auto" w:fill="auto"/>
            <w:noWrap/>
            <w:vAlign w:val="bottom"/>
            <w:hideMark/>
          </w:tcPr>
          <w:p w:rsidRPr="005B372F" w:rsidR="005B372F" w:rsidP="005B372F" w:rsidRDefault="005B372F" w14:paraId="57D80A04" w14:textId="77777777">
            <w:pPr>
              <w:spacing w:line="240" w:lineRule="auto"/>
              <w:rPr>
                <w:rFonts w:eastAsia="Times New Roman" w:cs="Times New Roman"/>
                <w:color w:val="000000"/>
                <w:lang w:val="en-US" w:eastAsia="fr-FR"/>
              </w:rPr>
            </w:pPr>
            <w:r w:rsidRPr="005B372F">
              <w:rPr>
                <w:rFonts w:eastAsia="Times New Roman" w:cs="Times New Roman"/>
                <w:color w:val="000000"/>
                <w:lang w:val="en-US" w:eastAsia="fr-FR"/>
              </w:rPr>
              <w:t>Fin du cut off time</w:t>
            </w:r>
          </w:p>
        </w:tc>
      </w:tr>
      <w:tr w:rsidRPr="005B372F" w:rsidR="005B372F" w:rsidTr="005B372F" w14:paraId="53876DE6" w14:textId="77777777">
        <w:trPr>
          <w:trHeight w:val="300"/>
        </w:trPr>
        <w:tc>
          <w:tcPr>
            <w:tcW w:w="1548" w:type="dxa"/>
            <w:tcBorders>
              <w:top w:val="nil"/>
              <w:left w:val="single" w:color="auto" w:sz="8" w:space="0"/>
              <w:bottom w:val="nil"/>
              <w:right w:val="nil"/>
            </w:tcBorders>
            <w:shd w:val="clear" w:color="auto" w:fill="auto"/>
            <w:noWrap/>
            <w:vAlign w:val="bottom"/>
            <w:hideMark/>
          </w:tcPr>
          <w:p w:rsidRPr="005B372F" w:rsidR="005B372F" w:rsidP="005B372F" w:rsidRDefault="005B372F" w14:paraId="5DD1FB9D" w14:textId="77777777">
            <w:pPr>
              <w:spacing w:line="240" w:lineRule="auto"/>
              <w:rPr>
                <w:rFonts w:eastAsia="Times New Roman" w:cs="Times New Roman"/>
                <w:color w:val="000000"/>
                <w:lang w:val="en-US" w:eastAsia="fr-FR"/>
              </w:rPr>
            </w:pPr>
            <w:r w:rsidRPr="005B372F">
              <w:rPr>
                <w:rFonts w:eastAsia="Times New Roman" w:cs="Times New Roman"/>
                <w:color w:val="000000"/>
                <w:lang w:val="en-US" w:eastAsia="fr-FR"/>
              </w:rPr>
              <w:t> </w:t>
            </w:r>
          </w:p>
        </w:tc>
        <w:tc>
          <w:tcPr>
            <w:tcW w:w="5292" w:type="dxa"/>
            <w:tcBorders>
              <w:top w:val="nil"/>
              <w:left w:val="nil"/>
              <w:bottom w:val="nil"/>
              <w:right w:val="single" w:color="auto" w:sz="8" w:space="0"/>
            </w:tcBorders>
            <w:shd w:val="clear" w:color="auto" w:fill="auto"/>
            <w:noWrap/>
            <w:vAlign w:val="bottom"/>
            <w:hideMark/>
          </w:tcPr>
          <w:p w:rsidRPr="005B372F" w:rsidR="005B372F" w:rsidP="005B372F" w:rsidRDefault="005B372F" w14:paraId="5BAE9498" w14:textId="77777777">
            <w:pPr>
              <w:spacing w:line="240" w:lineRule="auto"/>
              <w:rPr>
                <w:rFonts w:eastAsia="Times New Roman" w:cs="Times New Roman"/>
                <w:color w:val="000000"/>
                <w:lang w:eastAsia="fr-FR"/>
              </w:rPr>
            </w:pPr>
            <w:r w:rsidRPr="005B372F">
              <w:rPr>
                <w:rFonts w:eastAsia="Times New Roman" w:cs="Times New Roman"/>
                <w:color w:val="000000"/>
                <w:lang w:eastAsia="fr-FR"/>
              </w:rPr>
              <w:t>Traitement début des jours férié</w:t>
            </w:r>
          </w:p>
        </w:tc>
      </w:tr>
      <w:tr w:rsidRPr="005B372F" w:rsidR="005B372F" w:rsidTr="005B372F" w14:paraId="434FE4D2" w14:textId="77777777">
        <w:trPr>
          <w:trHeight w:val="300"/>
        </w:trPr>
        <w:tc>
          <w:tcPr>
            <w:tcW w:w="1548" w:type="dxa"/>
            <w:tcBorders>
              <w:top w:val="nil"/>
              <w:left w:val="single" w:color="auto" w:sz="8" w:space="0"/>
              <w:bottom w:val="nil"/>
              <w:right w:val="nil"/>
            </w:tcBorders>
            <w:shd w:val="clear" w:color="auto" w:fill="auto"/>
            <w:noWrap/>
            <w:vAlign w:val="bottom"/>
            <w:hideMark/>
          </w:tcPr>
          <w:p w:rsidRPr="005B372F" w:rsidR="005B372F" w:rsidP="005B372F" w:rsidRDefault="005B372F" w14:paraId="0D8FF2DD" w14:textId="77777777">
            <w:pPr>
              <w:spacing w:line="240" w:lineRule="auto"/>
              <w:rPr>
                <w:rFonts w:eastAsia="Times New Roman" w:cs="Times New Roman"/>
                <w:color w:val="000000"/>
                <w:lang w:eastAsia="fr-FR"/>
              </w:rPr>
            </w:pPr>
            <w:r w:rsidRPr="005B372F">
              <w:rPr>
                <w:rFonts w:eastAsia="Times New Roman" w:cs="Times New Roman"/>
                <w:color w:val="000000"/>
                <w:lang w:eastAsia="fr-FR"/>
              </w:rPr>
              <w:t> </w:t>
            </w:r>
          </w:p>
        </w:tc>
        <w:tc>
          <w:tcPr>
            <w:tcW w:w="5292" w:type="dxa"/>
            <w:tcBorders>
              <w:top w:val="nil"/>
              <w:left w:val="nil"/>
              <w:bottom w:val="nil"/>
              <w:right w:val="single" w:color="auto" w:sz="8" w:space="0"/>
            </w:tcBorders>
            <w:shd w:val="clear" w:color="auto" w:fill="auto"/>
            <w:noWrap/>
            <w:vAlign w:val="bottom"/>
            <w:hideMark/>
          </w:tcPr>
          <w:p w:rsidRPr="005B372F" w:rsidR="005B372F" w:rsidP="005B372F" w:rsidRDefault="005B372F" w14:paraId="6664C7BF" w14:textId="77777777">
            <w:pPr>
              <w:spacing w:line="240" w:lineRule="auto"/>
              <w:rPr>
                <w:rFonts w:eastAsia="Times New Roman" w:cs="Times New Roman"/>
                <w:color w:val="000000"/>
                <w:lang w:eastAsia="fr-FR"/>
              </w:rPr>
            </w:pPr>
            <w:r w:rsidRPr="005B372F">
              <w:rPr>
                <w:rFonts w:eastAsia="Times New Roman" w:cs="Times New Roman"/>
                <w:color w:val="000000"/>
                <w:lang w:eastAsia="fr-FR"/>
              </w:rPr>
              <w:t>Traitement fin des jours férié</w:t>
            </w:r>
          </w:p>
        </w:tc>
      </w:tr>
      <w:tr w:rsidRPr="005B372F" w:rsidR="005B372F" w:rsidTr="005B372F" w14:paraId="0683A8F1" w14:textId="77777777">
        <w:trPr>
          <w:trHeight w:val="300"/>
        </w:trPr>
        <w:tc>
          <w:tcPr>
            <w:tcW w:w="1548" w:type="dxa"/>
            <w:tcBorders>
              <w:top w:val="nil"/>
              <w:left w:val="single" w:color="auto" w:sz="8" w:space="0"/>
              <w:bottom w:val="nil"/>
              <w:right w:val="nil"/>
            </w:tcBorders>
            <w:shd w:val="clear" w:color="auto" w:fill="auto"/>
            <w:noWrap/>
            <w:vAlign w:val="bottom"/>
            <w:hideMark/>
          </w:tcPr>
          <w:p w:rsidRPr="005B372F" w:rsidR="005B372F" w:rsidP="005B372F" w:rsidRDefault="005B372F" w14:paraId="6B0A1E7C" w14:textId="77777777">
            <w:pPr>
              <w:spacing w:line="240" w:lineRule="auto"/>
              <w:rPr>
                <w:rFonts w:eastAsia="Times New Roman" w:cs="Times New Roman"/>
                <w:color w:val="000000"/>
                <w:lang w:eastAsia="fr-FR"/>
              </w:rPr>
            </w:pPr>
            <w:r w:rsidRPr="005B372F">
              <w:rPr>
                <w:rFonts w:eastAsia="Times New Roman" w:cs="Times New Roman"/>
                <w:color w:val="000000"/>
                <w:lang w:eastAsia="fr-FR"/>
              </w:rPr>
              <w:t> </w:t>
            </w:r>
          </w:p>
        </w:tc>
        <w:tc>
          <w:tcPr>
            <w:tcW w:w="5292" w:type="dxa"/>
            <w:tcBorders>
              <w:top w:val="nil"/>
              <w:left w:val="nil"/>
              <w:bottom w:val="nil"/>
              <w:right w:val="single" w:color="auto" w:sz="8" w:space="0"/>
            </w:tcBorders>
            <w:shd w:val="clear" w:color="auto" w:fill="auto"/>
            <w:noWrap/>
            <w:vAlign w:val="bottom"/>
            <w:hideMark/>
          </w:tcPr>
          <w:p w:rsidRPr="005B372F" w:rsidR="005B372F" w:rsidP="005B372F" w:rsidRDefault="005B372F" w14:paraId="7E405ED9" w14:textId="77777777">
            <w:pPr>
              <w:spacing w:line="240" w:lineRule="auto"/>
              <w:rPr>
                <w:rFonts w:eastAsia="Times New Roman" w:cs="Times New Roman"/>
                <w:color w:val="000000"/>
                <w:lang w:eastAsia="fr-FR"/>
              </w:rPr>
            </w:pPr>
            <w:r w:rsidRPr="005B372F">
              <w:rPr>
                <w:rFonts w:eastAsia="Times New Roman" w:cs="Times New Roman"/>
                <w:color w:val="000000"/>
                <w:lang w:eastAsia="fr-FR"/>
              </w:rPr>
              <w:t>Dates à contrôler</w:t>
            </w:r>
          </w:p>
        </w:tc>
      </w:tr>
      <w:tr w:rsidRPr="005B372F" w:rsidR="005B372F" w:rsidTr="005B372F" w14:paraId="4AB73EFD" w14:textId="77777777">
        <w:trPr>
          <w:trHeight w:val="300"/>
        </w:trPr>
        <w:tc>
          <w:tcPr>
            <w:tcW w:w="1548" w:type="dxa"/>
            <w:tcBorders>
              <w:top w:val="nil"/>
              <w:left w:val="single" w:color="auto" w:sz="8" w:space="0"/>
              <w:bottom w:val="nil"/>
              <w:right w:val="nil"/>
            </w:tcBorders>
            <w:shd w:val="clear" w:color="auto" w:fill="auto"/>
            <w:noWrap/>
            <w:vAlign w:val="bottom"/>
            <w:hideMark/>
          </w:tcPr>
          <w:p w:rsidRPr="005B372F" w:rsidR="005B372F" w:rsidP="005B372F" w:rsidRDefault="005B372F" w14:paraId="03F4CDA4" w14:textId="77777777">
            <w:pPr>
              <w:spacing w:line="240" w:lineRule="auto"/>
              <w:rPr>
                <w:rFonts w:eastAsia="Times New Roman" w:cs="Times New Roman"/>
                <w:color w:val="000000"/>
                <w:lang w:eastAsia="fr-FR"/>
              </w:rPr>
            </w:pPr>
            <w:r w:rsidRPr="005B372F">
              <w:rPr>
                <w:rFonts w:eastAsia="Times New Roman" w:cs="Times New Roman"/>
                <w:color w:val="000000"/>
                <w:lang w:eastAsia="fr-FR"/>
              </w:rPr>
              <w:t> </w:t>
            </w:r>
          </w:p>
        </w:tc>
        <w:tc>
          <w:tcPr>
            <w:tcW w:w="5292" w:type="dxa"/>
            <w:tcBorders>
              <w:top w:val="nil"/>
              <w:left w:val="nil"/>
              <w:bottom w:val="nil"/>
              <w:right w:val="single" w:color="auto" w:sz="8" w:space="0"/>
            </w:tcBorders>
            <w:shd w:val="clear" w:color="auto" w:fill="auto"/>
            <w:noWrap/>
            <w:vAlign w:val="bottom"/>
            <w:hideMark/>
          </w:tcPr>
          <w:p w:rsidRPr="005B372F" w:rsidR="005B372F" w:rsidP="005B372F" w:rsidRDefault="005B372F" w14:paraId="6181C6DF" w14:textId="77777777">
            <w:pPr>
              <w:spacing w:line="240" w:lineRule="auto"/>
              <w:rPr>
                <w:rFonts w:eastAsia="Times New Roman" w:cs="Times New Roman"/>
                <w:color w:val="000000"/>
                <w:lang w:eastAsia="fr-FR"/>
              </w:rPr>
            </w:pPr>
            <w:r w:rsidRPr="005B372F">
              <w:rPr>
                <w:rFonts w:eastAsia="Times New Roman" w:cs="Times New Roman"/>
                <w:color w:val="000000"/>
                <w:lang w:eastAsia="fr-FR"/>
              </w:rPr>
              <w:t xml:space="preserve">Calendrier </w:t>
            </w:r>
            <w:r w:rsidRPr="005B372F" w:rsidR="004C027D">
              <w:rPr>
                <w:rFonts w:eastAsia="Times New Roman" w:cs="Times New Roman"/>
                <w:color w:val="000000"/>
                <w:lang w:eastAsia="fr-FR"/>
              </w:rPr>
              <w:t>Métier</w:t>
            </w:r>
          </w:p>
        </w:tc>
      </w:tr>
      <w:tr w:rsidRPr="005B372F" w:rsidR="005B372F" w:rsidTr="005B372F" w14:paraId="23744AC8" w14:textId="77777777">
        <w:trPr>
          <w:trHeight w:val="315"/>
        </w:trPr>
        <w:tc>
          <w:tcPr>
            <w:tcW w:w="1548" w:type="dxa"/>
            <w:tcBorders>
              <w:top w:val="nil"/>
              <w:left w:val="single" w:color="auto" w:sz="8" w:space="0"/>
              <w:bottom w:val="single" w:color="auto" w:sz="8" w:space="0"/>
              <w:right w:val="nil"/>
            </w:tcBorders>
            <w:shd w:val="clear" w:color="auto" w:fill="auto"/>
            <w:noWrap/>
            <w:vAlign w:val="bottom"/>
            <w:hideMark/>
          </w:tcPr>
          <w:p w:rsidRPr="005B372F" w:rsidR="005B372F" w:rsidP="005B372F" w:rsidRDefault="005B372F" w14:paraId="72F851EA" w14:textId="77777777">
            <w:pPr>
              <w:spacing w:line="240" w:lineRule="auto"/>
              <w:rPr>
                <w:rFonts w:eastAsia="Times New Roman" w:cs="Times New Roman"/>
                <w:color w:val="000000"/>
                <w:lang w:eastAsia="fr-FR"/>
              </w:rPr>
            </w:pPr>
            <w:r w:rsidRPr="005B372F">
              <w:rPr>
                <w:rFonts w:eastAsia="Times New Roman" w:cs="Times New Roman"/>
                <w:color w:val="000000"/>
                <w:lang w:eastAsia="fr-FR"/>
              </w:rPr>
              <w:t> </w:t>
            </w:r>
          </w:p>
        </w:tc>
        <w:tc>
          <w:tcPr>
            <w:tcW w:w="5292" w:type="dxa"/>
            <w:tcBorders>
              <w:top w:val="nil"/>
              <w:left w:val="nil"/>
              <w:bottom w:val="single" w:color="auto" w:sz="8" w:space="0"/>
              <w:right w:val="single" w:color="auto" w:sz="8" w:space="0"/>
            </w:tcBorders>
            <w:shd w:val="clear" w:color="auto" w:fill="auto"/>
            <w:noWrap/>
            <w:vAlign w:val="bottom"/>
            <w:hideMark/>
          </w:tcPr>
          <w:p w:rsidRPr="005B372F" w:rsidR="005B372F" w:rsidP="005B372F" w:rsidRDefault="005B372F" w14:paraId="3B6B6E53" w14:textId="77777777">
            <w:pPr>
              <w:spacing w:line="240" w:lineRule="auto"/>
              <w:rPr>
                <w:rFonts w:eastAsia="Times New Roman" w:cs="Times New Roman"/>
                <w:color w:val="000000"/>
                <w:lang w:eastAsia="fr-FR"/>
              </w:rPr>
            </w:pPr>
            <w:r w:rsidRPr="005B372F">
              <w:rPr>
                <w:rFonts w:eastAsia="Times New Roman" w:cs="Times New Roman"/>
                <w:color w:val="000000"/>
                <w:lang w:eastAsia="fr-FR"/>
              </w:rPr>
              <w:t xml:space="preserve">A rejeter </w:t>
            </w:r>
          </w:p>
        </w:tc>
      </w:tr>
    </w:tbl>
    <w:p w:rsidR="005B372F" w:rsidP="005B372F" w:rsidRDefault="005B372F" w14:paraId="3F65B253" w14:textId="77777777">
      <w:pPr>
        <w:pStyle w:val="Paragraphedeliste1"/>
        <w:tabs>
          <w:tab w:val="clear" w:pos="708"/>
        </w:tabs>
        <w:spacing w:before="60" w:line="100" w:lineRule="atLeast"/>
        <w:jc w:val="both"/>
      </w:pPr>
    </w:p>
    <w:p w:rsidR="004F1587" w:rsidP="004F1587" w:rsidRDefault="004F1587" w14:paraId="3B76E18F" w14:textId="77777777">
      <w:pPr>
        <w:pStyle w:val="Paragraphedeliste1"/>
        <w:numPr>
          <w:ilvl w:val="0"/>
          <w:numId w:val="16"/>
        </w:numPr>
        <w:spacing w:before="60" w:line="100" w:lineRule="atLeast"/>
        <w:jc w:val="both"/>
      </w:pPr>
      <w:r>
        <w:t xml:space="preserve">Définition de l’SLA cut-off d’envoi pour les ordres de </w:t>
      </w:r>
      <w:r w:rsidR="00A25DD2">
        <w:t>souscription</w:t>
      </w:r>
      <w:r>
        <w:t xml:space="preserve"> rachat OPCVM :</w:t>
      </w:r>
    </w:p>
    <w:p w:rsidR="00A25DD2" w:rsidP="42262169" w:rsidRDefault="004F1587" w14:paraId="5AB808C2" w14:textId="77777777">
      <w:pPr>
        <w:pStyle w:val="Paragraphedeliste1"/>
        <w:tabs>
          <w:tab w:val="clear" w:pos="708"/>
        </w:tabs>
        <w:spacing w:before="60" w:line="100" w:lineRule="atLeast"/>
        <w:jc w:val="both"/>
        <w:rPr>
          <w:b w:val="1"/>
          <w:bCs w:val="1"/>
        </w:rPr>
      </w:pPr>
      <w:r w:rsidRPr="42262169" w:rsidR="0CA8E323">
        <w:rPr>
          <w:b w:val="1"/>
          <w:bCs w:val="1"/>
        </w:rPr>
        <w:t xml:space="preserve">A noter que le </w:t>
      </w:r>
      <w:bookmarkStart w:name="_Int_v6EG8orM" w:id="1532710710"/>
      <w:r w:rsidRPr="42262169" w:rsidR="0CA8E323">
        <w:rPr>
          <w:b w:val="1"/>
          <w:bCs w:val="1"/>
        </w:rPr>
        <w:t>cut</w:t>
      </w:r>
      <w:bookmarkEnd w:id="1532710710"/>
      <w:r w:rsidRPr="42262169" w:rsidR="0CA8E323">
        <w:rPr>
          <w:b w:val="1"/>
          <w:bCs w:val="1"/>
        </w:rPr>
        <w:t>-off d’envoi pour la société de gestion est avec possibilité de forçage.</w:t>
      </w:r>
    </w:p>
    <w:p w:rsidR="00A25DD2" w:rsidP="004F1587" w:rsidRDefault="00A25DD2" w14:paraId="6134E433" w14:textId="77777777">
      <w:pPr>
        <w:pStyle w:val="Paragraphedeliste1"/>
        <w:tabs>
          <w:tab w:val="clear" w:pos="708"/>
        </w:tabs>
        <w:spacing w:before="60" w:line="100" w:lineRule="atLeast"/>
        <w:jc w:val="both"/>
        <w:rPr>
          <w:b/>
        </w:rPr>
      </w:pPr>
    </w:p>
    <w:p w:rsidRPr="004F1587" w:rsidR="00A25DD2" w:rsidP="004F1587" w:rsidRDefault="00A25DD2" w14:paraId="45235DAE" w14:textId="77777777">
      <w:pPr>
        <w:pStyle w:val="Paragraphedeliste1"/>
        <w:tabs>
          <w:tab w:val="clear" w:pos="708"/>
        </w:tabs>
        <w:spacing w:before="60" w:line="100" w:lineRule="atLeast"/>
        <w:jc w:val="both"/>
        <w:rPr>
          <w:b/>
        </w:rPr>
      </w:pPr>
    </w:p>
    <w:tbl>
      <w:tblPr>
        <w:tblW w:w="7040" w:type="dxa"/>
        <w:tblInd w:w="1075" w:type="dxa"/>
        <w:tblCellMar>
          <w:left w:w="70" w:type="dxa"/>
          <w:right w:w="70" w:type="dxa"/>
        </w:tblCellMar>
        <w:tblLook w:val="04A0" w:firstRow="1" w:lastRow="0" w:firstColumn="1" w:lastColumn="0" w:noHBand="0" w:noVBand="1"/>
      </w:tblPr>
      <w:tblGrid>
        <w:gridCol w:w="1401"/>
        <w:gridCol w:w="5639"/>
      </w:tblGrid>
      <w:tr w:rsidRPr="00A25DD2" w:rsidR="00A25DD2" w:rsidTr="00A25DD2" w14:paraId="080A142C" w14:textId="77777777">
        <w:trPr>
          <w:trHeight w:val="332"/>
        </w:trPr>
        <w:tc>
          <w:tcPr>
            <w:tcW w:w="7039" w:type="dxa"/>
            <w:gridSpan w:val="2"/>
            <w:tcBorders>
              <w:top w:val="single" w:color="auto" w:sz="8" w:space="0"/>
              <w:left w:val="single" w:color="auto" w:sz="8" w:space="0"/>
              <w:bottom w:val="single" w:color="auto" w:sz="8" w:space="0"/>
              <w:right w:val="single" w:color="000000" w:sz="8" w:space="0"/>
            </w:tcBorders>
            <w:shd w:val="clear" w:color="000000" w:fill="BFBFBF"/>
            <w:noWrap/>
            <w:vAlign w:val="bottom"/>
            <w:hideMark/>
          </w:tcPr>
          <w:p w:rsidRPr="00A25DD2" w:rsidR="00A25DD2" w:rsidP="00A25DD2" w:rsidRDefault="00A25DD2" w14:paraId="78CDBE4A" w14:textId="77777777">
            <w:pPr>
              <w:spacing w:line="240" w:lineRule="auto"/>
              <w:jc w:val="center"/>
              <w:rPr>
                <w:rFonts w:eastAsia="Times New Roman" w:cs="Times New Roman"/>
                <w:b/>
                <w:bCs/>
                <w:i/>
                <w:iCs/>
                <w:color w:val="000000"/>
                <w:lang w:eastAsia="fr-FR"/>
              </w:rPr>
            </w:pPr>
            <w:r w:rsidRPr="00A25DD2">
              <w:rPr>
                <w:rFonts w:eastAsia="Times New Roman" w:cs="Times New Roman"/>
                <w:b/>
                <w:bCs/>
                <w:i/>
                <w:iCs/>
                <w:color w:val="000000"/>
                <w:lang w:eastAsia="fr-FR"/>
              </w:rPr>
              <w:t>SLA Heure limite d'envoi</w:t>
            </w:r>
          </w:p>
        </w:tc>
      </w:tr>
      <w:tr w:rsidRPr="00A25DD2" w:rsidR="00A25DD2" w:rsidTr="00A25DD2" w14:paraId="5DC1B4E6" w14:textId="77777777">
        <w:trPr>
          <w:trHeight w:val="332"/>
        </w:trPr>
        <w:tc>
          <w:tcPr>
            <w:tcW w:w="1401" w:type="dxa"/>
            <w:tcBorders>
              <w:top w:val="nil"/>
              <w:left w:val="single" w:color="auto" w:sz="8" w:space="0"/>
              <w:bottom w:val="single" w:color="auto" w:sz="8" w:space="0"/>
              <w:right w:val="nil"/>
            </w:tcBorders>
            <w:shd w:val="clear" w:color="auto" w:fill="auto"/>
            <w:noWrap/>
            <w:vAlign w:val="bottom"/>
            <w:hideMark/>
          </w:tcPr>
          <w:p w:rsidRPr="00A25DD2" w:rsidR="00A25DD2" w:rsidP="00A25DD2" w:rsidRDefault="00A25DD2" w14:paraId="05B4960F" w14:textId="77777777">
            <w:pPr>
              <w:spacing w:line="240" w:lineRule="auto"/>
              <w:rPr>
                <w:rFonts w:eastAsia="Times New Roman" w:cs="Times New Roman"/>
                <w:b/>
                <w:bCs/>
                <w:color w:val="000000"/>
                <w:lang w:eastAsia="fr-FR"/>
              </w:rPr>
            </w:pPr>
            <w:r w:rsidRPr="00A25DD2">
              <w:rPr>
                <w:rFonts w:eastAsia="Times New Roman" w:cs="Times New Roman"/>
                <w:b/>
                <w:bCs/>
                <w:color w:val="000000"/>
                <w:lang w:eastAsia="fr-FR"/>
              </w:rPr>
              <w:t>Contexte</w:t>
            </w:r>
          </w:p>
        </w:tc>
        <w:tc>
          <w:tcPr>
            <w:tcW w:w="5639" w:type="dxa"/>
            <w:tcBorders>
              <w:top w:val="nil"/>
              <w:left w:val="single" w:color="auto" w:sz="8" w:space="0"/>
              <w:bottom w:val="single" w:color="auto" w:sz="8" w:space="0"/>
              <w:right w:val="single" w:color="auto" w:sz="8" w:space="0"/>
            </w:tcBorders>
            <w:shd w:val="clear" w:color="auto" w:fill="auto"/>
            <w:noWrap/>
            <w:vAlign w:val="bottom"/>
            <w:hideMark/>
          </w:tcPr>
          <w:p w:rsidRPr="00A25DD2" w:rsidR="00A25DD2" w:rsidP="00A25DD2" w:rsidRDefault="00A25DD2" w14:paraId="7BED6828" w14:textId="77777777">
            <w:pPr>
              <w:spacing w:line="240" w:lineRule="auto"/>
              <w:rPr>
                <w:rFonts w:eastAsia="Times New Roman" w:cs="Times New Roman"/>
                <w:b/>
                <w:bCs/>
                <w:color w:val="000000"/>
                <w:lang w:eastAsia="fr-FR"/>
              </w:rPr>
            </w:pPr>
            <w:r w:rsidRPr="00A25DD2">
              <w:rPr>
                <w:rFonts w:eastAsia="Times New Roman" w:cs="Times New Roman"/>
                <w:b/>
                <w:bCs/>
                <w:color w:val="000000"/>
                <w:lang w:eastAsia="fr-FR"/>
              </w:rPr>
              <w:t>Résultat</w:t>
            </w:r>
          </w:p>
        </w:tc>
      </w:tr>
      <w:tr w:rsidRPr="00A25DD2" w:rsidR="00A25DD2" w:rsidTr="00A25DD2" w14:paraId="0880D6E8" w14:textId="77777777">
        <w:trPr>
          <w:trHeight w:val="316"/>
        </w:trPr>
        <w:tc>
          <w:tcPr>
            <w:tcW w:w="1401" w:type="dxa"/>
            <w:tcBorders>
              <w:top w:val="nil"/>
              <w:left w:val="single" w:color="auto" w:sz="8" w:space="0"/>
              <w:bottom w:val="nil"/>
              <w:right w:val="nil"/>
            </w:tcBorders>
            <w:shd w:val="clear" w:color="auto" w:fill="auto"/>
            <w:noWrap/>
            <w:vAlign w:val="bottom"/>
            <w:hideMark/>
          </w:tcPr>
          <w:p w:rsidRPr="00A25DD2" w:rsidR="00A25DD2" w:rsidP="00A25DD2" w:rsidRDefault="00A25DD2" w14:paraId="6B45CAD2" w14:textId="77777777">
            <w:pPr>
              <w:spacing w:line="240" w:lineRule="auto"/>
              <w:rPr>
                <w:rFonts w:eastAsia="Times New Roman" w:cs="Times New Roman"/>
                <w:color w:val="000000"/>
                <w:lang w:eastAsia="fr-FR"/>
              </w:rPr>
            </w:pPr>
            <w:r w:rsidRPr="00A25DD2">
              <w:rPr>
                <w:rFonts w:eastAsia="Times New Roman" w:cs="Times New Roman"/>
                <w:color w:val="000000"/>
                <w:lang w:eastAsia="fr-FR"/>
              </w:rPr>
              <w:t>Fond</w:t>
            </w:r>
          </w:p>
        </w:tc>
        <w:tc>
          <w:tcPr>
            <w:tcW w:w="5639" w:type="dxa"/>
            <w:tcBorders>
              <w:top w:val="nil"/>
              <w:left w:val="nil"/>
              <w:bottom w:val="nil"/>
              <w:right w:val="single" w:color="auto" w:sz="8" w:space="0"/>
            </w:tcBorders>
            <w:shd w:val="clear" w:color="auto" w:fill="auto"/>
            <w:noWrap/>
            <w:vAlign w:val="bottom"/>
            <w:hideMark/>
          </w:tcPr>
          <w:p w:rsidRPr="00A25DD2" w:rsidR="00A25DD2" w:rsidP="00A25DD2" w:rsidRDefault="00A25DD2" w14:paraId="6F82D060" w14:textId="77777777">
            <w:pPr>
              <w:spacing w:line="240" w:lineRule="auto"/>
              <w:rPr>
                <w:rFonts w:eastAsia="Times New Roman" w:cs="Times New Roman"/>
                <w:color w:val="000000"/>
                <w:lang w:eastAsia="fr-FR"/>
              </w:rPr>
            </w:pPr>
            <w:r w:rsidRPr="00A25DD2">
              <w:rPr>
                <w:rFonts w:eastAsia="Times New Roman" w:cs="Times New Roman"/>
                <w:color w:val="000000"/>
                <w:lang w:val="en-US" w:eastAsia="fr-FR"/>
              </w:rPr>
              <w:t>Calendrier Métier</w:t>
            </w:r>
          </w:p>
        </w:tc>
      </w:tr>
      <w:tr w:rsidRPr="00A25DD2" w:rsidR="00A25DD2" w:rsidTr="00A25DD2" w14:paraId="1E4638A5" w14:textId="77777777">
        <w:trPr>
          <w:trHeight w:val="316"/>
        </w:trPr>
        <w:tc>
          <w:tcPr>
            <w:tcW w:w="1401" w:type="dxa"/>
            <w:tcBorders>
              <w:top w:val="nil"/>
              <w:left w:val="single" w:color="auto" w:sz="8" w:space="0"/>
              <w:bottom w:val="nil"/>
              <w:right w:val="nil"/>
            </w:tcBorders>
            <w:shd w:val="clear" w:color="auto" w:fill="auto"/>
            <w:noWrap/>
            <w:vAlign w:val="bottom"/>
            <w:hideMark/>
          </w:tcPr>
          <w:p w:rsidRPr="00A25DD2" w:rsidR="00A25DD2" w:rsidP="00A25DD2" w:rsidRDefault="00A25DD2" w14:paraId="51C148A3" w14:textId="77777777">
            <w:pPr>
              <w:spacing w:line="240" w:lineRule="auto"/>
              <w:rPr>
                <w:rFonts w:eastAsia="Times New Roman" w:cs="Times New Roman"/>
                <w:color w:val="000000"/>
                <w:lang w:eastAsia="fr-FR"/>
              </w:rPr>
            </w:pPr>
            <w:r w:rsidRPr="00A25DD2">
              <w:rPr>
                <w:rFonts w:eastAsia="Times New Roman" w:cs="Times New Roman"/>
                <w:color w:val="000000"/>
                <w:lang w:eastAsia="fr-FR"/>
              </w:rPr>
              <w:t> </w:t>
            </w:r>
          </w:p>
        </w:tc>
        <w:tc>
          <w:tcPr>
            <w:tcW w:w="5639" w:type="dxa"/>
            <w:tcBorders>
              <w:top w:val="nil"/>
              <w:left w:val="nil"/>
              <w:bottom w:val="nil"/>
              <w:right w:val="single" w:color="auto" w:sz="8" w:space="0"/>
            </w:tcBorders>
            <w:shd w:val="clear" w:color="auto" w:fill="auto"/>
            <w:noWrap/>
            <w:vAlign w:val="bottom"/>
            <w:hideMark/>
          </w:tcPr>
          <w:p w:rsidRPr="00A25DD2" w:rsidR="00A25DD2" w:rsidP="00A25DD2" w:rsidRDefault="00A25DD2" w14:paraId="7F0C848E" w14:textId="77777777">
            <w:pPr>
              <w:spacing w:line="240" w:lineRule="auto"/>
              <w:rPr>
                <w:rFonts w:eastAsia="Times New Roman" w:cs="Times New Roman"/>
                <w:color w:val="000000"/>
                <w:lang w:eastAsia="fr-FR"/>
              </w:rPr>
            </w:pPr>
            <w:r w:rsidRPr="00A25DD2">
              <w:rPr>
                <w:rFonts w:eastAsia="Times New Roman" w:cs="Times New Roman"/>
                <w:color w:val="000000"/>
                <w:lang w:val="en-US" w:eastAsia="fr-FR"/>
              </w:rPr>
              <w:t xml:space="preserve">Date à contrôler </w:t>
            </w:r>
          </w:p>
        </w:tc>
      </w:tr>
      <w:tr w:rsidRPr="00A25DD2" w:rsidR="00A25DD2" w:rsidTr="00A25DD2" w14:paraId="6F8177EB" w14:textId="77777777">
        <w:trPr>
          <w:trHeight w:val="316"/>
        </w:trPr>
        <w:tc>
          <w:tcPr>
            <w:tcW w:w="1401" w:type="dxa"/>
            <w:tcBorders>
              <w:top w:val="nil"/>
              <w:left w:val="single" w:color="auto" w:sz="8" w:space="0"/>
              <w:bottom w:val="nil"/>
              <w:right w:val="nil"/>
            </w:tcBorders>
            <w:shd w:val="clear" w:color="auto" w:fill="auto"/>
            <w:noWrap/>
            <w:vAlign w:val="bottom"/>
            <w:hideMark/>
          </w:tcPr>
          <w:p w:rsidRPr="00A25DD2" w:rsidR="00A25DD2" w:rsidP="00A25DD2" w:rsidRDefault="00A25DD2" w14:paraId="06F7CB91" w14:textId="77777777">
            <w:pPr>
              <w:spacing w:line="240" w:lineRule="auto"/>
              <w:rPr>
                <w:rFonts w:eastAsia="Times New Roman" w:cs="Times New Roman"/>
                <w:color w:val="000000"/>
                <w:lang w:eastAsia="fr-FR"/>
              </w:rPr>
            </w:pPr>
            <w:r w:rsidRPr="00A25DD2">
              <w:rPr>
                <w:rFonts w:eastAsia="Times New Roman" w:cs="Times New Roman"/>
                <w:color w:val="000000"/>
                <w:lang w:val="en-US" w:eastAsia="fr-FR"/>
              </w:rPr>
              <w:t> </w:t>
            </w:r>
          </w:p>
        </w:tc>
        <w:tc>
          <w:tcPr>
            <w:tcW w:w="5639" w:type="dxa"/>
            <w:tcBorders>
              <w:top w:val="nil"/>
              <w:left w:val="nil"/>
              <w:bottom w:val="nil"/>
              <w:right w:val="single" w:color="auto" w:sz="8" w:space="0"/>
            </w:tcBorders>
            <w:shd w:val="clear" w:color="auto" w:fill="auto"/>
            <w:noWrap/>
            <w:vAlign w:val="bottom"/>
            <w:hideMark/>
          </w:tcPr>
          <w:p w:rsidRPr="00A25DD2" w:rsidR="00A25DD2" w:rsidP="00A25DD2" w:rsidRDefault="00A25DD2" w14:paraId="6B4920F0" w14:textId="77777777">
            <w:pPr>
              <w:spacing w:line="240" w:lineRule="auto"/>
              <w:rPr>
                <w:rFonts w:eastAsia="Times New Roman" w:cs="Times New Roman"/>
                <w:color w:val="000000"/>
                <w:lang w:eastAsia="fr-FR"/>
              </w:rPr>
            </w:pPr>
            <w:r w:rsidRPr="00A25DD2">
              <w:rPr>
                <w:rFonts w:eastAsia="Times New Roman" w:cs="Times New Roman"/>
                <w:color w:val="000000"/>
                <w:lang w:eastAsia="fr-FR"/>
              </w:rPr>
              <w:t>GMT</w:t>
            </w:r>
          </w:p>
        </w:tc>
      </w:tr>
      <w:tr w:rsidRPr="00A25DD2" w:rsidR="00A25DD2" w:rsidTr="00A25DD2" w14:paraId="3E7D0527" w14:textId="77777777">
        <w:trPr>
          <w:trHeight w:val="316"/>
        </w:trPr>
        <w:tc>
          <w:tcPr>
            <w:tcW w:w="1401" w:type="dxa"/>
            <w:tcBorders>
              <w:top w:val="nil"/>
              <w:left w:val="single" w:color="auto" w:sz="8" w:space="0"/>
              <w:bottom w:val="nil"/>
              <w:right w:val="nil"/>
            </w:tcBorders>
            <w:shd w:val="clear" w:color="auto" w:fill="auto"/>
            <w:noWrap/>
            <w:vAlign w:val="bottom"/>
            <w:hideMark/>
          </w:tcPr>
          <w:p w:rsidRPr="00A25DD2" w:rsidR="00A25DD2" w:rsidP="00A25DD2" w:rsidRDefault="00A25DD2" w14:paraId="54E25F64" w14:textId="77777777">
            <w:pPr>
              <w:spacing w:line="240" w:lineRule="auto"/>
              <w:rPr>
                <w:rFonts w:eastAsia="Times New Roman" w:cs="Times New Roman"/>
                <w:color w:val="000000"/>
                <w:lang w:eastAsia="fr-FR"/>
              </w:rPr>
            </w:pPr>
            <w:r w:rsidRPr="00A25DD2">
              <w:rPr>
                <w:rFonts w:eastAsia="Times New Roman" w:cs="Times New Roman"/>
                <w:color w:val="000000"/>
                <w:lang w:eastAsia="fr-FR"/>
              </w:rPr>
              <w:t> </w:t>
            </w:r>
          </w:p>
        </w:tc>
        <w:tc>
          <w:tcPr>
            <w:tcW w:w="5639" w:type="dxa"/>
            <w:tcBorders>
              <w:top w:val="nil"/>
              <w:left w:val="nil"/>
              <w:bottom w:val="nil"/>
              <w:right w:val="single" w:color="auto" w:sz="8" w:space="0"/>
            </w:tcBorders>
            <w:shd w:val="clear" w:color="auto" w:fill="auto"/>
            <w:noWrap/>
            <w:vAlign w:val="bottom"/>
            <w:hideMark/>
          </w:tcPr>
          <w:p w:rsidRPr="00A25DD2" w:rsidR="00A25DD2" w:rsidP="00A25DD2" w:rsidRDefault="00A25DD2" w14:paraId="0B726443" w14:textId="77777777">
            <w:pPr>
              <w:spacing w:line="240" w:lineRule="auto"/>
              <w:rPr>
                <w:rFonts w:eastAsia="Times New Roman" w:cs="Times New Roman"/>
                <w:color w:val="000000"/>
                <w:lang w:eastAsia="fr-FR"/>
              </w:rPr>
            </w:pPr>
            <w:r w:rsidRPr="00A25DD2">
              <w:rPr>
                <w:rFonts w:eastAsia="Times New Roman" w:cs="Times New Roman"/>
                <w:color w:val="000000"/>
                <w:lang w:eastAsia="fr-FR"/>
              </w:rPr>
              <w:t>Début cut-off time</w:t>
            </w:r>
          </w:p>
        </w:tc>
      </w:tr>
      <w:tr w:rsidRPr="001F429F" w:rsidR="00A25DD2" w:rsidTr="00A25DD2" w14:paraId="126BEA6B" w14:textId="77777777">
        <w:trPr>
          <w:trHeight w:val="316"/>
        </w:trPr>
        <w:tc>
          <w:tcPr>
            <w:tcW w:w="1401" w:type="dxa"/>
            <w:tcBorders>
              <w:top w:val="nil"/>
              <w:left w:val="single" w:color="auto" w:sz="8" w:space="0"/>
              <w:bottom w:val="nil"/>
              <w:right w:val="nil"/>
            </w:tcBorders>
            <w:shd w:val="clear" w:color="auto" w:fill="auto"/>
            <w:noWrap/>
            <w:vAlign w:val="bottom"/>
            <w:hideMark/>
          </w:tcPr>
          <w:p w:rsidRPr="00A25DD2" w:rsidR="00A25DD2" w:rsidP="00A25DD2" w:rsidRDefault="00A25DD2" w14:paraId="5D3B8674" w14:textId="77777777">
            <w:pPr>
              <w:spacing w:line="240" w:lineRule="auto"/>
              <w:rPr>
                <w:rFonts w:eastAsia="Times New Roman" w:cs="Times New Roman"/>
                <w:color w:val="000000"/>
                <w:lang w:eastAsia="fr-FR"/>
              </w:rPr>
            </w:pPr>
            <w:r w:rsidRPr="00A25DD2">
              <w:rPr>
                <w:rFonts w:eastAsia="Times New Roman" w:cs="Times New Roman"/>
                <w:color w:val="000000"/>
                <w:lang w:eastAsia="fr-FR"/>
              </w:rPr>
              <w:t> </w:t>
            </w:r>
          </w:p>
        </w:tc>
        <w:tc>
          <w:tcPr>
            <w:tcW w:w="5639" w:type="dxa"/>
            <w:tcBorders>
              <w:top w:val="nil"/>
              <w:left w:val="nil"/>
              <w:bottom w:val="nil"/>
              <w:right w:val="single" w:color="auto" w:sz="8" w:space="0"/>
            </w:tcBorders>
            <w:shd w:val="clear" w:color="auto" w:fill="auto"/>
            <w:noWrap/>
            <w:vAlign w:val="bottom"/>
            <w:hideMark/>
          </w:tcPr>
          <w:p w:rsidRPr="00A25DD2" w:rsidR="00A25DD2" w:rsidP="00A25DD2" w:rsidRDefault="00A25DD2" w14:paraId="4FA1EF73" w14:textId="77777777">
            <w:pPr>
              <w:spacing w:line="240" w:lineRule="auto"/>
              <w:rPr>
                <w:rFonts w:eastAsia="Times New Roman" w:cs="Times New Roman"/>
                <w:color w:val="000000"/>
                <w:lang w:val="en-US" w:eastAsia="fr-FR"/>
              </w:rPr>
            </w:pPr>
            <w:r w:rsidRPr="00A25DD2">
              <w:rPr>
                <w:rFonts w:eastAsia="Times New Roman" w:cs="Times New Roman"/>
                <w:color w:val="000000"/>
                <w:lang w:val="en-US" w:eastAsia="fr-FR"/>
              </w:rPr>
              <w:t>Fin du cut off time</w:t>
            </w:r>
          </w:p>
        </w:tc>
      </w:tr>
      <w:tr w:rsidRPr="00A25DD2" w:rsidR="00A25DD2" w:rsidTr="00A25DD2" w14:paraId="7165BB8D" w14:textId="77777777">
        <w:trPr>
          <w:trHeight w:val="316"/>
        </w:trPr>
        <w:tc>
          <w:tcPr>
            <w:tcW w:w="1401" w:type="dxa"/>
            <w:tcBorders>
              <w:top w:val="nil"/>
              <w:left w:val="single" w:color="auto" w:sz="8" w:space="0"/>
              <w:bottom w:val="nil"/>
              <w:right w:val="nil"/>
            </w:tcBorders>
            <w:shd w:val="clear" w:color="auto" w:fill="auto"/>
            <w:noWrap/>
            <w:vAlign w:val="bottom"/>
            <w:hideMark/>
          </w:tcPr>
          <w:p w:rsidRPr="00A25DD2" w:rsidR="00A25DD2" w:rsidP="00A25DD2" w:rsidRDefault="00A25DD2" w14:paraId="510CC3F7" w14:textId="77777777">
            <w:pPr>
              <w:spacing w:line="240" w:lineRule="auto"/>
              <w:rPr>
                <w:rFonts w:eastAsia="Times New Roman" w:cs="Times New Roman"/>
                <w:color w:val="000000"/>
                <w:lang w:val="en-US" w:eastAsia="fr-FR"/>
              </w:rPr>
            </w:pPr>
            <w:r w:rsidRPr="00A25DD2">
              <w:rPr>
                <w:rFonts w:eastAsia="Times New Roman" w:cs="Times New Roman"/>
                <w:color w:val="000000"/>
                <w:lang w:val="en-US" w:eastAsia="fr-FR"/>
              </w:rPr>
              <w:t> </w:t>
            </w:r>
          </w:p>
        </w:tc>
        <w:tc>
          <w:tcPr>
            <w:tcW w:w="5639" w:type="dxa"/>
            <w:tcBorders>
              <w:top w:val="nil"/>
              <w:left w:val="nil"/>
              <w:bottom w:val="nil"/>
              <w:right w:val="single" w:color="auto" w:sz="8" w:space="0"/>
            </w:tcBorders>
            <w:shd w:val="clear" w:color="auto" w:fill="auto"/>
            <w:noWrap/>
            <w:vAlign w:val="bottom"/>
            <w:hideMark/>
          </w:tcPr>
          <w:p w:rsidRPr="00A25DD2" w:rsidR="00A25DD2" w:rsidP="00A25DD2" w:rsidRDefault="00A25DD2" w14:paraId="71C6C44D" w14:textId="77777777">
            <w:pPr>
              <w:spacing w:line="240" w:lineRule="auto"/>
              <w:rPr>
                <w:rFonts w:eastAsia="Times New Roman" w:cs="Times New Roman"/>
                <w:color w:val="000000"/>
                <w:lang w:eastAsia="fr-FR"/>
              </w:rPr>
            </w:pPr>
            <w:r w:rsidRPr="00A25DD2">
              <w:rPr>
                <w:rFonts w:eastAsia="Times New Roman" w:cs="Times New Roman"/>
                <w:color w:val="000000"/>
                <w:lang w:eastAsia="fr-FR"/>
              </w:rPr>
              <w:t>Traitement début des jours fériés</w:t>
            </w:r>
          </w:p>
        </w:tc>
      </w:tr>
      <w:tr w:rsidRPr="00A25DD2" w:rsidR="00A25DD2" w:rsidTr="00A25DD2" w14:paraId="71680340" w14:textId="77777777">
        <w:trPr>
          <w:trHeight w:val="332"/>
        </w:trPr>
        <w:tc>
          <w:tcPr>
            <w:tcW w:w="1401" w:type="dxa"/>
            <w:tcBorders>
              <w:top w:val="nil"/>
              <w:left w:val="single" w:color="auto" w:sz="8" w:space="0"/>
              <w:bottom w:val="single" w:color="auto" w:sz="8" w:space="0"/>
              <w:right w:val="nil"/>
            </w:tcBorders>
            <w:shd w:val="clear" w:color="auto" w:fill="auto"/>
            <w:noWrap/>
            <w:vAlign w:val="bottom"/>
            <w:hideMark/>
          </w:tcPr>
          <w:p w:rsidRPr="00A25DD2" w:rsidR="00A25DD2" w:rsidP="00A25DD2" w:rsidRDefault="00A25DD2" w14:paraId="66D8FA8B" w14:textId="77777777">
            <w:pPr>
              <w:spacing w:line="240" w:lineRule="auto"/>
              <w:rPr>
                <w:rFonts w:eastAsia="Times New Roman" w:cs="Times New Roman"/>
                <w:color w:val="000000"/>
                <w:lang w:eastAsia="fr-FR"/>
              </w:rPr>
            </w:pPr>
            <w:r w:rsidRPr="00A25DD2">
              <w:rPr>
                <w:rFonts w:eastAsia="Times New Roman" w:cs="Times New Roman"/>
                <w:color w:val="000000"/>
                <w:lang w:eastAsia="fr-FR"/>
              </w:rPr>
              <w:t> </w:t>
            </w:r>
          </w:p>
        </w:tc>
        <w:tc>
          <w:tcPr>
            <w:tcW w:w="5639" w:type="dxa"/>
            <w:tcBorders>
              <w:top w:val="nil"/>
              <w:left w:val="nil"/>
              <w:bottom w:val="single" w:color="auto" w:sz="8" w:space="0"/>
              <w:right w:val="single" w:color="auto" w:sz="8" w:space="0"/>
            </w:tcBorders>
            <w:shd w:val="clear" w:color="auto" w:fill="auto"/>
            <w:noWrap/>
            <w:vAlign w:val="bottom"/>
            <w:hideMark/>
          </w:tcPr>
          <w:p w:rsidRPr="00A25DD2" w:rsidR="00A25DD2" w:rsidP="00A25DD2" w:rsidRDefault="00A25DD2" w14:paraId="2D109D1C" w14:textId="77777777">
            <w:pPr>
              <w:spacing w:line="240" w:lineRule="auto"/>
              <w:rPr>
                <w:rFonts w:eastAsia="Times New Roman" w:cs="Times New Roman"/>
                <w:color w:val="000000"/>
                <w:lang w:eastAsia="fr-FR"/>
              </w:rPr>
            </w:pPr>
            <w:r w:rsidRPr="00A25DD2">
              <w:rPr>
                <w:rFonts w:eastAsia="Times New Roman" w:cs="Times New Roman"/>
                <w:color w:val="000000"/>
                <w:lang w:eastAsia="fr-FR"/>
              </w:rPr>
              <w:t>Traitement date de fin des jours fériés</w:t>
            </w:r>
          </w:p>
        </w:tc>
      </w:tr>
    </w:tbl>
    <w:p w:rsidR="004F1587" w:rsidP="002F5C7D" w:rsidRDefault="004F1587" w14:paraId="3E51A46A" w14:textId="77777777">
      <w:pPr>
        <w:pStyle w:val="Paragraphedeliste1"/>
        <w:spacing w:before="60" w:line="100" w:lineRule="atLeast"/>
        <w:jc w:val="both"/>
      </w:pPr>
    </w:p>
    <w:p w:rsidRPr="00361FD3" w:rsidR="00E56AED" w:rsidP="003D34DB" w:rsidRDefault="00E56AED" w14:paraId="5D1D3B37" w14:textId="77777777">
      <w:pPr>
        <w:pStyle w:val="Style2"/>
        <w:numPr>
          <w:ilvl w:val="1"/>
          <w:numId w:val="3"/>
        </w:numPr>
        <w:jc w:val="both"/>
      </w:pPr>
      <w:bookmarkStart w:name="_Toc409973643" w:id="150"/>
      <w:r w:rsidRPr="00361FD3">
        <w:t>Calcul des commissions :</w:t>
      </w:r>
      <w:bookmarkEnd w:id="150"/>
    </w:p>
    <w:p w:rsidR="00E56AED" w:rsidP="002F5C7D" w:rsidRDefault="00E56AED" w14:paraId="45759C79" w14:textId="77777777">
      <w:pPr>
        <w:pStyle w:val="Paragraphedeliste1"/>
        <w:spacing w:before="60" w:line="100" w:lineRule="atLeast"/>
        <w:jc w:val="both"/>
      </w:pPr>
    </w:p>
    <w:p w:rsidR="00E56AED" w:rsidP="003D34DB" w:rsidRDefault="00E56AED" w14:paraId="4C00B296" w14:textId="77777777">
      <w:pPr>
        <w:pStyle w:val="Paragraphedeliste1"/>
        <w:numPr>
          <w:ilvl w:val="0"/>
          <w:numId w:val="16"/>
        </w:numPr>
        <w:spacing w:before="60" w:line="100" w:lineRule="atLeast"/>
        <w:jc w:val="both"/>
      </w:pPr>
      <w:r>
        <w:t>Le montant final des commissions sera retenu lors de la réception des exécutions pour les ordres de bourse et de la VL pour les ordres de souscription / Rachat, elles sont constatés dans le carnet mais elle n’impactent que le net client dans le R/L.</w:t>
      </w:r>
    </w:p>
    <w:p w:rsidR="00E56AED" w:rsidP="003D34DB" w:rsidRDefault="00E56AED" w14:paraId="51CFFC28" w14:textId="77777777">
      <w:pPr>
        <w:pStyle w:val="Paragraphedeliste1"/>
        <w:numPr>
          <w:ilvl w:val="0"/>
          <w:numId w:val="16"/>
        </w:numPr>
        <w:spacing w:before="60" w:line="100" w:lineRule="atLeast"/>
        <w:jc w:val="both"/>
        <w:rPr>
          <w:color w:val="000000"/>
        </w:rPr>
      </w:pPr>
      <w:r>
        <w:rPr>
          <w:color w:val="000000"/>
        </w:rPr>
        <w:t>Une fois les ordres exécutés, il n'est plus possible de faire un retour sur les montants de commissions calculés, l'information étant déjà transmise vers le R/L</w:t>
      </w:r>
    </w:p>
    <w:p w:rsidR="00E56AED" w:rsidP="00D7515C" w:rsidRDefault="00E56AED" w14:paraId="3309784D" w14:textId="77777777">
      <w:pPr>
        <w:pStyle w:val="Paragraphedeliste1"/>
        <w:tabs>
          <w:tab w:val="clear" w:pos="708"/>
        </w:tabs>
        <w:spacing w:before="60" w:line="100" w:lineRule="atLeast"/>
        <w:ind w:left="360"/>
        <w:jc w:val="both"/>
      </w:pPr>
    </w:p>
    <w:p w:rsidRPr="00361FD3" w:rsidR="00E56AED" w:rsidP="003D34DB" w:rsidRDefault="00E56AED" w14:paraId="0D58FFC9" w14:textId="77777777">
      <w:pPr>
        <w:pStyle w:val="Heading3"/>
        <w:numPr>
          <w:ilvl w:val="2"/>
          <w:numId w:val="3"/>
        </w:numPr>
        <w:jc w:val="both"/>
      </w:pPr>
      <w:bookmarkStart w:name="_Toc409973644" w:id="151"/>
      <w:r w:rsidRPr="00361FD3">
        <w:t>L’ordre de bourse</w:t>
      </w:r>
      <w:bookmarkEnd w:id="151"/>
    </w:p>
    <w:p w:rsidR="00E56AED" w:rsidP="002F5C7D" w:rsidRDefault="00E56AED" w14:paraId="2A598562" w14:textId="77777777">
      <w:pPr>
        <w:pStyle w:val="Paragraphedeliste1"/>
        <w:spacing w:before="60" w:line="100" w:lineRule="atLeast"/>
        <w:jc w:val="both"/>
      </w:pPr>
    </w:p>
    <w:p w:rsidR="00E56AED" w:rsidP="003D34DB" w:rsidRDefault="00E56AED" w14:paraId="475EBF64" w14:textId="77777777">
      <w:pPr>
        <w:pStyle w:val="Paragraphedeliste1"/>
        <w:numPr>
          <w:ilvl w:val="0"/>
          <w:numId w:val="16"/>
        </w:numPr>
        <w:spacing w:before="60" w:line="100" w:lineRule="atLeast"/>
        <w:jc w:val="both"/>
      </w:pPr>
      <w:r>
        <w:t>Prévoir une commission de collecte d'ordre : Commission du réseau, définie dans un con</w:t>
      </w:r>
      <w:r w:rsidR="00F40F4E">
        <w:t>texte d’SLA au niveau du carnet :</w:t>
      </w:r>
    </w:p>
    <w:p w:rsidR="00F40F4E" w:rsidP="0008775B" w:rsidRDefault="00F40F4E" w14:paraId="18E14169" w14:textId="77777777">
      <w:pPr>
        <w:pStyle w:val="Paragraphedeliste1"/>
        <w:tabs>
          <w:tab w:val="clear" w:pos="708"/>
        </w:tabs>
        <w:spacing w:before="60" w:line="100" w:lineRule="atLeast"/>
        <w:ind w:left="0"/>
        <w:jc w:val="both"/>
      </w:pPr>
    </w:p>
    <w:p w:rsidR="00F40F4E" w:rsidP="00F40F4E" w:rsidRDefault="00F40F4E" w14:paraId="14972A12" w14:textId="77777777">
      <w:pPr>
        <w:pStyle w:val="Paragraphedeliste1"/>
        <w:tabs>
          <w:tab w:val="clear" w:pos="708"/>
        </w:tabs>
        <w:spacing w:before="60" w:line="100" w:lineRule="atLeast"/>
        <w:jc w:val="both"/>
      </w:pPr>
    </w:p>
    <w:tbl>
      <w:tblPr>
        <w:tblW w:w="6840" w:type="dxa"/>
        <w:tblInd w:w="1122" w:type="dxa"/>
        <w:tblCellMar>
          <w:left w:w="70" w:type="dxa"/>
          <w:right w:w="70" w:type="dxa"/>
        </w:tblCellMar>
        <w:tblLook w:val="04A0" w:firstRow="1" w:lastRow="0" w:firstColumn="1" w:lastColumn="0" w:noHBand="0" w:noVBand="1"/>
      </w:tblPr>
      <w:tblGrid>
        <w:gridCol w:w="3867"/>
        <w:gridCol w:w="2973"/>
      </w:tblGrid>
      <w:tr w:rsidRPr="00F40F4E" w:rsidR="00F40F4E" w:rsidTr="001275AC" w14:paraId="547867BE" w14:textId="77777777">
        <w:trPr>
          <w:trHeight w:val="315"/>
        </w:trPr>
        <w:tc>
          <w:tcPr>
            <w:tcW w:w="6840" w:type="dxa"/>
            <w:gridSpan w:val="2"/>
            <w:tcBorders>
              <w:top w:val="single" w:color="auto" w:sz="8" w:space="0"/>
              <w:left w:val="single" w:color="auto" w:sz="8" w:space="0"/>
              <w:bottom w:val="single" w:color="auto" w:sz="8" w:space="0"/>
              <w:right w:val="single" w:color="000000" w:sz="8" w:space="0"/>
            </w:tcBorders>
            <w:shd w:val="clear" w:color="000000" w:fill="BFBFBF"/>
            <w:noWrap/>
            <w:vAlign w:val="bottom"/>
            <w:hideMark/>
          </w:tcPr>
          <w:p w:rsidRPr="00F40F4E" w:rsidR="00F40F4E" w:rsidP="00F40F4E" w:rsidRDefault="00F40F4E" w14:paraId="0635AE9D" w14:textId="77777777">
            <w:pPr>
              <w:spacing w:line="240" w:lineRule="auto"/>
              <w:jc w:val="center"/>
              <w:rPr>
                <w:rFonts w:eastAsia="Times New Roman" w:cs="Times New Roman"/>
                <w:b/>
                <w:bCs/>
                <w:i/>
                <w:iCs/>
                <w:color w:val="000000"/>
                <w:lang w:eastAsia="fr-FR"/>
              </w:rPr>
            </w:pPr>
            <w:r w:rsidRPr="00F40F4E">
              <w:rPr>
                <w:rFonts w:eastAsia="Times New Roman" w:cs="Times New Roman"/>
                <w:b/>
                <w:bCs/>
                <w:i/>
                <w:iCs/>
                <w:color w:val="000000"/>
                <w:lang w:eastAsia="fr-FR"/>
              </w:rPr>
              <w:t xml:space="preserve">Commission de collecte d'ordre </w:t>
            </w:r>
          </w:p>
        </w:tc>
      </w:tr>
      <w:tr w:rsidRPr="00F40F4E" w:rsidR="00F40F4E" w:rsidTr="001275AC" w14:paraId="72861E6F" w14:textId="77777777">
        <w:trPr>
          <w:trHeight w:val="315"/>
        </w:trPr>
        <w:tc>
          <w:tcPr>
            <w:tcW w:w="3867" w:type="dxa"/>
            <w:tcBorders>
              <w:top w:val="nil"/>
              <w:left w:val="single" w:color="auto" w:sz="8" w:space="0"/>
              <w:bottom w:val="single" w:color="auto" w:sz="8" w:space="0"/>
              <w:right w:val="nil"/>
            </w:tcBorders>
            <w:shd w:val="clear" w:color="auto" w:fill="auto"/>
            <w:noWrap/>
            <w:vAlign w:val="bottom"/>
            <w:hideMark/>
          </w:tcPr>
          <w:p w:rsidRPr="00F40F4E" w:rsidR="00F40F4E" w:rsidP="00F40F4E" w:rsidRDefault="00F40F4E" w14:paraId="2A30D265" w14:textId="77777777">
            <w:pPr>
              <w:spacing w:line="240" w:lineRule="auto"/>
              <w:rPr>
                <w:rFonts w:eastAsia="Times New Roman" w:cs="Times New Roman"/>
                <w:b/>
                <w:bCs/>
                <w:color w:val="000000"/>
                <w:lang w:eastAsia="fr-FR"/>
              </w:rPr>
            </w:pPr>
            <w:r w:rsidRPr="00F40F4E">
              <w:rPr>
                <w:rFonts w:eastAsia="Times New Roman" w:cs="Times New Roman"/>
                <w:b/>
                <w:bCs/>
                <w:color w:val="000000"/>
                <w:lang w:eastAsia="fr-FR"/>
              </w:rPr>
              <w:t>Contexte</w:t>
            </w:r>
          </w:p>
        </w:tc>
        <w:tc>
          <w:tcPr>
            <w:tcW w:w="2973" w:type="dxa"/>
            <w:tcBorders>
              <w:top w:val="nil"/>
              <w:left w:val="single" w:color="auto" w:sz="8" w:space="0"/>
              <w:bottom w:val="single" w:color="auto" w:sz="8" w:space="0"/>
              <w:right w:val="single" w:color="auto" w:sz="8" w:space="0"/>
            </w:tcBorders>
            <w:shd w:val="clear" w:color="auto" w:fill="auto"/>
            <w:noWrap/>
            <w:vAlign w:val="bottom"/>
            <w:hideMark/>
          </w:tcPr>
          <w:p w:rsidRPr="00F40F4E" w:rsidR="00F40F4E" w:rsidP="00F40F4E" w:rsidRDefault="00F40F4E" w14:paraId="2E043586" w14:textId="77777777">
            <w:pPr>
              <w:spacing w:line="240" w:lineRule="auto"/>
              <w:rPr>
                <w:rFonts w:eastAsia="Times New Roman" w:cs="Times New Roman"/>
                <w:b/>
                <w:bCs/>
                <w:color w:val="000000"/>
                <w:lang w:eastAsia="fr-FR"/>
              </w:rPr>
            </w:pPr>
            <w:r w:rsidRPr="00F40F4E">
              <w:rPr>
                <w:rFonts w:eastAsia="Times New Roman" w:cs="Times New Roman"/>
                <w:b/>
                <w:bCs/>
                <w:color w:val="000000"/>
                <w:lang w:eastAsia="fr-FR"/>
              </w:rPr>
              <w:t>Résultat</w:t>
            </w:r>
          </w:p>
        </w:tc>
      </w:tr>
      <w:tr w:rsidRPr="00F40F4E" w:rsidR="00F40F4E" w:rsidTr="001275AC" w14:paraId="5E9962B5" w14:textId="77777777">
        <w:trPr>
          <w:trHeight w:val="300"/>
        </w:trPr>
        <w:tc>
          <w:tcPr>
            <w:tcW w:w="3867" w:type="dxa"/>
            <w:tcBorders>
              <w:top w:val="nil"/>
              <w:left w:val="single" w:color="auto" w:sz="8" w:space="0"/>
              <w:bottom w:val="nil"/>
              <w:right w:val="nil"/>
            </w:tcBorders>
            <w:shd w:val="clear" w:color="auto" w:fill="auto"/>
            <w:noWrap/>
            <w:vAlign w:val="bottom"/>
            <w:hideMark/>
          </w:tcPr>
          <w:p w:rsidRPr="00F40F4E" w:rsidR="00F40F4E" w:rsidP="00F40F4E" w:rsidRDefault="00F40F4E" w14:paraId="1E4A707A" w14:textId="77777777">
            <w:pPr>
              <w:spacing w:line="240" w:lineRule="auto"/>
              <w:rPr>
                <w:rFonts w:eastAsia="Times New Roman" w:cs="Times New Roman"/>
                <w:color w:val="000000"/>
                <w:lang w:eastAsia="fr-FR"/>
              </w:rPr>
            </w:pPr>
            <w:r w:rsidRPr="00F40F4E">
              <w:rPr>
                <w:rFonts w:eastAsia="Times New Roman" w:cs="Times New Roman"/>
                <w:color w:val="000000"/>
                <w:lang w:eastAsia="fr-FR"/>
              </w:rPr>
              <w:t xml:space="preserve">Actif </w:t>
            </w:r>
          </w:p>
        </w:tc>
        <w:tc>
          <w:tcPr>
            <w:tcW w:w="2973" w:type="dxa"/>
            <w:vMerge w:val="restart"/>
            <w:tcBorders>
              <w:top w:val="nil"/>
              <w:left w:val="nil"/>
              <w:bottom w:val="single" w:color="000000" w:sz="8" w:space="0"/>
              <w:right w:val="single" w:color="auto" w:sz="8" w:space="0"/>
            </w:tcBorders>
            <w:shd w:val="clear" w:color="auto" w:fill="auto"/>
            <w:noWrap/>
            <w:vAlign w:val="center"/>
            <w:hideMark/>
          </w:tcPr>
          <w:p w:rsidRPr="00F40F4E" w:rsidR="00F40F4E" w:rsidP="00F40F4E" w:rsidRDefault="00F40F4E" w14:paraId="28C9BE61" w14:textId="77777777">
            <w:pPr>
              <w:spacing w:line="240" w:lineRule="auto"/>
              <w:rPr>
                <w:rFonts w:eastAsia="Times New Roman" w:cs="Times New Roman"/>
                <w:color w:val="000000"/>
                <w:lang w:eastAsia="fr-FR"/>
              </w:rPr>
            </w:pPr>
            <w:r w:rsidRPr="00F40F4E">
              <w:rPr>
                <w:rFonts w:eastAsia="Times New Roman" w:cs="Times New Roman"/>
                <w:color w:val="000000"/>
                <w:lang w:eastAsia="fr-FR"/>
              </w:rPr>
              <w:t>Règles de frais</w:t>
            </w:r>
          </w:p>
        </w:tc>
      </w:tr>
      <w:tr w:rsidRPr="00F40F4E" w:rsidR="00F40F4E" w:rsidTr="001275AC" w14:paraId="7C6947C1" w14:textId="77777777">
        <w:trPr>
          <w:trHeight w:val="300"/>
        </w:trPr>
        <w:tc>
          <w:tcPr>
            <w:tcW w:w="3867" w:type="dxa"/>
            <w:tcBorders>
              <w:top w:val="nil"/>
              <w:left w:val="single" w:color="auto" w:sz="8" w:space="0"/>
              <w:bottom w:val="nil"/>
              <w:right w:val="nil"/>
            </w:tcBorders>
            <w:shd w:val="clear" w:color="auto" w:fill="auto"/>
            <w:noWrap/>
            <w:vAlign w:val="bottom"/>
            <w:hideMark/>
          </w:tcPr>
          <w:p w:rsidRPr="00F40F4E" w:rsidR="00F40F4E" w:rsidP="00F40F4E" w:rsidRDefault="00F40F4E" w14:paraId="3D6CA0EE" w14:textId="77777777">
            <w:pPr>
              <w:spacing w:line="240" w:lineRule="auto"/>
              <w:rPr>
                <w:rFonts w:eastAsia="Times New Roman" w:cs="Times New Roman"/>
                <w:color w:val="000000"/>
                <w:lang w:eastAsia="fr-FR"/>
              </w:rPr>
            </w:pPr>
            <w:r w:rsidRPr="00F40F4E">
              <w:rPr>
                <w:rFonts w:eastAsia="Times New Roman" w:cs="Times New Roman"/>
                <w:color w:val="000000"/>
                <w:lang w:eastAsia="fr-FR"/>
              </w:rPr>
              <w:t>SDB</w:t>
            </w:r>
          </w:p>
        </w:tc>
        <w:tc>
          <w:tcPr>
            <w:tcW w:w="2973" w:type="dxa"/>
            <w:vMerge/>
            <w:tcBorders>
              <w:top w:val="nil"/>
              <w:left w:val="nil"/>
              <w:bottom w:val="single" w:color="000000" w:sz="8" w:space="0"/>
              <w:right w:val="single" w:color="auto" w:sz="8" w:space="0"/>
            </w:tcBorders>
            <w:vAlign w:val="center"/>
            <w:hideMark/>
          </w:tcPr>
          <w:p w:rsidRPr="00F40F4E" w:rsidR="00F40F4E" w:rsidP="00F40F4E" w:rsidRDefault="00F40F4E" w14:paraId="0B66A8E0" w14:textId="77777777">
            <w:pPr>
              <w:spacing w:line="240" w:lineRule="auto"/>
              <w:rPr>
                <w:rFonts w:eastAsia="Times New Roman" w:cs="Times New Roman"/>
                <w:color w:val="000000"/>
                <w:lang w:eastAsia="fr-FR"/>
              </w:rPr>
            </w:pPr>
          </w:p>
        </w:tc>
      </w:tr>
      <w:tr w:rsidRPr="00F40F4E" w:rsidR="00F40F4E" w:rsidTr="001275AC" w14:paraId="37B47DE3" w14:textId="77777777">
        <w:trPr>
          <w:trHeight w:val="300"/>
        </w:trPr>
        <w:tc>
          <w:tcPr>
            <w:tcW w:w="3867" w:type="dxa"/>
            <w:tcBorders>
              <w:top w:val="nil"/>
              <w:left w:val="single" w:color="auto" w:sz="8" w:space="0"/>
              <w:bottom w:val="nil"/>
              <w:right w:val="nil"/>
            </w:tcBorders>
            <w:shd w:val="clear" w:color="auto" w:fill="auto"/>
            <w:noWrap/>
            <w:vAlign w:val="bottom"/>
            <w:hideMark/>
          </w:tcPr>
          <w:p w:rsidRPr="00F40F4E" w:rsidR="00F40F4E" w:rsidP="00F40F4E" w:rsidRDefault="00F40F4E" w14:paraId="6DF2A1A9" w14:textId="77777777">
            <w:pPr>
              <w:spacing w:line="240" w:lineRule="auto"/>
              <w:rPr>
                <w:rFonts w:eastAsia="Times New Roman" w:cs="Times New Roman"/>
                <w:color w:val="000000"/>
                <w:lang w:eastAsia="fr-FR"/>
              </w:rPr>
            </w:pPr>
            <w:r w:rsidRPr="00F40F4E">
              <w:rPr>
                <w:rFonts w:eastAsia="Times New Roman" w:cs="Times New Roman"/>
                <w:color w:val="000000"/>
                <w:lang w:eastAsia="fr-FR"/>
              </w:rPr>
              <w:t>Client</w:t>
            </w:r>
          </w:p>
        </w:tc>
        <w:tc>
          <w:tcPr>
            <w:tcW w:w="2973" w:type="dxa"/>
            <w:vMerge/>
            <w:tcBorders>
              <w:top w:val="nil"/>
              <w:left w:val="nil"/>
              <w:bottom w:val="single" w:color="000000" w:sz="8" w:space="0"/>
              <w:right w:val="single" w:color="auto" w:sz="8" w:space="0"/>
            </w:tcBorders>
            <w:vAlign w:val="center"/>
            <w:hideMark/>
          </w:tcPr>
          <w:p w:rsidRPr="00F40F4E" w:rsidR="00F40F4E" w:rsidP="00F40F4E" w:rsidRDefault="00F40F4E" w14:paraId="1030B5A0" w14:textId="77777777">
            <w:pPr>
              <w:spacing w:line="240" w:lineRule="auto"/>
              <w:rPr>
                <w:rFonts w:eastAsia="Times New Roman" w:cs="Times New Roman"/>
                <w:color w:val="000000"/>
                <w:lang w:eastAsia="fr-FR"/>
              </w:rPr>
            </w:pPr>
          </w:p>
        </w:tc>
      </w:tr>
      <w:tr w:rsidRPr="00F40F4E" w:rsidR="00F40F4E" w:rsidTr="001275AC" w14:paraId="64D99DF8" w14:textId="77777777">
        <w:trPr>
          <w:trHeight w:val="300"/>
        </w:trPr>
        <w:tc>
          <w:tcPr>
            <w:tcW w:w="3867" w:type="dxa"/>
            <w:tcBorders>
              <w:top w:val="nil"/>
              <w:left w:val="single" w:color="auto" w:sz="8" w:space="0"/>
              <w:bottom w:val="nil"/>
              <w:right w:val="nil"/>
            </w:tcBorders>
            <w:shd w:val="clear" w:color="auto" w:fill="auto"/>
            <w:noWrap/>
            <w:vAlign w:val="bottom"/>
            <w:hideMark/>
          </w:tcPr>
          <w:p w:rsidRPr="00F40F4E" w:rsidR="00F40F4E" w:rsidP="00F40F4E" w:rsidRDefault="00F40F4E" w14:paraId="224E413D" w14:textId="77777777">
            <w:pPr>
              <w:spacing w:line="240" w:lineRule="auto"/>
              <w:rPr>
                <w:rFonts w:eastAsia="Times New Roman" w:cs="Times New Roman"/>
                <w:color w:val="000000"/>
                <w:lang w:eastAsia="fr-FR"/>
              </w:rPr>
            </w:pPr>
            <w:r w:rsidRPr="00F40F4E">
              <w:rPr>
                <w:rFonts w:eastAsia="Times New Roman" w:cs="Times New Roman"/>
                <w:color w:val="000000"/>
                <w:lang w:eastAsia="fr-FR"/>
              </w:rPr>
              <w:t>Compte titre client</w:t>
            </w:r>
          </w:p>
        </w:tc>
        <w:tc>
          <w:tcPr>
            <w:tcW w:w="2973" w:type="dxa"/>
            <w:vMerge/>
            <w:tcBorders>
              <w:top w:val="nil"/>
              <w:left w:val="nil"/>
              <w:bottom w:val="single" w:color="000000" w:sz="8" w:space="0"/>
              <w:right w:val="single" w:color="auto" w:sz="8" w:space="0"/>
            </w:tcBorders>
            <w:vAlign w:val="center"/>
            <w:hideMark/>
          </w:tcPr>
          <w:p w:rsidRPr="00F40F4E" w:rsidR="00F40F4E" w:rsidP="00F40F4E" w:rsidRDefault="00F40F4E" w14:paraId="2F29777C" w14:textId="77777777">
            <w:pPr>
              <w:spacing w:line="240" w:lineRule="auto"/>
              <w:rPr>
                <w:rFonts w:eastAsia="Times New Roman" w:cs="Times New Roman"/>
                <w:color w:val="000000"/>
                <w:lang w:eastAsia="fr-FR"/>
              </w:rPr>
            </w:pPr>
          </w:p>
        </w:tc>
      </w:tr>
      <w:tr w:rsidRPr="00F40F4E" w:rsidR="00F40F4E" w:rsidTr="001275AC" w14:paraId="78DA14CA" w14:textId="77777777">
        <w:trPr>
          <w:trHeight w:val="300"/>
        </w:trPr>
        <w:tc>
          <w:tcPr>
            <w:tcW w:w="3867" w:type="dxa"/>
            <w:tcBorders>
              <w:top w:val="nil"/>
              <w:left w:val="single" w:color="auto" w:sz="8" w:space="0"/>
              <w:bottom w:val="nil"/>
              <w:right w:val="nil"/>
            </w:tcBorders>
            <w:shd w:val="clear" w:color="auto" w:fill="auto"/>
            <w:noWrap/>
            <w:vAlign w:val="bottom"/>
            <w:hideMark/>
          </w:tcPr>
          <w:p w:rsidRPr="00F40F4E" w:rsidR="00F40F4E" w:rsidP="00F40F4E" w:rsidRDefault="00F40F4E" w14:paraId="0B8E2FB4" w14:textId="77777777">
            <w:pPr>
              <w:spacing w:line="240" w:lineRule="auto"/>
              <w:rPr>
                <w:rFonts w:eastAsia="Times New Roman" w:cs="Times New Roman"/>
                <w:color w:val="000000"/>
                <w:lang w:eastAsia="fr-FR"/>
              </w:rPr>
            </w:pPr>
            <w:r w:rsidRPr="00F40F4E">
              <w:rPr>
                <w:rFonts w:eastAsia="Times New Roman" w:cs="Times New Roman"/>
                <w:color w:val="000000"/>
                <w:lang w:eastAsia="fr-FR"/>
              </w:rPr>
              <w:t xml:space="preserve">Type de client </w:t>
            </w:r>
          </w:p>
        </w:tc>
        <w:tc>
          <w:tcPr>
            <w:tcW w:w="2973" w:type="dxa"/>
            <w:vMerge/>
            <w:tcBorders>
              <w:top w:val="nil"/>
              <w:left w:val="nil"/>
              <w:bottom w:val="single" w:color="000000" w:sz="8" w:space="0"/>
              <w:right w:val="single" w:color="auto" w:sz="8" w:space="0"/>
            </w:tcBorders>
            <w:vAlign w:val="center"/>
            <w:hideMark/>
          </w:tcPr>
          <w:p w:rsidRPr="00F40F4E" w:rsidR="00F40F4E" w:rsidP="00F40F4E" w:rsidRDefault="00F40F4E" w14:paraId="68C8C27D" w14:textId="77777777">
            <w:pPr>
              <w:spacing w:line="240" w:lineRule="auto"/>
              <w:rPr>
                <w:rFonts w:eastAsia="Times New Roman" w:cs="Times New Roman"/>
                <w:color w:val="000000"/>
                <w:lang w:eastAsia="fr-FR"/>
              </w:rPr>
            </w:pPr>
          </w:p>
        </w:tc>
      </w:tr>
      <w:tr w:rsidRPr="00F40F4E" w:rsidR="00F40F4E" w:rsidTr="001275AC" w14:paraId="1428B6DC" w14:textId="77777777">
        <w:trPr>
          <w:trHeight w:val="300"/>
        </w:trPr>
        <w:tc>
          <w:tcPr>
            <w:tcW w:w="3867" w:type="dxa"/>
            <w:tcBorders>
              <w:top w:val="nil"/>
              <w:left w:val="single" w:color="auto" w:sz="8" w:space="0"/>
              <w:bottom w:val="nil"/>
              <w:right w:val="nil"/>
            </w:tcBorders>
            <w:shd w:val="clear" w:color="auto" w:fill="auto"/>
            <w:noWrap/>
            <w:vAlign w:val="bottom"/>
            <w:hideMark/>
          </w:tcPr>
          <w:p w:rsidRPr="00F40F4E" w:rsidR="00F40F4E" w:rsidP="00F40F4E" w:rsidRDefault="00F40F4E" w14:paraId="615C925A" w14:textId="77777777">
            <w:pPr>
              <w:spacing w:line="240" w:lineRule="auto"/>
              <w:rPr>
                <w:rFonts w:eastAsia="Times New Roman" w:cs="Times New Roman"/>
                <w:color w:val="000000"/>
                <w:lang w:eastAsia="fr-FR"/>
              </w:rPr>
            </w:pPr>
            <w:r w:rsidRPr="00F40F4E">
              <w:rPr>
                <w:rFonts w:eastAsia="Times New Roman" w:cs="Times New Roman"/>
                <w:color w:val="000000"/>
                <w:lang w:eastAsia="fr-FR"/>
              </w:rPr>
              <w:t>Groupe de client</w:t>
            </w:r>
          </w:p>
        </w:tc>
        <w:tc>
          <w:tcPr>
            <w:tcW w:w="2973" w:type="dxa"/>
            <w:vMerge/>
            <w:tcBorders>
              <w:top w:val="nil"/>
              <w:left w:val="nil"/>
              <w:bottom w:val="single" w:color="000000" w:sz="8" w:space="0"/>
              <w:right w:val="single" w:color="auto" w:sz="8" w:space="0"/>
            </w:tcBorders>
            <w:vAlign w:val="center"/>
            <w:hideMark/>
          </w:tcPr>
          <w:p w:rsidRPr="00F40F4E" w:rsidR="00F40F4E" w:rsidP="00F40F4E" w:rsidRDefault="00F40F4E" w14:paraId="37676209" w14:textId="77777777">
            <w:pPr>
              <w:spacing w:line="240" w:lineRule="auto"/>
              <w:rPr>
                <w:rFonts w:eastAsia="Times New Roman" w:cs="Times New Roman"/>
                <w:color w:val="000000"/>
                <w:lang w:eastAsia="fr-FR"/>
              </w:rPr>
            </w:pPr>
          </w:p>
        </w:tc>
      </w:tr>
      <w:tr w:rsidRPr="00F40F4E" w:rsidR="00F40F4E" w:rsidTr="001275AC" w14:paraId="25C210ED" w14:textId="77777777">
        <w:trPr>
          <w:trHeight w:val="315"/>
        </w:trPr>
        <w:tc>
          <w:tcPr>
            <w:tcW w:w="3867" w:type="dxa"/>
            <w:tcBorders>
              <w:top w:val="nil"/>
              <w:left w:val="single" w:color="auto" w:sz="8" w:space="0"/>
              <w:bottom w:val="single" w:color="auto" w:sz="8" w:space="0"/>
              <w:right w:val="nil"/>
            </w:tcBorders>
            <w:shd w:val="clear" w:color="auto" w:fill="auto"/>
            <w:noWrap/>
            <w:vAlign w:val="bottom"/>
            <w:hideMark/>
          </w:tcPr>
          <w:p w:rsidRPr="00F40F4E" w:rsidR="00F40F4E" w:rsidP="00F40F4E" w:rsidRDefault="00F40F4E" w14:paraId="78FBC340" w14:textId="77777777">
            <w:pPr>
              <w:spacing w:line="240" w:lineRule="auto"/>
              <w:rPr>
                <w:rFonts w:eastAsia="Times New Roman" w:cs="Times New Roman"/>
                <w:color w:val="000000"/>
                <w:lang w:eastAsia="fr-FR"/>
              </w:rPr>
            </w:pPr>
            <w:r w:rsidRPr="00F40F4E">
              <w:rPr>
                <w:rFonts w:eastAsia="Times New Roman" w:cs="Times New Roman"/>
                <w:color w:val="000000"/>
                <w:lang w:eastAsia="fr-FR"/>
              </w:rPr>
              <w:t>Marché</w:t>
            </w:r>
          </w:p>
        </w:tc>
        <w:tc>
          <w:tcPr>
            <w:tcW w:w="2973" w:type="dxa"/>
            <w:vMerge/>
            <w:tcBorders>
              <w:top w:val="nil"/>
              <w:left w:val="nil"/>
              <w:bottom w:val="single" w:color="000000" w:sz="8" w:space="0"/>
              <w:right w:val="single" w:color="auto" w:sz="8" w:space="0"/>
            </w:tcBorders>
            <w:vAlign w:val="center"/>
            <w:hideMark/>
          </w:tcPr>
          <w:p w:rsidRPr="00F40F4E" w:rsidR="00F40F4E" w:rsidP="00F40F4E" w:rsidRDefault="00F40F4E" w14:paraId="6D7E6A54" w14:textId="77777777">
            <w:pPr>
              <w:spacing w:line="240" w:lineRule="auto"/>
              <w:rPr>
                <w:rFonts w:eastAsia="Times New Roman" w:cs="Times New Roman"/>
                <w:color w:val="000000"/>
                <w:lang w:eastAsia="fr-FR"/>
              </w:rPr>
            </w:pPr>
          </w:p>
        </w:tc>
      </w:tr>
    </w:tbl>
    <w:p w:rsidR="00F40F4E" w:rsidP="00F40F4E" w:rsidRDefault="00F40F4E" w14:paraId="21102A0B" w14:textId="77777777">
      <w:pPr>
        <w:pStyle w:val="Paragraphedeliste1"/>
        <w:tabs>
          <w:tab w:val="clear" w:pos="708"/>
        </w:tabs>
        <w:spacing w:before="60" w:line="100" w:lineRule="atLeast"/>
        <w:ind w:left="0"/>
        <w:jc w:val="both"/>
      </w:pPr>
    </w:p>
    <w:p w:rsidR="00E56AED" w:rsidP="00D7515C" w:rsidRDefault="00E56AED" w14:paraId="0429A897" w14:textId="77777777">
      <w:pPr>
        <w:pStyle w:val="Paragraphedeliste1"/>
        <w:spacing w:before="60" w:line="100" w:lineRule="atLeast"/>
        <w:ind w:left="0"/>
        <w:jc w:val="both"/>
      </w:pPr>
    </w:p>
    <w:p w:rsidRPr="00361FD3" w:rsidR="00E56AED" w:rsidP="003D34DB" w:rsidRDefault="00E56AED" w14:paraId="4D354BFF" w14:textId="77777777">
      <w:pPr>
        <w:pStyle w:val="Heading3"/>
        <w:numPr>
          <w:ilvl w:val="2"/>
          <w:numId w:val="3"/>
        </w:numPr>
        <w:jc w:val="both"/>
      </w:pPr>
      <w:bookmarkStart w:name="_Toc409973645" w:id="152"/>
      <w:r w:rsidRPr="00361FD3">
        <w:t>L’ordre de souscription rachat OPCVM</w:t>
      </w:r>
      <w:bookmarkEnd w:id="152"/>
    </w:p>
    <w:p w:rsidR="00E56AED" w:rsidP="002F5C7D" w:rsidRDefault="00E56AED" w14:paraId="10B156BF" w14:textId="77777777">
      <w:pPr>
        <w:jc w:val="both"/>
      </w:pPr>
    </w:p>
    <w:p w:rsidR="00E56AED" w:rsidP="003D34DB" w:rsidRDefault="00E56AED" w14:paraId="7E59A072" w14:textId="77777777">
      <w:pPr>
        <w:pStyle w:val="Paragraphedeliste1"/>
        <w:numPr>
          <w:ilvl w:val="0"/>
          <w:numId w:val="16"/>
        </w:numPr>
        <w:spacing w:before="60" w:line="100" w:lineRule="atLeast"/>
        <w:jc w:val="both"/>
      </w:pPr>
      <w:r>
        <w:t xml:space="preserve">Le calcul des commissions dans le système est défini </w:t>
      </w:r>
      <w:r w:rsidR="00DA5F8C">
        <w:t>par</w:t>
      </w:r>
      <w:r>
        <w:t xml:space="preserve"> deux </w:t>
      </w:r>
      <w:r w:rsidR="002B492F">
        <w:t>contextes</w:t>
      </w:r>
      <w:r>
        <w:t> :</w:t>
      </w:r>
    </w:p>
    <w:p w:rsidR="00E56AED" w:rsidP="00D7515C" w:rsidRDefault="00E56AED" w14:paraId="4F6D250E" w14:textId="77777777">
      <w:pPr>
        <w:pStyle w:val="Paragraphedeliste1"/>
        <w:tabs>
          <w:tab w:val="clear" w:pos="708"/>
        </w:tabs>
        <w:spacing w:before="60" w:line="100" w:lineRule="atLeast"/>
        <w:ind w:left="360"/>
        <w:jc w:val="both"/>
      </w:pPr>
    </w:p>
    <w:p w:rsidR="00E56AED" w:rsidP="003D34DB" w:rsidRDefault="00E56AED" w14:paraId="29337CCE" w14:textId="77777777">
      <w:pPr>
        <w:numPr>
          <w:ilvl w:val="1"/>
          <w:numId w:val="15"/>
        </w:numPr>
        <w:tabs>
          <w:tab w:val="left" w:pos="708"/>
        </w:tabs>
        <w:suppressAutoHyphens/>
        <w:jc w:val="both"/>
      </w:pPr>
      <w:r>
        <w:t xml:space="preserve">Droits d’entrée / sortie de l’OPCVM : Commission intrinsèque du fond, configurée en pourcentage ou par montant au niveau du référentiel valeur. </w:t>
      </w:r>
    </w:p>
    <w:p w:rsidR="00E56AED" w:rsidP="003D34DB" w:rsidRDefault="00E56AED" w14:paraId="3747A1D6" w14:textId="77777777">
      <w:pPr>
        <w:numPr>
          <w:ilvl w:val="1"/>
          <w:numId w:val="15"/>
        </w:numPr>
        <w:tabs>
          <w:tab w:val="left" w:pos="708"/>
        </w:tabs>
        <w:suppressAutoHyphens/>
        <w:jc w:val="both"/>
      </w:pPr>
      <w:r>
        <w:t>Commission du réseau placeur : Commission du réseau, définie dans un contexte d’SLA au niveau du carnet.</w:t>
      </w:r>
      <w:r w:rsidR="00341FC2">
        <w:t xml:space="preserve"> (Hors carnets, Wafa Bourse et Wafa gestion). Elle doit doit contenir aussi le sens de l’opération. (Souscription/Rachat)</w:t>
      </w:r>
    </w:p>
    <w:p w:rsidR="001275AC" w:rsidP="001275AC" w:rsidRDefault="001275AC" w14:paraId="52184EA8" w14:textId="77777777">
      <w:pPr>
        <w:suppressAutoHyphens/>
        <w:ind w:left="720"/>
        <w:jc w:val="both"/>
      </w:pPr>
    </w:p>
    <w:tbl>
      <w:tblPr>
        <w:tblW w:w="6840" w:type="dxa"/>
        <w:tblInd w:w="1122" w:type="dxa"/>
        <w:tblCellMar>
          <w:left w:w="70" w:type="dxa"/>
          <w:right w:w="70" w:type="dxa"/>
        </w:tblCellMar>
        <w:tblLook w:val="04A0" w:firstRow="1" w:lastRow="0" w:firstColumn="1" w:lastColumn="0" w:noHBand="0" w:noVBand="1"/>
      </w:tblPr>
      <w:tblGrid>
        <w:gridCol w:w="3952"/>
        <w:gridCol w:w="2888"/>
      </w:tblGrid>
      <w:tr w:rsidRPr="001275AC" w:rsidR="001275AC" w:rsidTr="001275AC" w14:paraId="35348CB2" w14:textId="77777777">
        <w:trPr>
          <w:trHeight w:val="315"/>
        </w:trPr>
        <w:tc>
          <w:tcPr>
            <w:tcW w:w="6840" w:type="dxa"/>
            <w:gridSpan w:val="2"/>
            <w:tcBorders>
              <w:top w:val="single" w:color="auto" w:sz="8" w:space="0"/>
              <w:left w:val="single" w:color="auto" w:sz="8" w:space="0"/>
              <w:bottom w:val="single" w:color="auto" w:sz="8" w:space="0"/>
              <w:right w:val="single" w:color="000000" w:sz="8" w:space="0"/>
            </w:tcBorders>
            <w:shd w:val="clear" w:color="000000" w:fill="BFBFBF"/>
            <w:noWrap/>
            <w:vAlign w:val="bottom"/>
            <w:hideMark/>
          </w:tcPr>
          <w:p w:rsidRPr="001275AC" w:rsidR="001275AC" w:rsidP="001275AC" w:rsidRDefault="001275AC" w14:paraId="098E5A8D" w14:textId="77777777">
            <w:pPr>
              <w:spacing w:line="240" w:lineRule="auto"/>
              <w:jc w:val="center"/>
              <w:rPr>
                <w:rFonts w:eastAsia="Times New Roman" w:cs="Times New Roman"/>
                <w:b/>
                <w:bCs/>
                <w:i/>
                <w:iCs/>
                <w:color w:val="000000"/>
                <w:lang w:eastAsia="fr-FR"/>
              </w:rPr>
            </w:pPr>
            <w:r w:rsidRPr="001275AC">
              <w:rPr>
                <w:rFonts w:eastAsia="Times New Roman" w:cs="Times New Roman"/>
                <w:b/>
                <w:bCs/>
                <w:i/>
                <w:iCs/>
                <w:color w:val="000000"/>
                <w:lang w:eastAsia="fr-FR"/>
              </w:rPr>
              <w:t>Commission du réseau placeur</w:t>
            </w:r>
          </w:p>
        </w:tc>
      </w:tr>
      <w:tr w:rsidRPr="001275AC" w:rsidR="001275AC" w:rsidTr="001275AC" w14:paraId="5AD1C551" w14:textId="77777777">
        <w:trPr>
          <w:trHeight w:val="315"/>
        </w:trPr>
        <w:tc>
          <w:tcPr>
            <w:tcW w:w="3952" w:type="dxa"/>
            <w:tcBorders>
              <w:top w:val="nil"/>
              <w:left w:val="single" w:color="auto" w:sz="8" w:space="0"/>
              <w:bottom w:val="single" w:color="auto" w:sz="8" w:space="0"/>
              <w:right w:val="nil"/>
            </w:tcBorders>
            <w:shd w:val="clear" w:color="auto" w:fill="auto"/>
            <w:noWrap/>
            <w:vAlign w:val="bottom"/>
            <w:hideMark/>
          </w:tcPr>
          <w:p w:rsidRPr="001275AC" w:rsidR="001275AC" w:rsidP="001275AC" w:rsidRDefault="001275AC" w14:paraId="3C06485B" w14:textId="77777777">
            <w:pPr>
              <w:spacing w:line="240" w:lineRule="auto"/>
              <w:rPr>
                <w:rFonts w:eastAsia="Times New Roman" w:cs="Times New Roman"/>
                <w:b/>
                <w:bCs/>
                <w:color w:val="000000"/>
                <w:lang w:eastAsia="fr-FR"/>
              </w:rPr>
            </w:pPr>
            <w:r w:rsidRPr="001275AC">
              <w:rPr>
                <w:rFonts w:eastAsia="Times New Roman" w:cs="Times New Roman"/>
                <w:b/>
                <w:bCs/>
                <w:color w:val="000000"/>
                <w:lang w:eastAsia="fr-FR"/>
              </w:rPr>
              <w:t>Contexte</w:t>
            </w:r>
          </w:p>
        </w:tc>
        <w:tc>
          <w:tcPr>
            <w:tcW w:w="2888" w:type="dxa"/>
            <w:tcBorders>
              <w:top w:val="nil"/>
              <w:left w:val="single" w:color="auto" w:sz="8" w:space="0"/>
              <w:bottom w:val="single" w:color="auto" w:sz="8" w:space="0"/>
              <w:right w:val="single" w:color="auto" w:sz="8" w:space="0"/>
            </w:tcBorders>
            <w:shd w:val="clear" w:color="auto" w:fill="auto"/>
            <w:noWrap/>
            <w:vAlign w:val="bottom"/>
            <w:hideMark/>
          </w:tcPr>
          <w:p w:rsidRPr="001275AC" w:rsidR="001275AC" w:rsidP="001275AC" w:rsidRDefault="001275AC" w14:paraId="58128DAB" w14:textId="77777777">
            <w:pPr>
              <w:spacing w:line="240" w:lineRule="auto"/>
              <w:rPr>
                <w:rFonts w:eastAsia="Times New Roman" w:cs="Times New Roman"/>
                <w:b/>
                <w:bCs/>
                <w:color w:val="000000"/>
                <w:lang w:eastAsia="fr-FR"/>
              </w:rPr>
            </w:pPr>
            <w:r w:rsidRPr="001275AC">
              <w:rPr>
                <w:rFonts w:eastAsia="Times New Roman" w:cs="Times New Roman"/>
                <w:b/>
                <w:bCs/>
                <w:color w:val="000000"/>
                <w:lang w:eastAsia="fr-FR"/>
              </w:rPr>
              <w:t>Résultat</w:t>
            </w:r>
          </w:p>
        </w:tc>
      </w:tr>
      <w:tr w:rsidRPr="001275AC" w:rsidR="001275AC" w:rsidTr="001275AC" w14:paraId="663680F0" w14:textId="77777777">
        <w:trPr>
          <w:trHeight w:val="300"/>
        </w:trPr>
        <w:tc>
          <w:tcPr>
            <w:tcW w:w="3952" w:type="dxa"/>
            <w:tcBorders>
              <w:top w:val="nil"/>
              <w:left w:val="single" w:color="auto" w:sz="8" w:space="0"/>
              <w:bottom w:val="nil"/>
              <w:right w:val="nil"/>
            </w:tcBorders>
            <w:shd w:val="clear" w:color="auto" w:fill="auto"/>
            <w:noWrap/>
            <w:vAlign w:val="bottom"/>
            <w:hideMark/>
          </w:tcPr>
          <w:p w:rsidR="001275AC" w:rsidP="001275AC" w:rsidRDefault="001275AC" w14:paraId="3C8B995B" w14:textId="77777777">
            <w:pPr>
              <w:spacing w:line="240" w:lineRule="auto"/>
              <w:rPr>
                <w:rFonts w:eastAsia="Times New Roman" w:cs="Times New Roman"/>
                <w:color w:val="000000"/>
                <w:lang w:eastAsia="fr-FR"/>
              </w:rPr>
            </w:pPr>
            <w:r w:rsidRPr="001275AC">
              <w:rPr>
                <w:rFonts w:eastAsia="Times New Roman" w:cs="Times New Roman"/>
                <w:color w:val="000000"/>
                <w:lang w:eastAsia="fr-FR"/>
              </w:rPr>
              <w:t xml:space="preserve">Actif </w:t>
            </w:r>
          </w:p>
          <w:p w:rsidRPr="001275AC" w:rsidR="00341FC2" w:rsidP="001275AC" w:rsidRDefault="00341FC2" w14:paraId="5287053C" w14:textId="77777777">
            <w:pPr>
              <w:spacing w:line="240" w:lineRule="auto"/>
              <w:rPr>
                <w:rFonts w:eastAsia="Times New Roman" w:cs="Times New Roman"/>
                <w:color w:val="000000"/>
                <w:lang w:eastAsia="fr-FR"/>
              </w:rPr>
            </w:pPr>
            <w:r>
              <w:rPr>
                <w:rFonts w:eastAsia="Times New Roman" w:cs="Times New Roman"/>
                <w:color w:val="000000"/>
                <w:lang w:eastAsia="fr-FR"/>
              </w:rPr>
              <w:t>Nature de l’opération (Sous/Rach)</w:t>
            </w:r>
          </w:p>
        </w:tc>
        <w:tc>
          <w:tcPr>
            <w:tcW w:w="2888" w:type="dxa"/>
            <w:vMerge w:val="restart"/>
            <w:tcBorders>
              <w:top w:val="nil"/>
              <w:left w:val="nil"/>
              <w:bottom w:val="single" w:color="000000" w:sz="8" w:space="0"/>
              <w:right w:val="single" w:color="auto" w:sz="8" w:space="0"/>
            </w:tcBorders>
            <w:shd w:val="clear" w:color="auto" w:fill="auto"/>
            <w:noWrap/>
            <w:vAlign w:val="center"/>
            <w:hideMark/>
          </w:tcPr>
          <w:p w:rsidRPr="001275AC" w:rsidR="001275AC" w:rsidP="001275AC" w:rsidRDefault="001275AC" w14:paraId="20E0AC16" w14:textId="77777777">
            <w:pPr>
              <w:spacing w:line="240" w:lineRule="auto"/>
              <w:rPr>
                <w:rFonts w:eastAsia="Times New Roman" w:cs="Times New Roman"/>
                <w:color w:val="000000"/>
                <w:lang w:eastAsia="fr-FR"/>
              </w:rPr>
            </w:pPr>
            <w:r w:rsidRPr="001275AC">
              <w:rPr>
                <w:rFonts w:eastAsia="Times New Roman" w:cs="Times New Roman"/>
                <w:color w:val="000000"/>
                <w:lang w:eastAsia="fr-FR"/>
              </w:rPr>
              <w:t>Règles de frais</w:t>
            </w:r>
          </w:p>
        </w:tc>
      </w:tr>
      <w:tr w:rsidRPr="001275AC" w:rsidR="001275AC" w:rsidTr="001275AC" w14:paraId="3A5E43BF" w14:textId="77777777">
        <w:trPr>
          <w:trHeight w:val="300"/>
        </w:trPr>
        <w:tc>
          <w:tcPr>
            <w:tcW w:w="3952" w:type="dxa"/>
            <w:tcBorders>
              <w:top w:val="nil"/>
              <w:left w:val="single" w:color="auto" w:sz="8" w:space="0"/>
              <w:bottom w:val="nil"/>
              <w:right w:val="nil"/>
            </w:tcBorders>
            <w:shd w:val="clear" w:color="auto" w:fill="auto"/>
            <w:noWrap/>
            <w:vAlign w:val="bottom"/>
            <w:hideMark/>
          </w:tcPr>
          <w:p w:rsidRPr="001275AC" w:rsidR="001275AC" w:rsidP="001275AC" w:rsidRDefault="00341FC2" w14:paraId="53FD52D3" w14:textId="77777777">
            <w:pPr>
              <w:spacing w:line="240" w:lineRule="auto"/>
              <w:rPr>
                <w:rFonts w:eastAsia="Times New Roman" w:cs="Times New Roman"/>
                <w:color w:val="000000"/>
                <w:lang w:eastAsia="fr-FR"/>
              </w:rPr>
            </w:pPr>
            <w:r>
              <w:rPr>
                <w:rFonts w:eastAsia="Times New Roman" w:cs="Times New Roman"/>
                <w:color w:val="000000"/>
                <w:lang w:eastAsia="fr-FR"/>
              </w:rPr>
              <w:t>SDG</w:t>
            </w:r>
          </w:p>
        </w:tc>
        <w:tc>
          <w:tcPr>
            <w:tcW w:w="2888" w:type="dxa"/>
            <w:vMerge/>
            <w:tcBorders>
              <w:top w:val="nil"/>
              <w:left w:val="nil"/>
              <w:bottom w:val="single" w:color="000000" w:sz="8" w:space="0"/>
              <w:right w:val="single" w:color="auto" w:sz="8" w:space="0"/>
            </w:tcBorders>
            <w:vAlign w:val="center"/>
            <w:hideMark/>
          </w:tcPr>
          <w:p w:rsidRPr="001275AC" w:rsidR="001275AC" w:rsidP="001275AC" w:rsidRDefault="001275AC" w14:paraId="385F481D" w14:textId="77777777">
            <w:pPr>
              <w:spacing w:line="240" w:lineRule="auto"/>
              <w:rPr>
                <w:rFonts w:eastAsia="Times New Roman" w:cs="Times New Roman"/>
                <w:color w:val="000000"/>
                <w:lang w:eastAsia="fr-FR"/>
              </w:rPr>
            </w:pPr>
          </w:p>
        </w:tc>
      </w:tr>
      <w:tr w:rsidRPr="001275AC" w:rsidR="001275AC" w:rsidTr="001275AC" w14:paraId="49B9623D" w14:textId="77777777">
        <w:trPr>
          <w:trHeight w:val="300"/>
        </w:trPr>
        <w:tc>
          <w:tcPr>
            <w:tcW w:w="3952" w:type="dxa"/>
            <w:tcBorders>
              <w:top w:val="nil"/>
              <w:left w:val="single" w:color="auto" w:sz="8" w:space="0"/>
              <w:bottom w:val="nil"/>
              <w:right w:val="nil"/>
            </w:tcBorders>
            <w:shd w:val="clear" w:color="auto" w:fill="auto"/>
            <w:noWrap/>
            <w:vAlign w:val="bottom"/>
            <w:hideMark/>
          </w:tcPr>
          <w:p w:rsidRPr="001275AC" w:rsidR="001275AC" w:rsidP="001275AC" w:rsidRDefault="001275AC" w14:paraId="4D59CD9A" w14:textId="77777777">
            <w:pPr>
              <w:spacing w:line="240" w:lineRule="auto"/>
              <w:rPr>
                <w:rFonts w:eastAsia="Times New Roman" w:cs="Times New Roman"/>
                <w:color w:val="000000"/>
                <w:lang w:eastAsia="fr-FR"/>
              </w:rPr>
            </w:pPr>
            <w:r w:rsidRPr="001275AC">
              <w:rPr>
                <w:rFonts w:eastAsia="Times New Roman" w:cs="Times New Roman"/>
                <w:color w:val="000000"/>
                <w:lang w:eastAsia="fr-FR"/>
              </w:rPr>
              <w:t>Client</w:t>
            </w:r>
          </w:p>
        </w:tc>
        <w:tc>
          <w:tcPr>
            <w:tcW w:w="2888" w:type="dxa"/>
            <w:vMerge/>
            <w:tcBorders>
              <w:top w:val="nil"/>
              <w:left w:val="nil"/>
              <w:bottom w:val="single" w:color="000000" w:sz="8" w:space="0"/>
              <w:right w:val="single" w:color="auto" w:sz="8" w:space="0"/>
            </w:tcBorders>
            <w:vAlign w:val="center"/>
            <w:hideMark/>
          </w:tcPr>
          <w:p w:rsidRPr="001275AC" w:rsidR="001275AC" w:rsidP="001275AC" w:rsidRDefault="001275AC" w14:paraId="09317746" w14:textId="77777777">
            <w:pPr>
              <w:spacing w:line="240" w:lineRule="auto"/>
              <w:rPr>
                <w:rFonts w:eastAsia="Times New Roman" w:cs="Times New Roman"/>
                <w:color w:val="000000"/>
                <w:lang w:eastAsia="fr-FR"/>
              </w:rPr>
            </w:pPr>
          </w:p>
        </w:tc>
      </w:tr>
      <w:tr w:rsidRPr="001275AC" w:rsidR="001275AC" w:rsidTr="001275AC" w14:paraId="49DD2CF9" w14:textId="77777777">
        <w:trPr>
          <w:trHeight w:val="300"/>
        </w:trPr>
        <w:tc>
          <w:tcPr>
            <w:tcW w:w="3952" w:type="dxa"/>
            <w:tcBorders>
              <w:top w:val="nil"/>
              <w:left w:val="single" w:color="auto" w:sz="8" w:space="0"/>
              <w:bottom w:val="nil"/>
              <w:right w:val="nil"/>
            </w:tcBorders>
            <w:shd w:val="clear" w:color="auto" w:fill="auto"/>
            <w:noWrap/>
            <w:vAlign w:val="bottom"/>
            <w:hideMark/>
          </w:tcPr>
          <w:p w:rsidRPr="001275AC" w:rsidR="001275AC" w:rsidP="001275AC" w:rsidRDefault="001275AC" w14:paraId="67FAA5A2" w14:textId="77777777">
            <w:pPr>
              <w:spacing w:line="240" w:lineRule="auto"/>
              <w:rPr>
                <w:rFonts w:eastAsia="Times New Roman" w:cs="Times New Roman"/>
                <w:color w:val="000000"/>
                <w:lang w:eastAsia="fr-FR"/>
              </w:rPr>
            </w:pPr>
            <w:r w:rsidRPr="001275AC">
              <w:rPr>
                <w:rFonts w:eastAsia="Times New Roman" w:cs="Times New Roman"/>
                <w:color w:val="000000"/>
                <w:lang w:eastAsia="fr-FR"/>
              </w:rPr>
              <w:t>Compte titre client</w:t>
            </w:r>
          </w:p>
        </w:tc>
        <w:tc>
          <w:tcPr>
            <w:tcW w:w="2888" w:type="dxa"/>
            <w:vMerge/>
            <w:tcBorders>
              <w:top w:val="nil"/>
              <w:left w:val="nil"/>
              <w:bottom w:val="single" w:color="000000" w:sz="8" w:space="0"/>
              <w:right w:val="single" w:color="auto" w:sz="8" w:space="0"/>
            </w:tcBorders>
            <w:vAlign w:val="center"/>
            <w:hideMark/>
          </w:tcPr>
          <w:p w:rsidRPr="001275AC" w:rsidR="001275AC" w:rsidP="001275AC" w:rsidRDefault="001275AC" w14:paraId="15B13223" w14:textId="77777777">
            <w:pPr>
              <w:spacing w:line="240" w:lineRule="auto"/>
              <w:rPr>
                <w:rFonts w:eastAsia="Times New Roman" w:cs="Times New Roman"/>
                <w:color w:val="000000"/>
                <w:lang w:eastAsia="fr-FR"/>
              </w:rPr>
            </w:pPr>
          </w:p>
        </w:tc>
      </w:tr>
      <w:tr w:rsidRPr="001275AC" w:rsidR="001275AC" w:rsidTr="001275AC" w14:paraId="70AE3DF9" w14:textId="77777777">
        <w:trPr>
          <w:trHeight w:val="300"/>
        </w:trPr>
        <w:tc>
          <w:tcPr>
            <w:tcW w:w="3952" w:type="dxa"/>
            <w:tcBorders>
              <w:top w:val="nil"/>
              <w:left w:val="single" w:color="auto" w:sz="8" w:space="0"/>
              <w:bottom w:val="nil"/>
              <w:right w:val="nil"/>
            </w:tcBorders>
            <w:shd w:val="clear" w:color="auto" w:fill="auto"/>
            <w:noWrap/>
            <w:vAlign w:val="bottom"/>
            <w:hideMark/>
          </w:tcPr>
          <w:p w:rsidRPr="001275AC" w:rsidR="001275AC" w:rsidP="001275AC" w:rsidRDefault="001275AC" w14:paraId="45133881" w14:textId="77777777">
            <w:pPr>
              <w:spacing w:line="240" w:lineRule="auto"/>
              <w:rPr>
                <w:rFonts w:eastAsia="Times New Roman" w:cs="Times New Roman"/>
                <w:color w:val="000000"/>
                <w:lang w:eastAsia="fr-FR"/>
              </w:rPr>
            </w:pPr>
            <w:r w:rsidRPr="001275AC">
              <w:rPr>
                <w:rFonts w:eastAsia="Times New Roman" w:cs="Times New Roman"/>
                <w:color w:val="000000"/>
                <w:lang w:eastAsia="fr-FR"/>
              </w:rPr>
              <w:t>Dépositaire du fond</w:t>
            </w:r>
          </w:p>
        </w:tc>
        <w:tc>
          <w:tcPr>
            <w:tcW w:w="2888" w:type="dxa"/>
            <w:vMerge/>
            <w:tcBorders>
              <w:top w:val="nil"/>
              <w:left w:val="nil"/>
              <w:bottom w:val="single" w:color="000000" w:sz="8" w:space="0"/>
              <w:right w:val="single" w:color="auto" w:sz="8" w:space="0"/>
            </w:tcBorders>
            <w:vAlign w:val="center"/>
            <w:hideMark/>
          </w:tcPr>
          <w:p w:rsidRPr="001275AC" w:rsidR="001275AC" w:rsidP="001275AC" w:rsidRDefault="001275AC" w14:paraId="0D6B83DC" w14:textId="77777777">
            <w:pPr>
              <w:spacing w:line="240" w:lineRule="auto"/>
              <w:rPr>
                <w:rFonts w:eastAsia="Times New Roman" w:cs="Times New Roman"/>
                <w:color w:val="000000"/>
                <w:lang w:eastAsia="fr-FR"/>
              </w:rPr>
            </w:pPr>
          </w:p>
        </w:tc>
      </w:tr>
      <w:tr w:rsidRPr="001275AC" w:rsidR="001275AC" w:rsidTr="001275AC" w14:paraId="6CF29B7F" w14:textId="77777777">
        <w:trPr>
          <w:trHeight w:val="300"/>
        </w:trPr>
        <w:tc>
          <w:tcPr>
            <w:tcW w:w="3952" w:type="dxa"/>
            <w:tcBorders>
              <w:top w:val="nil"/>
              <w:left w:val="single" w:color="auto" w:sz="8" w:space="0"/>
              <w:bottom w:val="nil"/>
              <w:right w:val="nil"/>
            </w:tcBorders>
            <w:shd w:val="clear" w:color="auto" w:fill="auto"/>
            <w:noWrap/>
            <w:vAlign w:val="bottom"/>
            <w:hideMark/>
          </w:tcPr>
          <w:p w:rsidRPr="001275AC" w:rsidR="001275AC" w:rsidP="001275AC" w:rsidRDefault="001275AC" w14:paraId="678C7C5B" w14:textId="77777777">
            <w:pPr>
              <w:spacing w:line="240" w:lineRule="auto"/>
              <w:rPr>
                <w:rFonts w:eastAsia="Times New Roman" w:cs="Times New Roman"/>
                <w:color w:val="000000"/>
                <w:lang w:eastAsia="fr-FR"/>
              </w:rPr>
            </w:pPr>
            <w:r w:rsidRPr="001275AC">
              <w:rPr>
                <w:rFonts w:eastAsia="Times New Roman" w:cs="Times New Roman"/>
                <w:color w:val="000000"/>
                <w:lang w:eastAsia="fr-FR"/>
              </w:rPr>
              <w:t>Groupe de client</w:t>
            </w:r>
          </w:p>
        </w:tc>
        <w:tc>
          <w:tcPr>
            <w:tcW w:w="2888" w:type="dxa"/>
            <w:vMerge/>
            <w:tcBorders>
              <w:top w:val="nil"/>
              <w:left w:val="nil"/>
              <w:bottom w:val="single" w:color="000000" w:sz="8" w:space="0"/>
              <w:right w:val="single" w:color="auto" w:sz="8" w:space="0"/>
            </w:tcBorders>
            <w:vAlign w:val="center"/>
            <w:hideMark/>
          </w:tcPr>
          <w:p w:rsidRPr="001275AC" w:rsidR="001275AC" w:rsidP="001275AC" w:rsidRDefault="001275AC" w14:paraId="138B957D" w14:textId="77777777">
            <w:pPr>
              <w:spacing w:line="240" w:lineRule="auto"/>
              <w:rPr>
                <w:rFonts w:eastAsia="Times New Roman" w:cs="Times New Roman"/>
                <w:color w:val="000000"/>
                <w:lang w:eastAsia="fr-FR"/>
              </w:rPr>
            </w:pPr>
          </w:p>
        </w:tc>
      </w:tr>
      <w:tr w:rsidRPr="001275AC" w:rsidR="001275AC" w:rsidTr="001275AC" w14:paraId="32A3D256" w14:textId="77777777">
        <w:trPr>
          <w:trHeight w:val="315"/>
        </w:trPr>
        <w:tc>
          <w:tcPr>
            <w:tcW w:w="3952" w:type="dxa"/>
            <w:tcBorders>
              <w:top w:val="nil"/>
              <w:left w:val="single" w:color="auto" w:sz="8" w:space="0"/>
              <w:bottom w:val="single" w:color="auto" w:sz="8" w:space="0"/>
              <w:right w:val="nil"/>
            </w:tcBorders>
            <w:shd w:val="clear" w:color="auto" w:fill="auto"/>
            <w:noWrap/>
            <w:vAlign w:val="bottom"/>
            <w:hideMark/>
          </w:tcPr>
          <w:p w:rsidRPr="001275AC" w:rsidR="001275AC" w:rsidP="001275AC" w:rsidRDefault="001275AC" w14:paraId="32445518" w14:textId="77777777">
            <w:pPr>
              <w:spacing w:line="240" w:lineRule="auto"/>
              <w:rPr>
                <w:rFonts w:eastAsia="Times New Roman" w:cs="Times New Roman"/>
                <w:color w:val="000000"/>
                <w:lang w:eastAsia="fr-FR"/>
              </w:rPr>
            </w:pPr>
            <w:r w:rsidRPr="001275AC">
              <w:rPr>
                <w:rFonts w:eastAsia="Times New Roman" w:cs="Times New Roman"/>
                <w:color w:val="000000"/>
                <w:lang w:eastAsia="fr-FR"/>
              </w:rPr>
              <w:t>Marché</w:t>
            </w:r>
          </w:p>
        </w:tc>
        <w:tc>
          <w:tcPr>
            <w:tcW w:w="2888" w:type="dxa"/>
            <w:vMerge/>
            <w:tcBorders>
              <w:top w:val="nil"/>
              <w:left w:val="nil"/>
              <w:bottom w:val="single" w:color="000000" w:sz="8" w:space="0"/>
              <w:right w:val="single" w:color="auto" w:sz="8" w:space="0"/>
            </w:tcBorders>
            <w:vAlign w:val="center"/>
            <w:hideMark/>
          </w:tcPr>
          <w:p w:rsidRPr="001275AC" w:rsidR="001275AC" w:rsidP="001275AC" w:rsidRDefault="001275AC" w14:paraId="02813A3C" w14:textId="77777777">
            <w:pPr>
              <w:spacing w:line="240" w:lineRule="auto"/>
              <w:rPr>
                <w:rFonts w:eastAsia="Times New Roman" w:cs="Times New Roman"/>
                <w:color w:val="000000"/>
                <w:lang w:eastAsia="fr-FR"/>
              </w:rPr>
            </w:pPr>
          </w:p>
        </w:tc>
      </w:tr>
    </w:tbl>
    <w:p w:rsidR="001275AC" w:rsidP="001275AC" w:rsidRDefault="001275AC" w14:paraId="51C8EC1C" w14:textId="77777777">
      <w:pPr>
        <w:suppressAutoHyphens/>
        <w:jc w:val="both"/>
      </w:pPr>
    </w:p>
    <w:p w:rsidR="00DA5F8C" w:rsidP="00DA5F8C" w:rsidRDefault="00DA5F8C" w14:paraId="2416C7DD" w14:textId="77777777">
      <w:pPr>
        <w:suppressAutoHyphens/>
        <w:ind w:left="1080"/>
        <w:jc w:val="both"/>
      </w:pPr>
    </w:p>
    <w:p w:rsidR="00DA5F8C" w:rsidP="00DA5F8C" w:rsidRDefault="00DA5F8C" w14:paraId="18FE2D06" w14:textId="77777777">
      <w:pPr>
        <w:pStyle w:val="Paragraphedeliste1"/>
        <w:numPr>
          <w:ilvl w:val="0"/>
          <w:numId w:val="16"/>
        </w:numPr>
        <w:spacing w:before="60" w:line="100" w:lineRule="atLeast"/>
        <w:jc w:val="both"/>
        <w:rPr>
          <w:color w:val="000000"/>
        </w:rPr>
      </w:pPr>
      <w:r>
        <w:rPr>
          <w:color w:val="000000"/>
        </w:rPr>
        <w:t>Le système ne doit pas calculer les commissions du réseau placeur dans le cas ou les ordres sont collectés par Wafa Gestion.</w:t>
      </w:r>
    </w:p>
    <w:p w:rsidRPr="00DA5F8C" w:rsidR="00DA5F8C" w:rsidP="00DA5F8C" w:rsidRDefault="00DA5F8C" w14:paraId="6A11FA72" w14:textId="77777777">
      <w:pPr>
        <w:pStyle w:val="Paragraphedeliste1"/>
        <w:numPr>
          <w:ilvl w:val="0"/>
          <w:numId w:val="16"/>
        </w:numPr>
        <w:spacing w:before="60" w:line="100" w:lineRule="atLeast"/>
        <w:jc w:val="both"/>
        <w:rPr>
          <w:color w:val="000000"/>
        </w:rPr>
      </w:pPr>
      <w:r>
        <w:rPr>
          <w:color w:val="000000"/>
        </w:rPr>
        <w:t xml:space="preserve">Il doit être possible de configurer la commission du réseau placeur par fond, il se trouve que certains OPCVM sont exonérés en </w:t>
      </w:r>
      <w:r w:rsidR="00B827B9">
        <w:rPr>
          <w:color w:val="000000"/>
        </w:rPr>
        <w:t>termes</w:t>
      </w:r>
      <w:r>
        <w:rPr>
          <w:color w:val="000000"/>
        </w:rPr>
        <w:t xml:space="preserve"> de frais.</w:t>
      </w:r>
    </w:p>
    <w:p w:rsidR="00E56AED" w:rsidP="003D34DB" w:rsidRDefault="00E56AED" w14:paraId="4EC1DB41" w14:textId="77777777">
      <w:pPr>
        <w:pStyle w:val="Style2"/>
        <w:numPr>
          <w:ilvl w:val="1"/>
          <w:numId w:val="3"/>
        </w:numPr>
        <w:jc w:val="both"/>
      </w:pPr>
      <w:bookmarkStart w:name="_Toc409973646" w:id="153"/>
      <w:r>
        <w:t>Rapprochement Exécution-Ordre de bourse :</w:t>
      </w:r>
      <w:bookmarkEnd w:id="153"/>
    </w:p>
    <w:p w:rsidR="00E56AED" w:rsidP="002F5C7D" w:rsidRDefault="00E56AED" w14:paraId="7E051F68" w14:textId="77777777">
      <w:pPr>
        <w:jc w:val="both"/>
      </w:pPr>
    </w:p>
    <w:p w:rsidR="00E56AED" w:rsidP="002F5C7D" w:rsidRDefault="00E56AED" w14:paraId="2592CDF9" w14:textId="77777777">
      <w:pPr>
        <w:jc w:val="both"/>
      </w:pPr>
    </w:p>
    <w:p w:rsidR="00E56AED" w:rsidP="002F5C7D" w:rsidRDefault="00E56AED" w14:paraId="0BF4803C" w14:textId="77777777">
      <w:pPr>
        <w:jc w:val="both"/>
      </w:pPr>
      <w:r>
        <w:t>L’exécution est réconciliée avec l’ordre selon les données du dernier. Le rapprochement automatique se fait en se basant sur la référence de l’ordre.</w:t>
      </w:r>
    </w:p>
    <w:p w:rsidR="00E56AED" w:rsidP="002F5C7D" w:rsidRDefault="00E56AED" w14:paraId="3DE828CE" w14:textId="77777777">
      <w:pPr>
        <w:jc w:val="both"/>
      </w:pPr>
    </w:p>
    <w:p w:rsidR="00E56AED" w:rsidP="002F5C7D" w:rsidRDefault="00E56AED" w14:paraId="0E724AB8" w14:textId="77777777">
      <w:pPr>
        <w:jc w:val="both"/>
      </w:pPr>
      <w:r>
        <w:t xml:space="preserve">Les critères de rapprochement manuels entre l’ordre et l’exécution sont les suivants  </w:t>
      </w:r>
    </w:p>
    <w:p w:rsidR="00E56AED" w:rsidP="002F5C7D" w:rsidRDefault="00E56AED" w14:paraId="51A92D30" w14:textId="77777777">
      <w:pPr>
        <w:jc w:val="both"/>
      </w:pPr>
    </w:p>
    <w:p w:rsidR="00E56AED" w:rsidP="0091661A" w:rsidRDefault="00E56AED" w14:paraId="62377B0E" w14:textId="77777777">
      <w:pPr>
        <w:numPr>
          <w:ilvl w:val="0"/>
          <w:numId w:val="18"/>
        </w:numPr>
        <w:suppressAutoHyphens/>
        <w:ind w:left="708" w:firstLine="0"/>
        <w:jc w:val="both"/>
      </w:pPr>
      <w:r>
        <w:t>La référence de l'ordre</w:t>
      </w:r>
    </w:p>
    <w:p w:rsidR="00E56AED" w:rsidP="0091661A" w:rsidRDefault="00E56AED" w14:paraId="0578A227" w14:textId="77777777">
      <w:pPr>
        <w:numPr>
          <w:ilvl w:val="0"/>
          <w:numId w:val="18"/>
        </w:numPr>
        <w:suppressAutoHyphens/>
        <w:ind w:left="708" w:firstLine="0"/>
        <w:jc w:val="both"/>
      </w:pPr>
      <w:r>
        <w:t xml:space="preserve">Le sens de l'ordre </w:t>
      </w:r>
    </w:p>
    <w:p w:rsidR="00E56AED" w:rsidP="0091661A" w:rsidRDefault="00E56AED" w14:paraId="7FF17261" w14:textId="77777777">
      <w:pPr>
        <w:numPr>
          <w:ilvl w:val="0"/>
          <w:numId w:val="18"/>
        </w:numPr>
        <w:suppressAutoHyphens/>
        <w:ind w:left="708" w:firstLine="0"/>
        <w:jc w:val="both"/>
      </w:pPr>
      <w:r>
        <w:t>le titre</w:t>
      </w:r>
    </w:p>
    <w:p w:rsidR="00E56AED" w:rsidP="0091661A" w:rsidRDefault="00E56AED" w14:paraId="6CBDE6A0" w14:textId="77777777">
      <w:pPr>
        <w:numPr>
          <w:ilvl w:val="0"/>
          <w:numId w:val="18"/>
        </w:numPr>
        <w:suppressAutoHyphens/>
        <w:ind w:left="708" w:firstLine="0"/>
        <w:jc w:val="both"/>
      </w:pPr>
      <w:r>
        <w:t>la quantité</w:t>
      </w:r>
    </w:p>
    <w:p w:rsidR="00E56AED" w:rsidP="0091661A" w:rsidRDefault="00E56AED" w14:paraId="4C457DD6" w14:textId="77777777">
      <w:pPr>
        <w:numPr>
          <w:ilvl w:val="0"/>
          <w:numId w:val="18"/>
        </w:numPr>
        <w:suppressAutoHyphens/>
        <w:ind w:left="708" w:firstLine="0"/>
        <w:jc w:val="both"/>
      </w:pPr>
      <w:r>
        <w:t>le prix</w:t>
      </w:r>
    </w:p>
    <w:p w:rsidR="00E56AED" w:rsidP="0091661A" w:rsidRDefault="00E56AED" w14:paraId="20F9625F" w14:textId="77777777">
      <w:pPr>
        <w:numPr>
          <w:ilvl w:val="0"/>
          <w:numId w:val="18"/>
        </w:numPr>
        <w:suppressAutoHyphens/>
        <w:ind w:left="708" w:firstLine="0"/>
        <w:jc w:val="both"/>
      </w:pPr>
      <w:r>
        <w:t>la date d'exécution par rapport à la date de validité de l'ordre</w:t>
      </w:r>
    </w:p>
    <w:p w:rsidR="00E56AED" w:rsidP="00F16151" w:rsidRDefault="00E56AED" w14:paraId="1A3F9202" w14:textId="77777777">
      <w:pPr>
        <w:suppressAutoHyphens/>
        <w:ind w:left="708"/>
        <w:jc w:val="both"/>
      </w:pPr>
    </w:p>
    <w:p w:rsidR="00E56AED" w:rsidP="00F16151" w:rsidRDefault="00E56AED" w14:paraId="13D112BF" w14:textId="77777777">
      <w:pPr>
        <w:suppressAutoHyphens/>
        <w:jc w:val="both"/>
      </w:pPr>
      <w:r>
        <w:t xml:space="preserve">En cas de divergence entre l’ordre et l’exécution, cette dernière ne sera pas rapprochée et elle sera retenue en un statut « En attente de rapprochement »  </w:t>
      </w:r>
    </w:p>
    <w:p w:rsidR="00E56AED" w:rsidP="002F5C7D" w:rsidRDefault="00E56AED" w14:paraId="56C8EFD1" w14:textId="77777777">
      <w:pPr>
        <w:jc w:val="both"/>
      </w:pPr>
      <w:r>
        <w:t>A la réception des fichiers des exécutions, le contrôle de la cohérence des prix des exécutions avec ceux fixés initialement pour les ordres est effectué.</w:t>
      </w:r>
    </w:p>
    <w:p w:rsidRPr="002C4D43" w:rsidR="00E56AED" w:rsidP="003D34DB" w:rsidRDefault="00E56AED" w14:paraId="75A51B3C" w14:textId="77777777">
      <w:pPr>
        <w:pStyle w:val="Style1"/>
        <w:numPr>
          <w:ilvl w:val="0"/>
          <w:numId w:val="3"/>
        </w:numPr>
      </w:pPr>
      <w:bookmarkStart w:name="_Toc409973647" w:id="154"/>
      <w:r w:rsidRPr="002C4D43">
        <w:t>Menu</w:t>
      </w:r>
      <w:bookmarkEnd w:id="154"/>
    </w:p>
    <w:p w:rsidR="00E56AED" w:rsidP="002F5C7D" w:rsidRDefault="00E56AED" w14:paraId="5A12C5BB" w14:textId="77777777">
      <w:pPr>
        <w:jc w:val="both"/>
      </w:pPr>
    </w:p>
    <w:p w:rsidR="00E56AED" w:rsidP="002F5C7D" w:rsidRDefault="00E56AED" w14:paraId="1D38775E" w14:textId="77777777">
      <w:pPr>
        <w:jc w:val="both"/>
      </w:pPr>
      <w:r>
        <w:t>Le menu de l'application est présenté comme suit:</w:t>
      </w:r>
    </w:p>
    <w:p w:rsidR="00E56AED" w:rsidP="002F5C7D" w:rsidRDefault="00E56AED" w14:paraId="1A482239" w14:textId="77777777">
      <w:pPr>
        <w:jc w:val="both"/>
      </w:pPr>
    </w:p>
    <w:p w:rsidR="00E56AED" w:rsidP="002F5C7D" w:rsidRDefault="007936E1" w14:paraId="5C55ACB6" w14:textId="77777777">
      <w:pPr>
        <w:jc w:val="both"/>
      </w:pPr>
      <w:r>
        <w:rPr>
          <w:noProof/>
          <w:lang w:eastAsia="fr-FR"/>
        </w:rPr>
        <w:drawing>
          <wp:anchor distT="0" distB="0" distL="0" distR="0" simplePos="0" relativeHeight="4" behindDoc="0" locked="0" layoutInCell="1" allowOverlap="1" wp14:anchorId="01F07E04" wp14:editId="021F17E1">
            <wp:simplePos x="0" y="0"/>
            <wp:positionH relativeFrom="column">
              <wp:align>center</wp:align>
            </wp:positionH>
            <wp:positionV relativeFrom="paragraph">
              <wp:posOffset>23495</wp:posOffset>
            </wp:positionV>
            <wp:extent cx="6331585" cy="561340"/>
            <wp:effectExtent l="19050" t="0" r="0" b="0"/>
            <wp:wrapSquare wrapText="largest"/>
            <wp:docPr id="33"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7"/>
                    <pic:cNvPicPr>
                      <a:picLocks noChangeAspect="1" noChangeArrowheads="1"/>
                    </pic:cNvPicPr>
                  </pic:nvPicPr>
                  <pic:blipFill>
                    <a:blip r:embed="rId20"/>
                    <a:srcRect/>
                    <a:stretch>
                      <a:fillRect/>
                    </a:stretch>
                  </pic:blipFill>
                  <pic:spPr bwMode="auto">
                    <a:xfrm>
                      <a:off x="0" y="0"/>
                      <a:ext cx="6331585" cy="561340"/>
                    </a:xfrm>
                    <a:prstGeom prst="rect">
                      <a:avLst/>
                    </a:prstGeom>
                    <a:solidFill>
                      <a:srgbClr val="FFFFFF"/>
                    </a:solidFill>
                  </pic:spPr>
                </pic:pic>
              </a:graphicData>
            </a:graphic>
          </wp:anchor>
        </w:drawing>
      </w:r>
    </w:p>
    <w:p w:rsidRPr="00C52D01" w:rsidR="00E56AED" w:rsidP="002F5C7D" w:rsidRDefault="009A336E" w14:paraId="5DCFB14F" w14:textId="77777777">
      <w:pPr>
        <w:jc w:val="both"/>
      </w:pPr>
      <w:r>
        <w:rPr>
          <w:noProof/>
          <w:lang w:eastAsia="fr-FR"/>
        </w:rPr>
        <w:drawing>
          <wp:anchor distT="0" distB="0" distL="0" distR="0" simplePos="0" relativeHeight="5" behindDoc="0" locked="0" layoutInCell="1" allowOverlap="1" wp14:anchorId="7DE3BD99" wp14:editId="24ED8386">
            <wp:simplePos x="0" y="0"/>
            <wp:positionH relativeFrom="column">
              <wp:posOffset>991870</wp:posOffset>
            </wp:positionH>
            <wp:positionV relativeFrom="paragraph">
              <wp:posOffset>276860</wp:posOffset>
            </wp:positionV>
            <wp:extent cx="3910965" cy="4457700"/>
            <wp:effectExtent l="19050" t="0" r="0" b="0"/>
            <wp:wrapSquare wrapText="largest"/>
            <wp:docPr id="32"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6"/>
                    <pic:cNvPicPr>
                      <a:picLocks noChangeAspect="1" noChangeArrowheads="1"/>
                    </pic:cNvPicPr>
                  </pic:nvPicPr>
                  <pic:blipFill>
                    <a:blip r:embed="rId21"/>
                    <a:srcRect/>
                    <a:stretch>
                      <a:fillRect/>
                    </a:stretch>
                  </pic:blipFill>
                  <pic:spPr bwMode="auto">
                    <a:xfrm>
                      <a:off x="0" y="0"/>
                      <a:ext cx="3910965" cy="4457700"/>
                    </a:xfrm>
                    <a:prstGeom prst="rect">
                      <a:avLst/>
                    </a:prstGeom>
                    <a:solidFill>
                      <a:srgbClr val="FFFFFF"/>
                    </a:solidFill>
                  </pic:spPr>
                </pic:pic>
              </a:graphicData>
            </a:graphic>
          </wp:anchor>
        </w:drawing>
      </w:r>
      <w:r w:rsidRPr="00C52D01" w:rsidR="00E56AED">
        <w:t>Les entrées de menu pour la gestion des processus et l'affichage des données sont présentées comme suit:</w:t>
      </w:r>
    </w:p>
    <w:p w:rsidR="00E56AED" w:rsidP="002F5C7D" w:rsidRDefault="00E56AED" w14:paraId="03D212D2" w14:textId="77777777">
      <w:pPr>
        <w:jc w:val="both"/>
        <w:rPr>
          <w:sz w:val="20"/>
          <w:szCs w:val="20"/>
        </w:rPr>
      </w:pPr>
    </w:p>
    <w:p w:rsidR="00E56AED" w:rsidP="002F5C7D" w:rsidRDefault="00E56AED" w14:paraId="2D28C414" w14:textId="77777777">
      <w:pPr>
        <w:jc w:val="both"/>
        <w:rPr>
          <w:sz w:val="20"/>
          <w:szCs w:val="20"/>
        </w:rPr>
      </w:pPr>
    </w:p>
    <w:p w:rsidR="00E56AED" w:rsidP="002F5C7D" w:rsidRDefault="00E56AED" w14:paraId="0FF6F92D" w14:textId="77777777">
      <w:pPr>
        <w:jc w:val="both"/>
        <w:rPr>
          <w:sz w:val="20"/>
          <w:szCs w:val="20"/>
        </w:rPr>
      </w:pPr>
    </w:p>
    <w:p w:rsidR="00E56AED" w:rsidP="002F5C7D" w:rsidRDefault="00E56AED" w14:paraId="10C1F8E2" w14:textId="77777777">
      <w:pPr>
        <w:jc w:val="both"/>
        <w:rPr>
          <w:b/>
          <w:i/>
          <w:sz w:val="20"/>
          <w:szCs w:val="20"/>
        </w:rPr>
      </w:pPr>
    </w:p>
    <w:p w:rsidR="00E56AED" w:rsidP="002F5C7D" w:rsidRDefault="00E56AED" w14:paraId="7C75BF27" w14:textId="77777777">
      <w:pPr>
        <w:jc w:val="both"/>
        <w:rPr>
          <w:b/>
          <w:i/>
          <w:sz w:val="20"/>
          <w:szCs w:val="20"/>
        </w:rPr>
      </w:pPr>
    </w:p>
    <w:p w:rsidR="00E56AED" w:rsidP="002F5C7D" w:rsidRDefault="00E56AED" w14:paraId="4C333F31" w14:textId="77777777">
      <w:pPr>
        <w:jc w:val="both"/>
        <w:rPr>
          <w:b/>
          <w:i/>
          <w:sz w:val="20"/>
          <w:szCs w:val="20"/>
        </w:rPr>
      </w:pPr>
    </w:p>
    <w:p w:rsidR="00E56AED" w:rsidP="002F5C7D" w:rsidRDefault="00E56AED" w14:paraId="650C16BC" w14:textId="77777777">
      <w:pPr>
        <w:jc w:val="both"/>
        <w:rPr>
          <w:b/>
          <w:i/>
          <w:sz w:val="20"/>
          <w:szCs w:val="20"/>
        </w:rPr>
      </w:pPr>
    </w:p>
    <w:p w:rsidR="00E56AED" w:rsidP="002F5C7D" w:rsidRDefault="00E56AED" w14:paraId="1BD125A2" w14:textId="77777777">
      <w:pPr>
        <w:jc w:val="both"/>
        <w:rPr>
          <w:b/>
          <w:i/>
          <w:sz w:val="20"/>
          <w:szCs w:val="20"/>
        </w:rPr>
      </w:pPr>
    </w:p>
    <w:p w:rsidR="00E56AED" w:rsidP="002F5C7D" w:rsidRDefault="00E56AED" w14:paraId="419D6A94" w14:textId="77777777">
      <w:pPr>
        <w:jc w:val="both"/>
        <w:rPr>
          <w:b/>
          <w:i/>
          <w:sz w:val="20"/>
          <w:szCs w:val="20"/>
        </w:rPr>
      </w:pPr>
    </w:p>
    <w:p w:rsidR="00E56AED" w:rsidP="002F5C7D" w:rsidRDefault="00E56AED" w14:paraId="4F0E887B" w14:textId="77777777">
      <w:pPr>
        <w:jc w:val="both"/>
        <w:rPr>
          <w:b/>
          <w:i/>
          <w:sz w:val="20"/>
          <w:szCs w:val="20"/>
        </w:rPr>
      </w:pPr>
    </w:p>
    <w:p w:rsidR="00E56AED" w:rsidP="002F5C7D" w:rsidRDefault="00E56AED" w14:paraId="7B96B2EB" w14:textId="77777777">
      <w:pPr>
        <w:jc w:val="both"/>
        <w:rPr>
          <w:b/>
          <w:i/>
          <w:sz w:val="20"/>
          <w:szCs w:val="20"/>
        </w:rPr>
      </w:pPr>
    </w:p>
    <w:p w:rsidR="00E56AED" w:rsidP="002F5C7D" w:rsidRDefault="00E56AED" w14:paraId="5F5AD236" w14:textId="77777777">
      <w:pPr>
        <w:jc w:val="both"/>
        <w:rPr>
          <w:b/>
          <w:i/>
          <w:sz w:val="20"/>
          <w:szCs w:val="20"/>
        </w:rPr>
      </w:pPr>
    </w:p>
    <w:p w:rsidR="00E56AED" w:rsidP="002F5C7D" w:rsidRDefault="00E56AED" w14:paraId="3A3F50BD" w14:textId="77777777">
      <w:pPr>
        <w:jc w:val="both"/>
        <w:rPr>
          <w:b/>
          <w:i/>
          <w:sz w:val="20"/>
          <w:szCs w:val="20"/>
        </w:rPr>
      </w:pPr>
    </w:p>
    <w:p w:rsidR="00E56AED" w:rsidP="002F5C7D" w:rsidRDefault="00E56AED" w14:paraId="2A092473" w14:textId="77777777">
      <w:pPr>
        <w:jc w:val="both"/>
        <w:rPr>
          <w:b/>
          <w:i/>
          <w:sz w:val="20"/>
          <w:szCs w:val="20"/>
        </w:rPr>
      </w:pPr>
    </w:p>
    <w:p w:rsidR="00E56AED" w:rsidP="002F5C7D" w:rsidRDefault="00E56AED" w14:paraId="3BC815B0" w14:textId="77777777">
      <w:pPr>
        <w:jc w:val="both"/>
        <w:rPr>
          <w:b/>
          <w:i/>
          <w:sz w:val="20"/>
          <w:szCs w:val="20"/>
        </w:rPr>
      </w:pPr>
    </w:p>
    <w:p w:rsidR="00E56AED" w:rsidP="002F5C7D" w:rsidRDefault="00E56AED" w14:paraId="05F4C67A" w14:textId="77777777">
      <w:pPr>
        <w:jc w:val="both"/>
        <w:rPr>
          <w:b/>
          <w:i/>
          <w:sz w:val="20"/>
          <w:szCs w:val="20"/>
        </w:rPr>
      </w:pPr>
    </w:p>
    <w:p w:rsidR="00E56AED" w:rsidP="002F5C7D" w:rsidRDefault="00E56AED" w14:paraId="1A6ED904" w14:textId="77777777">
      <w:pPr>
        <w:jc w:val="both"/>
        <w:rPr>
          <w:b/>
          <w:i/>
          <w:sz w:val="20"/>
          <w:szCs w:val="20"/>
        </w:rPr>
      </w:pPr>
    </w:p>
    <w:p w:rsidR="00E56AED" w:rsidP="002F5C7D" w:rsidRDefault="00E56AED" w14:paraId="298825C0" w14:textId="77777777">
      <w:pPr>
        <w:jc w:val="both"/>
        <w:rPr>
          <w:b/>
          <w:i/>
          <w:sz w:val="20"/>
          <w:szCs w:val="20"/>
        </w:rPr>
      </w:pPr>
    </w:p>
    <w:p w:rsidR="00E56AED" w:rsidP="002F5C7D" w:rsidRDefault="00E56AED" w14:paraId="671D1289" w14:textId="77777777">
      <w:pPr>
        <w:jc w:val="both"/>
        <w:rPr>
          <w:b/>
          <w:i/>
          <w:sz w:val="20"/>
          <w:szCs w:val="20"/>
        </w:rPr>
      </w:pPr>
    </w:p>
    <w:p w:rsidR="00E56AED" w:rsidP="002F5C7D" w:rsidRDefault="00E56AED" w14:paraId="615CFF2A" w14:textId="77777777">
      <w:pPr>
        <w:jc w:val="both"/>
        <w:rPr>
          <w:b/>
          <w:i/>
          <w:sz w:val="20"/>
          <w:szCs w:val="20"/>
        </w:rPr>
      </w:pPr>
    </w:p>
    <w:p w:rsidR="00E56AED" w:rsidP="002F5C7D" w:rsidRDefault="00E56AED" w14:paraId="47B5CF97" w14:textId="77777777">
      <w:pPr>
        <w:jc w:val="both"/>
        <w:rPr>
          <w:b/>
          <w:i/>
          <w:sz w:val="20"/>
          <w:szCs w:val="20"/>
        </w:rPr>
      </w:pPr>
    </w:p>
    <w:p w:rsidR="00E56AED" w:rsidP="002F5C7D" w:rsidRDefault="00E56AED" w14:paraId="24E9ABD3" w14:textId="77777777">
      <w:pPr>
        <w:jc w:val="both"/>
        <w:rPr>
          <w:b/>
          <w:i/>
          <w:sz w:val="20"/>
          <w:szCs w:val="20"/>
        </w:rPr>
      </w:pPr>
    </w:p>
    <w:p w:rsidR="00483403" w:rsidP="002F5C7D" w:rsidRDefault="00483403" w14:paraId="33717A92" w14:textId="77777777">
      <w:pPr>
        <w:jc w:val="both"/>
        <w:rPr>
          <w:b/>
          <w:i/>
          <w:sz w:val="20"/>
          <w:szCs w:val="20"/>
        </w:rPr>
      </w:pPr>
    </w:p>
    <w:p w:rsidR="00483403" w:rsidP="002F5C7D" w:rsidRDefault="00483403" w14:paraId="2378005E" w14:textId="77777777">
      <w:pPr>
        <w:jc w:val="both"/>
        <w:rPr>
          <w:b/>
          <w:i/>
          <w:sz w:val="20"/>
          <w:szCs w:val="20"/>
        </w:rPr>
      </w:pPr>
    </w:p>
    <w:p w:rsidR="00E56AED" w:rsidP="002F5C7D" w:rsidRDefault="00E56AED" w14:paraId="4DB2DB02" w14:textId="77777777">
      <w:pPr>
        <w:jc w:val="both"/>
        <w:rPr>
          <w:b/>
          <w:i/>
          <w:sz w:val="20"/>
          <w:szCs w:val="20"/>
        </w:rPr>
      </w:pPr>
    </w:p>
    <w:p w:rsidRPr="00754B4B" w:rsidR="00E56AED" w:rsidP="002F5C7D" w:rsidRDefault="00E56AED" w14:paraId="6188B2CB" w14:textId="77777777">
      <w:pPr>
        <w:jc w:val="both"/>
        <w:rPr>
          <w:b/>
          <w:i/>
          <w:sz w:val="20"/>
          <w:szCs w:val="20"/>
        </w:rPr>
      </w:pPr>
      <w:r w:rsidRPr="00754B4B">
        <w:rPr>
          <w:b/>
          <w:i/>
          <w:sz w:val="20"/>
          <w:szCs w:val="20"/>
        </w:rPr>
        <w:t>[Fin section Vermeg]</w:t>
      </w:r>
    </w:p>
    <w:p w:rsidRPr="004325ED" w:rsidR="00E56AED" w:rsidP="003D34DB" w:rsidRDefault="00E56AED" w14:paraId="543FF222" w14:textId="77777777">
      <w:pPr>
        <w:pStyle w:val="Style1"/>
        <w:numPr>
          <w:ilvl w:val="0"/>
          <w:numId w:val="3"/>
        </w:numPr>
      </w:pPr>
      <w:bookmarkStart w:name="_Toc409973648" w:id="155"/>
      <w:r>
        <w:t>D</w:t>
      </w:r>
      <w:r w:rsidRPr="004325ED">
        <w:t>escription des cas d’utilisation</w:t>
      </w:r>
      <w:bookmarkEnd w:id="60"/>
      <w:bookmarkEnd w:id="61"/>
      <w:bookmarkEnd w:id="155"/>
    </w:p>
    <w:p w:rsidRPr="004325ED" w:rsidR="00E56AED" w:rsidP="003D34DB" w:rsidRDefault="00E56AED" w14:paraId="3438DAC5" w14:textId="77777777">
      <w:pPr>
        <w:pStyle w:val="ListParagraph"/>
        <w:numPr>
          <w:ilvl w:val="0"/>
          <w:numId w:val="2"/>
        </w:numPr>
        <w:spacing w:before="240" w:line="240" w:lineRule="auto"/>
        <w:ind w:right="142"/>
        <w:jc w:val="both"/>
      </w:pPr>
      <w:r w:rsidRPr="004325ED">
        <w:t>Description détaillée de chaque cas d’utilisation</w:t>
      </w:r>
    </w:p>
    <w:p w:rsidRPr="004325ED" w:rsidR="00E56AED" w:rsidP="002F5C7D" w:rsidRDefault="00E56AED" w14:paraId="042D77EF" w14:textId="77777777">
      <w:pPr>
        <w:jc w:val="both"/>
      </w:pPr>
    </w:p>
    <w:p w:rsidR="00E56AED" w:rsidP="003D34DB" w:rsidRDefault="00E56AED" w14:paraId="5F5EC06C" w14:textId="77777777">
      <w:pPr>
        <w:pStyle w:val="Style2"/>
        <w:numPr>
          <w:ilvl w:val="1"/>
          <w:numId w:val="3"/>
        </w:numPr>
        <w:spacing w:before="240" w:line="100" w:lineRule="atLeast"/>
        <w:jc w:val="both"/>
      </w:pPr>
      <w:bookmarkStart w:name="_Toc318352128" w:id="156"/>
      <w:bookmarkStart w:name="_Toc319568794" w:id="157"/>
      <w:bookmarkStart w:name="_Toc409973649" w:id="158"/>
      <w:r w:rsidRPr="004325ED">
        <w:t>Cas d’utilisation</w:t>
      </w:r>
      <w:bookmarkEnd w:id="156"/>
      <w:bookmarkEnd w:id="157"/>
      <w:r>
        <w:t>&lt;Saisie manuelle d’un ordre de bourse local&gt;</w:t>
      </w:r>
      <w:bookmarkEnd w:id="158"/>
    </w:p>
    <w:p w:rsidRPr="004325ED" w:rsidR="00E56AED" w:rsidP="003D34DB" w:rsidRDefault="00E56AED" w14:paraId="5108DCB4" w14:textId="77777777">
      <w:pPr>
        <w:pStyle w:val="Style3"/>
        <w:numPr>
          <w:ilvl w:val="2"/>
          <w:numId w:val="3"/>
        </w:numPr>
        <w:jc w:val="both"/>
      </w:pPr>
      <w:bookmarkStart w:name="_Toc318352129" w:id="159"/>
      <w:bookmarkStart w:name="_Toc319568795" w:id="160"/>
      <w:bookmarkStart w:name="_Toc409973650" w:id="161"/>
      <w:r w:rsidRPr="004325ED">
        <w:t>Définition et objectif</w:t>
      </w:r>
      <w:bookmarkEnd w:id="159"/>
      <w:bookmarkEnd w:id="160"/>
      <w:bookmarkEnd w:id="161"/>
    </w:p>
    <w:p w:rsidR="00E56AED" w:rsidP="002F5C7D" w:rsidRDefault="00E56AED" w14:paraId="5C07CDB0" w14:textId="77777777">
      <w:pPr>
        <w:jc w:val="both"/>
      </w:pPr>
      <w:bookmarkStart w:name="_Toc318352130" w:id="162"/>
      <w:bookmarkStart w:name="_Toc319568796" w:id="163"/>
    </w:p>
    <w:p w:rsidR="00E56AED" w:rsidP="003D34DB" w:rsidRDefault="00E56AED" w14:paraId="326AD326" w14:textId="77777777">
      <w:pPr>
        <w:numPr>
          <w:ilvl w:val="0"/>
          <w:numId w:val="19"/>
        </w:numPr>
        <w:suppressAutoHyphens/>
        <w:jc w:val="both"/>
      </w:pPr>
      <w:r>
        <w:t>L'objectif de ce cas d'utilisation détaillé est de lister l'ensemble des champs retenus pour la saisie d'un ordre de bourse simple pour le marché local, Megara offre à l’utilisateur  (</w:t>
      </w:r>
      <w:r w:rsidRPr="00106E84">
        <w:rPr>
          <w:b/>
          <w:bCs/>
          <w:i/>
          <w:iCs/>
        </w:rPr>
        <w:t>Au niveau de l’agence ou back office)</w:t>
      </w:r>
      <w:r>
        <w:t xml:space="preserve"> plusieurs fonctionnalités pour faciliter la création de l'ordre et minimiser les risques d'erreur ou d'omissions.</w:t>
      </w:r>
    </w:p>
    <w:p w:rsidR="00E56AED" w:rsidP="003D34DB" w:rsidRDefault="00E56AED" w14:paraId="47331619" w14:textId="77777777">
      <w:pPr>
        <w:numPr>
          <w:ilvl w:val="0"/>
          <w:numId w:val="19"/>
        </w:numPr>
        <w:suppressAutoHyphens/>
        <w:jc w:val="both"/>
      </w:pPr>
      <w:r>
        <w:t>Megara offre aussi un écran de monitoring avec multicritères (Date, client, statut, titre ...) qui permet de suivre l'état d'avancement de chaque ordre via le statut de l'ordre.</w:t>
      </w:r>
    </w:p>
    <w:p w:rsidR="00FA0AC5" w:rsidP="00B01084" w:rsidRDefault="00E56AED" w14:paraId="0DE386E4" w14:textId="77777777">
      <w:pPr>
        <w:numPr>
          <w:ilvl w:val="0"/>
          <w:numId w:val="19"/>
        </w:numPr>
        <w:suppressAutoHyphens/>
        <w:jc w:val="both"/>
      </w:pPr>
      <w:r>
        <w:t>Ci-dessous une matrice des différents événements (annulations, modifications et rejets) qui s’appliquent ou pas selon les différents statuts de l’ordre, tenant compte des ateliers fonctionnelles, les modifications sont des opérations 'annulation de remplacement par un nouvel ordre de bourse</w:t>
      </w:r>
    </w:p>
    <w:p w:rsidR="00FA0AC5" w:rsidP="00FA0AC5" w:rsidRDefault="00FA0AC5" w14:paraId="6CBA8914" w14:textId="77777777">
      <w:pPr>
        <w:suppressAutoHyphens/>
        <w:ind w:left="720"/>
        <w:jc w:val="both"/>
      </w:pPr>
    </w:p>
    <w:p w:rsidRPr="00FA0AC5" w:rsidR="00B01084" w:rsidP="00B01084" w:rsidRDefault="00B01084" w14:paraId="4B29C392" w14:textId="77777777">
      <w:pPr>
        <w:numPr>
          <w:ilvl w:val="0"/>
          <w:numId w:val="19"/>
        </w:numPr>
        <w:suppressAutoHyphens/>
        <w:jc w:val="both"/>
      </w:pPr>
      <w:r w:rsidRPr="00FA0AC5">
        <w:t xml:space="preserve">Toute </w:t>
      </w:r>
      <w:r w:rsidRPr="00FA0AC5">
        <w:rPr>
          <w:bCs/>
        </w:rPr>
        <w:t>modification</w:t>
      </w:r>
      <w:r w:rsidRPr="00FA0AC5">
        <w:t xml:space="preserve"> nécessite une </w:t>
      </w:r>
      <w:r w:rsidRPr="00FA0AC5">
        <w:rPr>
          <w:bCs/>
        </w:rPr>
        <w:t>annulation</w:t>
      </w:r>
      <w:r w:rsidRPr="00FA0AC5">
        <w:t xml:space="preserve"> de l’ordre et une </w:t>
      </w:r>
      <w:r w:rsidRPr="00FA0AC5">
        <w:rPr>
          <w:bCs/>
        </w:rPr>
        <w:t>création</w:t>
      </w:r>
      <w:r w:rsidRPr="00FA0AC5">
        <w:t xml:space="preserve"> d’un nouvel ordre</w:t>
      </w:r>
      <w:r w:rsidRPr="00FA0AC5" w:rsidR="00FA0AC5">
        <w:t> :</w:t>
      </w:r>
    </w:p>
    <w:p w:rsidRPr="00B01084" w:rsidR="00FA0AC5" w:rsidP="00B01084" w:rsidRDefault="00FA0AC5" w14:paraId="1C4082E5" w14:textId="77777777">
      <w:pPr>
        <w:rPr>
          <w:color w:val="FF0000"/>
        </w:rPr>
      </w:pPr>
    </w:p>
    <w:tbl>
      <w:tblPr>
        <w:tblW w:w="10080" w:type="dxa"/>
        <w:tblInd w:w="-112" w:type="dxa"/>
        <w:tblLayout w:type="fixed"/>
        <w:tblLook w:val="0000" w:firstRow="0" w:lastRow="0" w:firstColumn="0" w:lastColumn="0" w:noHBand="0" w:noVBand="0"/>
      </w:tblPr>
      <w:tblGrid>
        <w:gridCol w:w="1358"/>
        <w:gridCol w:w="1243"/>
        <w:gridCol w:w="1243"/>
        <w:gridCol w:w="1247"/>
        <w:gridCol w:w="1243"/>
        <w:gridCol w:w="1246"/>
        <w:gridCol w:w="1243"/>
        <w:gridCol w:w="1257"/>
      </w:tblGrid>
      <w:tr w:rsidRPr="00237864" w:rsidR="00B01084" w:rsidTr="00EB39A0" w14:paraId="0E0B289D" w14:textId="77777777">
        <w:tc>
          <w:tcPr>
            <w:tcW w:w="1358" w:type="dxa"/>
            <w:tcBorders>
              <w:top w:val="single" w:color="000000" w:sz="2" w:space="0"/>
              <w:left w:val="single" w:color="000000" w:sz="2" w:space="0"/>
              <w:bottom w:val="single" w:color="000000" w:sz="2" w:space="0"/>
            </w:tcBorders>
            <w:shd w:val="clear" w:color="auto" w:fill="808080"/>
          </w:tcPr>
          <w:p w:rsidRPr="00EA3E8C" w:rsidR="00B01084" w:rsidP="00EB39A0" w:rsidRDefault="00B01084" w14:paraId="71EA5046" w14:textId="77777777">
            <w:pPr>
              <w:pStyle w:val="TableContents"/>
              <w:jc w:val="both"/>
              <w:rPr>
                <w:color w:val="000000"/>
              </w:rPr>
            </w:pPr>
            <w:r w:rsidRPr="00EA3E8C">
              <w:rPr>
                <w:color w:val="000000"/>
              </w:rPr>
              <w:t xml:space="preserve">Statut </w:t>
            </w:r>
          </w:p>
        </w:tc>
        <w:tc>
          <w:tcPr>
            <w:tcW w:w="1243" w:type="dxa"/>
            <w:tcBorders>
              <w:top w:val="single" w:color="000000" w:sz="2" w:space="0"/>
              <w:left w:val="single" w:color="000000" w:sz="2" w:space="0"/>
              <w:bottom w:val="single" w:color="000000" w:sz="2" w:space="0"/>
            </w:tcBorders>
            <w:shd w:val="clear" w:color="auto" w:fill="808080"/>
          </w:tcPr>
          <w:p w:rsidRPr="00EA3E8C" w:rsidR="00B01084" w:rsidP="00EB39A0" w:rsidRDefault="00B01084" w14:paraId="45167967" w14:textId="77777777">
            <w:pPr>
              <w:pStyle w:val="TableContents"/>
              <w:jc w:val="both"/>
              <w:rPr>
                <w:color w:val="000000"/>
              </w:rPr>
            </w:pPr>
            <w:r w:rsidRPr="00EA3E8C">
              <w:rPr>
                <w:color w:val="000000"/>
              </w:rPr>
              <w:t>En attente de validation</w:t>
            </w:r>
          </w:p>
        </w:tc>
        <w:tc>
          <w:tcPr>
            <w:tcW w:w="1243" w:type="dxa"/>
            <w:tcBorders>
              <w:top w:val="single" w:color="000000" w:sz="2" w:space="0"/>
              <w:left w:val="single" w:color="000000" w:sz="2" w:space="0"/>
              <w:bottom w:val="single" w:color="000000" w:sz="2" w:space="0"/>
            </w:tcBorders>
            <w:shd w:val="clear" w:color="auto" w:fill="808080"/>
          </w:tcPr>
          <w:p w:rsidRPr="00EA3E8C" w:rsidR="00B01084" w:rsidP="00EB39A0" w:rsidRDefault="00B01084" w14:paraId="0A3C3485" w14:textId="77777777">
            <w:pPr>
              <w:pStyle w:val="TableContents"/>
              <w:jc w:val="both"/>
              <w:rPr>
                <w:color w:val="000000"/>
              </w:rPr>
            </w:pPr>
            <w:r w:rsidRPr="00EA3E8C">
              <w:rPr>
                <w:color w:val="000000"/>
              </w:rPr>
              <w:t>En attente d'envoi à ATI</w:t>
            </w:r>
          </w:p>
        </w:tc>
        <w:tc>
          <w:tcPr>
            <w:tcW w:w="1247" w:type="dxa"/>
            <w:tcBorders>
              <w:top w:val="single" w:color="000000" w:sz="2" w:space="0"/>
              <w:left w:val="single" w:color="000000" w:sz="2" w:space="0"/>
              <w:bottom w:val="single" w:color="000000" w:sz="2" w:space="0"/>
            </w:tcBorders>
            <w:shd w:val="clear" w:color="auto" w:fill="808080"/>
          </w:tcPr>
          <w:p w:rsidRPr="00EA3E8C" w:rsidR="00B01084" w:rsidP="00EB39A0" w:rsidRDefault="00B01084" w14:paraId="42B78C76" w14:textId="77777777">
            <w:pPr>
              <w:pStyle w:val="TableContents"/>
              <w:jc w:val="both"/>
              <w:rPr>
                <w:color w:val="000000"/>
              </w:rPr>
            </w:pPr>
            <w:r w:rsidRPr="00EA3E8C">
              <w:rPr>
                <w:color w:val="000000"/>
              </w:rPr>
              <w:t>En attente d'exécution</w:t>
            </w:r>
          </w:p>
        </w:tc>
        <w:tc>
          <w:tcPr>
            <w:tcW w:w="1243" w:type="dxa"/>
            <w:tcBorders>
              <w:top w:val="single" w:color="000000" w:sz="2" w:space="0"/>
              <w:left w:val="single" w:color="000000" w:sz="2" w:space="0"/>
              <w:bottom w:val="single" w:color="000000" w:sz="2" w:space="0"/>
            </w:tcBorders>
            <w:shd w:val="clear" w:color="auto" w:fill="808080"/>
          </w:tcPr>
          <w:p w:rsidRPr="00EA3E8C" w:rsidR="00B01084" w:rsidP="00EB39A0" w:rsidRDefault="00B01084" w14:paraId="169462E9" w14:textId="77777777">
            <w:pPr>
              <w:pStyle w:val="TableContents"/>
              <w:jc w:val="both"/>
              <w:rPr>
                <w:color w:val="000000"/>
              </w:rPr>
            </w:pPr>
            <w:r w:rsidRPr="00EA3E8C">
              <w:rPr>
                <w:color w:val="000000"/>
              </w:rPr>
              <w:t xml:space="preserve">Exécuté partiellement </w:t>
            </w:r>
          </w:p>
        </w:tc>
        <w:tc>
          <w:tcPr>
            <w:tcW w:w="1246" w:type="dxa"/>
            <w:tcBorders>
              <w:top w:val="single" w:color="000000" w:sz="2" w:space="0"/>
              <w:left w:val="single" w:color="000000" w:sz="2" w:space="0"/>
              <w:bottom w:val="single" w:color="000000" w:sz="2" w:space="0"/>
            </w:tcBorders>
            <w:shd w:val="clear" w:color="auto" w:fill="808080"/>
          </w:tcPr>
          <w:p w:rsidRPr="00EA3E8C" w:rsidR="00B01084" w:rsidP="00EB39A0" w:rsidRDefault="00B01084" w14:paraId="55A34887" w14:textId="77777777">
            <w:pPr>
              <w:pStyle w:val="TableContents"/>
              <w:jc w:val="both"/>
              <w:rPr>
                <w:color w:val="000000"/>
              </w:rPr>
            </w:pPr>
            <w:r w:rsidRPr="00EA3E8C">
              <w:rPr>
                <w:color w:val="000000"/>
              </w:rPr>
              <w:t>Exécuté en totalité</w:t>
            </w:r>
          </w:p>
        </w:tc>
        <w:tc>
          <w:tcPr>
            <w:tcW w:w="1243" w:type="dxa"/>
            <w:tcBorders>
              <w:top w:val="single" w:color="000000" w:sz="2" w:space="0"/>
              <w:left w:val="single" w:color="000000" w:sz="2" w:space="0"/>
              <w:bottom w:val="single" w:color="000000" w:sz="2" w:space="0"/>
            </w:tcBorders>
            <w:shd w:val="clear" w:color="auto" w:fill="808080"/>
          </w:tcPr>
          <w:p w:rsidRPr="00EA3E8C" w:rsidR="00B01084" w:rsidP="00EB39A0" w:rsidRDefault="00B01084" w14:paraId="7422529C" w14:textId="77777777">
            <w:pPr>
              <w:pStyle w:val="TableContents"/>
              <w:jc w:val="both"/>
              <w:rPr>
                <w:color w:val="000000"/>
              </w:rPr>
            </w:pPr>
            <w:r w:rsidRPr="00EA3E8C">
              <w:rPr>
                <w:color w:val="000000"/>
              </w:rPr>
              <w:t>Annulé</w:t>
            </w:r>
          </w:p>
        </w:tc>
        <w:tc>
          <w:tcPr>
            <w:tcW w:w="1257" w:type="dxa"/>
            <w:tcBorders>
              <w:top w:val="single" w:color="000000" w:sz="2" w:space="0"/>
              <w:left w:val="single" w:color="000000" w:sz="2" w:space="0"/>
              <w:bottom w:val="single" w:color="000000" w:sz="2" w:space="0"/>
              <w:right w:val="single" w:color="000000" w:sz="2" w:space="0"/>
            </w:tcBorders>
            <w:shd w:val="clear" w:color="auto" w:fill="808080"/>
          </w:tcPr>
          <w:p w:rsidRPr="00EA3E8C" w:rsidR="00B01084" w:rsidP="00EB39A0" w:rsidRDefault="00B01084" w14:paraId="63C81644" w14:textId="77777777">
            <w:pPr>
              <w:pStyle w:val="TableContents"/>
              <w:jc w:val="both"/>
              <w:rPr>
                <w:color w:val="000000"/>
              </w:rPr>
            </w:pPr>
            <w:r w:rsidRPr="00EA3E8C">
              <w:rPr>
                <w:color w:val="000000"/>
              </w:rPr>
              <w:t>Envoyé vers le R/L</w:t>
            </w:r>
          </w:p>
        </w:tc>
      </w:tr>
      <w:tr w:rsidRPr="00237864" w:rsidR="00B01084" w:rsidTr="00EB39A0" w14:paraId="49E5443E" w14:textId="77777777">
        <w:tc>
          <w:tcPr>
            <w:tcW w:w="1358" w:type="dxa"/>
            <w:tcBorders>
              <w:left w:val="single" w:color="000000" w:sz="2" w:space="0"/>
              <w:bottom w:val="single" w:color="000000" w:sz="2" w:space="0"/>
            </w:tcBorders>
            <w:shd w:val="clear" w:color="auto" w:fill="FFFFFF"/>
          </w:tcPr>
          <w:p w:rsidRPr="00EA3E8C" w:rsidR="00B01084" w:rsidP="00EB39A0" w:rsidRDefault="00B01084" w14:paraId="5D21D6D1" w14:textId="77777777">
            <w:pPr>
              <w:pStyle w:val="TableContents"/>
              <w:jc w:val="both"/>
              <w:rPr>
                <w:color w:val="000000"/>
              </w:rPr>
            </w:pPr>
            <w:r w:rsidRPr="00EA3E8C">
              <w:rPr>
                <w:color w:val="000000"/>
              </w:rPr>
              <w:t>Annulation</w:t>
            </w:r>
          </w:p>
        </w:tc>
        <w:tc>
          <w:tcPr>
            <w:tcW w:w="1243" w:type="dxa"/>
            <w:tcBorders>
              <w:left w:val="single" w:color="000000" w:sz="2" w:space="0"/>
              <w:bottom w:val="single" w:color="000000" w:sz="2" w:space="0"/>
            </w:tcBorders>
            <w:shd w:val="clear" w:color="auto" w:fill="FFFFFF"/>
          </w:tcPr>
          <w:p w:rsidRPr="00FA0AC5" w:rsidR="00B01084" w:rsidP="00EB39A0" w:rsidRDefault="00B01084" w14:paraId="763AEA36" w14:textId="77777777">
            <w:pPr>
              <w:pStyle w:val="TableContents"/>
              <w:jc w:val="both"/>
              <w:rPr>
                <w:color w:val="auto"/>
              </w:rPr>
            </w:pPr>
            <w:r w:rsidRPr="00FA0AC5">
              <w:rPr>
                <w:color w:val="auto"/>
              </w:rPr>
              <w:t>Vrai (</w:t>
            </w:r>
            <w:r w:rsidRPr="00FA0AC5" w:rsidR="00FA0AC5">
              <w:rPr>
                <w:color w:val="auto"/>
              </w:rPr>
              <w:t>1</w:t>
            </w:r>
            <w:r w:rsidRPr="00FA0AC5">
              <w:rPr>
                <w:color w:val="auto"/>
              </w:rPr>
              <w:t>)</w:t>
            </w:r>
          </w:p>
        </w:tc>
        <w:tc>
          <w:tcPr>
            <w:tcW w:w="1243" w:type="dxa"/>
            <w:tcBorders>
              <w:left w:val="single" w:color="000000" w:sz="2" w:space="0"/>
              <w:bottom w:val="single" w:color="000000" w:sz="2" w:space="0"/>
            </w:tcBorders>
            <w:shd w:val="clear" w:color="auto" w:fill="FFFFFF"/>
          </w:tcPr>
          <w:p w:rsidRPr="00EA3E8C" w:rsidR="00B01084" w:rsidP="00EB39A0" w:rsidRDefault="00FA0AC5" w14:paraId="4D381519" w14:textId="77777777">
            <w:pPr>
              <w:pStyle w:val="TableContents"/>
              <w:jc w:val="both"/>
              <w:rPr>
                <w:color w:val="000000"/>
              </w:rPr>
            </w:pPr>
            <w:r>
              <w:rPr>
                <w:color w:val="000000"/>
              </w:rPr>
              <w:t>Vrai (1</w:t>
            </w:r>
            <w:r w:rsidRPr="00EA3E8C" w:rsidR="00B01084">
              <w:rPr>
                <w:color w:val="000000"/>
              </w:rPr>
              <w:t>)</w:t>
            </w:r>
          </w:p>
        </w:tc>
        <w:tc>
          <w:tcPr>
            <w:tcW w:w="1247" w:type="dxa"/>
            <w:tcBorders>
              <w:left w:val="single" w:color="000000" w:sz="2" w:space="0"/>
              <w:bottom w:val="single" w:color="000000" w:sz="2" w:space="0"/>
            </w:tcBorders>
            <w:shd w:val="clear" w:color="auto" w:fill="FFFFFF"/>
          </w:tcPr>
          <w:p w:rsidRPr="00EA3E8C" w:rsidR="00B01084" w:rsidP="00EB39A0" w:rsidRDefault="00B01084" w14:paraId="7B8E471B" w14:textId="77777777">
            <w:pPr>
              <w:pStyle w:val="TableContents"/>
              <w:jc w:val="both"/>
              <w:rPr>
                <w:color w:val="000000"/>
              </w:rPr>
            </w:pPr>
            <w:r>
              <w:rPr>
                <w:color w:val="000000"/>
              </w:rPr>
              <w:t>Vrai</w:t>
            </w:r>
            <w:r w:rsidR="00FA0AC5">
              <w:rPr>
                <w:color w:val="000000"/>
              </w:rPr>
              <w:t xml:space="preserve"> (2</w:t>
            </w:r>
            <w:r w:rsidRPr="00EA3E8C">
              <w:rPr>
                <w:color w:val="000000"/>
              </w:rPr>
              <w:t>)</w:t>
            </w:r>
          </w:p>
        </w:tc>
        <w:tc>
          <w:tcPr>
            <w:tcW w:w="1243" w:type="dxa"/>
            <w:tcBorders>
              <w:left w:val="single" w:color="000000" w:sz="2" w:space="0"/>
              <w:bottom w:val="single" w:color="000000" w:sz="2" w:space="0"/>
            </w:tcBorders>
            <w:shd w:val="clear" w:color="auto" w:fill="FFFFFF"/>
          </w:tcPr>
          <w:p w:rsidRPr="00EA3E8C" w:rsidR="00B01084" w:rsidP="00EB39A0" w:rsidRDefault="00B01084" w14:paraId="1C4ACDA6" w14:textId="77777777">
            <w:pPr>
              <w:pStyle w:val="TableContents"/>
              <w:jc w:val="both"/>
              <w:rPr>
                <w:color w:val="000000"/>
              </w:rPr>
            </w:pPr>
            <w:r w:rsidRPr="00EA3E8C">
              <w:rPr>
                <w:color w:val="000000"/>
              </w:rPr>
              <w:t>V</w:t>
            </w:r>
            <w:r w:rsidR="00FA0AC5">
              <w:rPr>
                <w:color w:val="000000"/>
              </w:rPr>
              <w:t>rai (3</w:t>
            </w:r>
            <w:r w:rsidRPr="00EA3E8C">
              <w:rPr>
                <w:color w:val="000000"/>
              </w:rPr>
              <w:t>)</w:t>
            </w:r>
          </w:p>
        </w:tc>
        <w:tc>
          <w:tcPr>
            <w:tcW w:w="1246" w:type="dxa"/>
            <w:tcBorders>
              <w:left w:val="single" w:color="000000" w:sz="2" w:space="0"/>
              <w:bottom w:val="single" w:color="000000" w:sz="2" w:space="0"/>
            </w:tcBorders>
            <w:shd w:val="clear" w:color="auto" w:fill="FFFFFF"/>
          </w:tcPr>
          <w:p w:rsidRPr="00EA3E8C" w:rsidR="00B01084" w:rsidP="00EB39A0" w:rsidRDefault="00B01084" w14:paraId="7CC01013" w14:textId="77777777">
            <w:pPr>
              <w:pStyle w:val="TableContents"/>
              <w:jc w:val="both"/>
              <w:rPr>
                <w:color w:val="000000"/>
              </w:rPr>
            </w:pPr>
            <w:r w:rsidRPr="00EA3E8C">
              <w:rPr>
                <w:color w:val="000000"/>
              </w:rPr>
              <w:t>Faux</w:t>
            </w:r>
          </w:p>
        </w:tc>
        <w:tc>
          <w:tcPr>
            <w:tcW w:w="1243" w:type="dxa"/>
            <w:tcBorders>
              <w:left w:val="single" w:color="000000" w:sz="2" w:space="0"/>
              <w:bottom w:val="single" w:color="000000" w:sz="2" w:space="0"/>
            </w:tcBorders>
            <w:shd w:val="clear" w:color="auto" w:fill="FFFFFF"/>
          </w:tcPr>
          <w:p w:rsidRPr="00EA3E8C" w:rsidR="00B01084" w:rsidP="00EB39A0" w:rsidRDefault="00B01084" w14:paraId="6F35A0A3" w14:textId="77777777">
            <w:pPr>
              <w:pStyle w:val="TableContents"/>
              <w:jc w:val="both"/>
              <w:rPr>
                <w:color w:val="000000"/>
              </w:rPr>
            </w:pPr>
            <w:r w:rsidRPr="00EA3E8C">
              <w:rPr>
                <w:color w:val="000000"/>
              </w:rPr>
              <w:t>------------</w:t>
            </w:r>
          </w:p>
        </w:tc>
        <w:tc>
          <w:tcPr>
            <w:tcW w:w="1257" w:type="dxa"/>
            <w:tcBorders>
              <w:left w:val="single" w:color="000000" w:sz="2" w:space="0"/>
              <w:bottom w:val="single" w:color="000000" w:sz="2" w:space="0"/>
              <w:right w:val="single" w:color="000000" w:sz="2" w:space="0"/>
            </w:tcBorders>
            <w:shd w:val="clear" w:color="auto" w:fill="FFFFFF"/>
          </w:tcPr>
          <w:p w:rsidRPr="00EA3E8C" w:rsidR="00B01084" w:rsidP="00EB39A0" w:rsidRDefault="00B01084" w14:paraId="7760713E" w14:textId="77777777">
            <w:pPr>
              <w:pStyle w:val="TableContents"/>
              <w:jc w:val="both"/>
              <w:rPr>
                <w:color w:val="000000"/>
              </w:rPr>
            </w:pPr>
            <w:r w:rsidRPr="00EA3E8C">
              <w:rPr>
                <w:color w:val="000000"/>
              </w:rPr>
              <w:t>Faux</w:t>
            </w:r>
          </w:p>
        </w:tc>
      </w:tr>
      <w:tr w:rsidRPr="00237864" w:rsidR="00B01084" w:rsidTr="00EB39A0" w14:paraId="0CF95500" w14:textId="77777777">
        <w:tc>
          <w:tcPr>
            <w:tcW w:w="1358" w:type="dxa"/>
            <w:tcBorders>
              <w:left w:val="single" w:color="000000" w:sz="2" w:space="0"/>
              <w:bottom w:val="single" w:color="000000" w:sz="2" w:space="0"/>
            </w:tcBorders>
            <w:shd w:val="clear" w:color="auto" w:fill="FFFFFF"/>
          </w:tcPr>
          <w:p w:rsidRPr="00EA3E8C" w:rsidR="00B01084" w:rsidP="00EB39A0" w:rsidRDefault="00B01084" w14:paraId="7B77EDF0" w14:textId="77777777">
            <w:pPr>
              <w:pStyle w:val="TableContents"/>
              <w:jc w:val="both"/>
              <w:rPr>
                <w:color w:val="000000"/>
              </w:rPr>
            </w:pPr>
            <w:r w:rsidRPr="00EA3E8C">
              <w:rPr>
                <w:color w:val="000000"/>
              </w:rPr>
              <w:t>Rejet</w:t>
            </w:r>
          </w:p>
        </w:tc>
        <w:tc>
          <w:tcPr>
            <w:tcW w:w="1243" w:type="dxa"/>
            <w:tcBorders>
              <w:left w:val="single" w:color="000000" w:sz="2" w:space="0"/>
              <w:bottom w:val="single" w:color="000000" w:sz="2" w:space="0"/>
            </w:tcBorders>
            <w:shd w:val="clear" w:color="auto" w:fill="FFFFFF"/>
          </w:tcPr>
          <w:p w:rsidRPr="00EA3E8C" w:rsidR="00B01084" w:rsidP="00EB39A0" w:rsidRDefault="00B01084" w14:paraId="42F01436" w14:textId="77777777">
            <w:pPr>
              <w:pStyle w:val="TableContents"/>
              <w:jc w:val="both"/>
              <w:rPr>
                <w:color w:val="000000"/>
              </w:rPr>
            </w:pPr>
            <w:r w:rsidRPr="00EA3E8C">
              <w:rPr>
                <w:color w:val="000000"/>
              </w:rPr>
              <w:t xml:space="preserve">Vrai </w:t>
            </w:r>
          </w:p>
        </w:tc>
        <w:tc>
          <w:tcPr>
            <w:tcW w:w="1243" w:type="dxa"/>
            <w:tcBorders>
              <w:left w:val="single" w:color="000000" w:sz="2" w:space="0"/>
              <w:bottom w:val="single" w:color="000000" w:sz="2" w:space="0"/>
            </w:tcBorders>
            <w:shd w:val="clear" w:color="auto" w:fill="FFFFFF"/>
          </w:tcPr>
          <w:p w:rsidRPr="00FA0AC5" w:rsidR="00B01084" w:rsidP="00EB39A0" w:rsidRDefault="00B01084" w14:paraId="0F44378F" w14:textId="77777777">
            <w:pPr>
              <w:pStyle w:val="TableContents"/>
              <w:jc w:val="both"/>
              <w:rPr>
                <w:color w:val="auto"/>
              </w:rPr>
            </w:pPr>
            <w:r w:rsidRPr="00FA0AC5">
              <w:rPr>
                <w:color w:val="auto"/>
              </w:rPr>
              <w:t>Faux</w:t>
            </w:r>
          </w:p>
        </w:tc>
        <w:tc>
          <w:tcPr>
            <w:tcW w:w="1247" w:type="dxa"/>
            <w:tcBorders>
              <w:left w:val="single" w:color="000000" w:sz="2" w:space="0"/>
              <w:bottom w:val="single" w:color="000000" w:sz="2" w:space="0"/>
            </w:tcBorders>
            <w:shd w:val="clear" w:color="auto" w:fill="FFFFFF"/>
          </w:tcPr>
          <w:p w:rsidRPr="00FA0AC5" w:rsidR="00B01084" w:rsidP="00EB39A0" w:rsidRDefault="00B01084" w14:paraId="4714178E" w14:textId="77777777">
            <w:pPr>
              <w:pStyle w:val="TableContents"/>
              <w:jc w:val="both"/>
              <w:rPr>
                <w:color w:val="auto"/>
              </w:rPr>
            </w:pPr>
            <w:r w:rsidRPr="00FA0AC5">
              <w:rPr>
                <w:color w:val="auto"/>
              </w:rPr>
              <w:t>Faux</w:t>
            </w:r>
          </w:p>
        </w:tc>
        <w:tc>
          <w:tcPr>
            <w:tcW w:w="1243" w:type="dxa"/>
            <w:tcBorders>
              <w:left w:val="single" w:color="000000" w:sz="2" w:space="0"/>
              <w:bottom w:val="single" w:color="000000" w:sz="2" w:space="0"/>
            </w:tcBorders>
            <w:shd w:val="clear" w:color="auto" w:fill="FFFFFF"/>
          </w:tcPr>
          <w:p w:rsidRPr="00EA3E8C" w:rsidR="00B01084" w:rsidP="00EB39A0" w:rsidRDefault="00B01084" w14:paraId="68D87BAC" w14:textId="77777777">
            <w:pPr>
              <w:pStyle w:val="TableContents"/>
              <w:jc w:val="both"/>
              <w:rPr>
                <w:color w:val="000000"/>
              </w:rPr>
            </w:pPr>
            <w:r w:rsidRPr="00EA3E8C">
              <w:rPr>
                <w:color w:val="000000"/>
              </w:rPr>
              <w:t>Faux</w:t>
            </w:r>
          </w:p>
        </w:tc>
        <w:tc>
          <w:tcPr>
            <w:tcW w:w="1246" w:type="dxa"/>
            <w:tcBorders>
              <w:left w:val="single" w:color="000000" w:sz="2" w:space="0"/>
              <w:bottom w:val="single" w:color="000000" w:sz="2" w:space="0"/>
            </w:tcBorders>
            <w:shd w:val="clear" w:color="auto" w:fill="FFFFFF"/>
          </w:tcPr>
          <w:p w:rsidRPr="00EA3E8C" w:rsidR="00B01084" w:rsidP="00EB39A0" w:rsidRDefault="00B01084" w14:paraId="540D7490" w14:textId="77777777">
            <w:pPr>
              <w:pStyle w:val="TableContents"/>
              <w:jc w:val="both"/>
              <w:rPr>
                <w:color w:val="000000"/>
              </w:rPr>
            </w:pPr>
            <w:r w:rsidRPr="00EA3E8C">
              <w:rPr>
                <w:color w:val="000000"/>
              </w:rPr>
              <w:t>Faux</w:t>
            </w:r>
          </w:p>
        </w:tc>
        <w:tc>
          <w:tcPr>
            <w:tcW w:w="1243" w:type="dxa"/>
            <w:tcBorders>
              <w:left w:val="single" w:color="000000" w:sz="2" w:space="0"/>
              <w:bottom w:val="single" w:color="000000" w:sz="2" w:space="0"/>
            </w:tcBorders>
            <w:shd w:val="clear" w:color="auto" w:fill="FFFFFF"/>
          </w:tcPr>
          <w:p w:rsidRPr="00EA3E8C" w:rsidR="00B01084" w:rsidP="00EB39A0" w:rsidRDefault="00B01084" w14:paraId="233D948D" w14:textId="77777777">
            <w:pPr>
              <w:pStyle w:val="TableContents"/>
              <w:jc w:val="both"/>
              <w:rPr>
                <w:color w:val="000000"/>
              </w:rPr>
            </w:pPr>
            <w:r w:rsidRPr="00EA3E8C">
              <w:rPr>
                <w:color w:val="000000"/>
              </w:rPr>
              <w:t>------------</w:t>
            </w:r>
          </w:p>
        </w:tc>
        <w:tc>
          <w:tcPr>
            <w:tcW w:w="1257" w:type="dxa"/>
            <w:tcBorders>
              <w:left w:val="single" w:color="000000" w:sz="2" w:space="0"/>
              <w:bottom w:val="single" w:color="000000" w:sz="2" w:space="0"/>
              <w:right w:val="single" w:color="000000" w:sz="2" w:space="0"/>
            </w:tcBorders>
            <w:shd w:val="clear" w:color="auto" w:fill="FFFFFF"/>
          </w:tcPr>
          <w:p w:rsidRPr="00EA3E8C" w:rsidR="00B01084" w:rsidP="00EB39A0" w:rsidRDefault="00B01084" w14:paraId="0C78AFB4" w14:textId="77777777">
            <w:pPr>
              <w:pStyle w:val="TableContents"/>
              <w:jc w:val="both"/>
              <w:rPr>
                <w:color w:val="000000"/>
              </w:rPr>
            </w:pPr>
            <w:r w:rsidRPr="00EA3E8C">
              <w:rPr>
                <w:color w:val="000000"/>
              </w:rPr>
              <w:t>Faux</w:t>
            </w:r>
          </w:p>
        </w:tc>
      </w:tr>
    </w:tbl>
    <w:p w:rsidR="00B01084" w:rsidP="00B01084" w:rsidRDefault="00B01084" w14:paraId="543E94D9" w14:textId="77777777"/>
    <w:p w:rsidR="00E56AED" w:rsidP="003D34DB" w:rsidRDefault="00FA0AC5" w14:paraId="7FE13D58" w14:textId="77777777">
      <w:pPr>
        <w:numPr>
          <w:ilvl w:val="0"/>
          <w:numId w:val="19"/>
        </w:numPr>
        <w:suppressAutoHyphens/>
        <w:jc w:val="both"/>
      </w:pPr>
      <w:r>
        <w:t xml:space="preserve"> (1</w:t>
      </w:r>
      <w:r w:rsidR="00E56AED">
        <w:t>) Possibilité d'annulation avec retour sur la réservation espèce dans le cadre d'une opération d'achat</w:t>
      </w:r>
    </w:p>
    <w:p w:rsidRPr="00FA0AC5" w:rsidR="00E56AED" w:rsidP="003D34DB" w:rsidRDefault="00FA0AC5" w14:paraId="7EFB441D" w14:textId="77777777">
      <w:pPr>
        <w:numPr>
          <w:ilvl w:val="0"/>
          <w:numId w:val="19"/>
        </w:numPr>
        <w:suppressAutoHyphens/>
        <w:jc w:val="both"/>
      </w:pPr>
      <w:r>
        <w:t>(2</w:t>
      </w:r>
      <w:r w:rsidR="00E56AED">
        <w:t xml:space="preserve">) Envoi d'une demande d'annulation (Si oui l'ordre est annulé, sinon la demande </w:t>
      </w:r>
      <w:r w:rsidRPr="00FA0AC5" w:rsidR="00E56AED">
        <w:t>d'annulation est rejetée et l'ordre reprend son statut initial)</w:t>
      </w:r>
    </w:p>
    <w:p w:rsidR="00E56AED" w:rsidP="00B01084" w:rsidRDefault="00FA0AC5" w14:paraId="08710326" w14:textId="77777777">
      <w:pPr>
        <w:numPr>
          <w:ilvl w:val="0"/>
          <w:numId w:val="19"/>
        </w:numPr>
        <w:suppressAutoHyphens/>
        <w:jc w:val="both"/>
      </w:pPr>
      <w:r w:rsidRPr="00FA0AC5">
        <w:t>(3</w:t>
      </w:r>
      <w:r w:rsidRPr="00FA0AC5" w:rsidR="00E56AED">
        <w:t xml:space="preserve">) Envoi d'une demande </w:t>
      </w:r>
      <w:r w:rsidRPr="00FA0AC5" w:rsidR="00B01084">
        <w:t>d'annulation du reliquat non exécuté,</w:t>
      </w:r>
      <w:r w:rsidRPr="00FA0AC5" w:rsidR="00E56AED">
        <w:t xml:space="preserve"> si</w:t>
      </w:r>
      <w:r w:rsidR="00E56AED">
        <w:t xml:space="preserve"> la demande est accepté alors annulé sinon l'ordre reprend son statut initial</w:t>
      </w:r>
    </w:p>
    <w:p w:rsidR="00E56AED" w:rsidP="003D34DB" w:rsidRDefault="00E56AED" w14:paraId="729290F5" w14:textId="77777777">
      <w:pPr>
        <w:numPr>
          <w:ilvl w:val="0"/>
          <w:numId w:val="19"/>
        </w:numPr>
        <w:suppressAutoHyphens/>
        <w:jc w:val="both"/>
      </w:pPr>
      <w:r>
        <w:t>le nouvel ordre généré reprendra dans le champ « référence liée » la référence de l’ordre objet de la demande d’annulation initiale du reliquat non exécuté.</w:t>
      </w:r>
    </w:p>
    <w:p w:rsidR="00E56AED" w:rsidP="002F5C7D" w:rsidRDefault="00E56AED" w14:paraId="7BD00421" w14:textId="77777777">
      <w:pPr>
        <w:suppressAutoHyphens/>
        <w:ind w:left="720"/>
        <w:jc w:val="both"/>
      </w:pPr>
    </w:p>
    <w:p w:rsidR="009A336E" w:rsidP="002F5C7D" w:rsidRDefault="009A336E" w14:paraId="763B7360" w14:textId="77777777">
      <w:pPr>
        <w:suppressAutoHyphens/>
        <w:ind w:left="720"/>
        <w:jc w:val="both"/>
      </w:pPr>
    </w:p>
    <w:p w:rsidR="009A336E" w:rsidP="002F5C7D" w:rsidRDefault="009A336E" w14:paraId="61C620C9" w14:textId="77777777">
      <w:pPr>
        <w:suppressAutoHyphens/>
        <w:ind w:left="720"/>
        <w:jc w:val="both"/>
      </w:pPr>
    </w:p>
    <w:p w:rsidR="009A336E" w:rsidP="002F5C7D" w:rsidRDefault="009A336E" w14:paraId="08E4A30D" w14:textId="77777777">
      <w:pPr>
        <w:suppressAutoHyphens/>
        <w:ind w:left="720"/>
        <w:jc w:val="both"/>
      </w:pPr>
    </w:p>
    <w:p w:rsidR="003556CB" w:rsidP="002F5C7D" w:rsidRDefault="003556CB" w14:paraId="464FF001" w14:textId="77777777">
      <w:pPr>
        <w:suppressAutoHyphens/>
        <w:ind w:left="720"/>
        <w:jc w:val="both"/>
      </w:pPr>
    </w:p>
    <w:p w:rsidR="003556CB" w:rsidP="002F5C7D" w:rsidRDefault="003556CB" w14:paraId="03B73EBE" w14:textId="77777777">
      <w:pPr>
        <w:suppressAutoHyphens/>
        <w:ind w:left="720"/>
        <w:jc w:val="both"/>
      </w:pPr>
    </w:p>
    <w:p w:rsidRPr="004325ED" w:rsidR="00E56AED" w:rsidP="003D34DB" w:rsidRDefault="00E56AED" w14:paraId="27EEB37A" w14:textId="77777777">
      <w:pPr>
        <w:pStyle w:val="Style3"/>
        <w:numPr>
          <w:ilvl w:val="2"/>
          <w:numId w:val="3"/>
        </w:numPr>
        <w:jc w:val="both"/>
      </w:pPr>
      <w:bookmarkStart w:name="_Toc409973651" w:id="164"/>
      <w:r w:rsidRPr="004325ED">
        <w:t>Pré-conditions</w:t>
      </w:r>
      <w:bookmarkEnd w:id="162"/>
      <w:bookmarkEnd w:id="163"/>
      <w:bookmarkEnd w:id="164"/>
    </w:p>
    <w:p w:rsidR="00E56AED" w:rsidP="0091661A" w:rsidRDefault="00E56AED" w14:paraId="0B68087E" w14:textId="77777777">
      <w:pPr>
        <w:pStyle w:val="Paragraphedeliste1"/>
        <w:numPr>
          <w:ilvl w:val="0"/>
          <w:numId w:val="20"/>
        </w:numPr>
        <w:spacing w:before="240" w:after="240" w:line="100" w:lineRule="atLeast"/>
        <w:jc w:val="both"/>
      </w:pPr>
      <w:bookmarkStart w:name="_Toc318352131" w:id="165"/>
      <w:bookmarkStart w:name="_Toc319568797" w:id="166"/>
      <w:r>
        <w:t>Les pré-conditions spécifiques à la saisie d'un ordre de bourse du marché local sont :</w:t>
      </w:r>
    </w:p>
    <w:tbl>
      <w:tblPr>
        <w:tblW w:w="0" w:type="auto"/>
        <w:tblLayout w:type="fixed"/>
        <w:tblLook w:val="0000" w:firstRow="0" w:lastRow="0" w:firstColumn="0" w:lastColumn="0" w:noHBand="0" w:noVBand="0"/>
      </w:tblPr>
      <w:tblGrid>
        <w:gridCol w:w="1689"/>
        <w:gridCol w:w="8273"/>
      </w:tblGrid>
      <w:tr w:rsidRPr="00237864" w:rsidR="00E56AED" w:rsidTr="00CC6AC5" w14:paraId="2A3078FF" w14:textId="77777777">
        <w:tc>
          <w:tcPr>
            <w:tcW w:w="1689" w:type="dxa"/>
            <w:tcBorders>
              <w:top w:val="single" w:color="000000" w:sz="2" w:space="0"/>
              <w:left w:val="single" w:color="000000" w:sz="2" w:space="0"/>
              <w:bottom w:val="single" w:color="000000" w:sz="2" w:space="0"/>
            </w:tcBorders>
            <w:shd w:val="clear" w:color="auto" w:fill="C0C0C0"/>
          </w:tcPr>
          <w:p w:rsidRPr="00237864" w:rsidR="00E56AED" w:rsidP="002F5C7D" w:rsidRDefault="00E56AED" w14:paraId="311A93F4" w14:textId="77777777">
            <w:pPr>
              <w:jc w:val="both"/>
              <w:rPr>
                <w:b/>
              </w:rPr>
            </w:pPr>
            <w:r w:rsidRPr="00237864">
              <w:rPr>
                <w:b/>
              </w:rPr>
              <w:t>Réf.</w:t>
            </w:r>
          </w:p>
        </w:tc>
        <w:tc>
          <w:tcPr>
            <w:tcW w:w="8273" w:type="dxa"/>
            <w:tcBorders>
              <w:top w:val="single" w:color="000000" w:sz="2" w:space="0"/>
              <w:left w:val="single" w:color="000000" w:sz="2" w:space="0"/>
              <w:bottom w:val="single" w:color="000000" w:sz="2" w:space="0"/>
              <w:right w:val="single" w:color="000000" w:sz="2" w:space="0"/>
            </w:tcBorders>
            <w:shd w:val="clear" w:color="auto" w:fill="C0C0C0"/>
          </w:tcPr>
          <w:p w:rsidRPr="00237864" w:rsidR="00E56AED" w:rsidP="002F5C7D" w:rsidRDefault="00E56AED" w14:paraId="63AACABC" w14:textId="77777777">
            <w:pPr>
              <w:jc w:val="both"/>
              <w:rPr>
                <w:b/>
              </w:rPr>
            </w:pPr>
            <w:r w:rsidRPr="00237864">
              <w:rPr>
                <w:b/>
              </w:rPr>
              <w:t>Description</w:t>
            </w:r>
          </w:p>
        </w:tc>
      </w:tr>
      <w:tr w:rsidRPr="00237864" w:rsidR="00E56AED" w:rsidTr="00CC6AC5" w14:paraId="596619E8" w14:textId="77777777">
        <w:tc>
          <w:tcPr>
            <w:tcW w:w="1689" w:type="dxa"/>
            <w:tcBorders>
              <w:left w:val="single" w:color="000000" w:sz="2" w:space="0"/>
              <w:bottom w:val="single" w:color="000000" w:sz="2" w:space="0"/>
            </w:tcBorders>
            <w:shd w:val="clear" w:color="auto" w:fill="FFFFFF"/>
          </w:tcPr>
          <w:p w:rsidRPr="00237864" w:rsidR="00E56AED" w:rsidP="002F5C7D" w:rsidRDefault="00E56AED" w14:paraId="209E9B4A" w14:textId="77777777">
            <w:pPr>
              <w:jc w:val="both"/>
            </w:pPr>
            <w:r w:rsidRPr="00237864">
              <w:t>PRE-080-1</w:t>
            </w:r>
          </w:p>
        </w:tc>
        <w:tc>
          <w:tcPr>
            <w:tcW w:w="8273" w:type="dxa"/>
            <w:tcBorders>
              <w:left w:val="single" w:color="000000" w:sz="2" w:space="0"/>
              <w:bottom w:val="single" w:color="000000" w:sz="2" w:space="0"/>
              <w:right w:val="single" w:color="000000" w:sz="2" w:space="0"/>
            </w:tcBorders>
            <w:shd w:val="clear" w:color="auto" w:fill="FFFFFF"/>
          </w:tcPr>
          <w:p w:rsidRPr="00EA3E8C" w:rsidR="00E56AED" w:rsidP="002F5C7D" w:rsidRDefault="00E56AED" w14:paraId="7FB838C0" w14:textId="77777777">
            <w:pPr>
              <w:pStyle w:val="Normal1"/>
              <w:jc w:val="both"/>
              <w:rPr>
                <w:rFonts w:ascii="Calibri" w:hAnsi="Calibri"/>
                <w:i w:val="0"/>
                <w:sz w:val="22"/>
                <w:szCs w:val="22"/>
                <w:lang w:val="fr-FR"/>
              </w:rPr>
            </w:pPr>
            <w:r w:rsidRPr="00EA3E8C">
              <w:rPr>
                <w:rFonts w:ascii="Calibri" w:hAnsi="Calibri"/>
                <w:i w:val="0"/>
                <w:sz w:val="22"/>
                <w:szCs w:val="22"/>
                <w:lang w:val="fr-FR"/>
              </w:rPr>
              <w:t>Définir dans le référentiel les titres objets à un ordre de bourse.</w:t>
            </w:r>
          </w:p>
        </w:tc>
      </w:tr>
      <w:tr w:rsidRPr="00237864" w:rsidR="00E56AED" w:rsidTr="00CC6AC5" w14:paraId="38DBF04F" w14:textId="77777777">
        <w:tc>
          <w:tcPr>
            <w:tcW w:w="1689" w:type="dxa"/>
            <w:tcBorders>
              <w:left w:val="single" w:color="000000" w:sz="2" w:space="0"/>
              <w:bottom w:val="single" w:color="000000" w:sz="2" w:space="0"/>
            </w:tcBorders>
            <w:shd w:val="clear" w:color="auto" w:fill="FFFFFF"/>
          </w:tcPr>
          <w:p w:rsidRPr="00237864" w:rsidR="00E56AED" w:rsidP="002F5C7D" w:rsidRDefault="00E56AED" w14:paraId="3CFCB25F" w14:textId="77777777">
            <w:pPr>
              <w:jc w:val="both"/>
            </w:pPr>
            <w:r w:rsidRPr="00237864">
              <w:t>PRE-080-2</w:t>
            </w:r>
          </w:p>
        </w:tc>
        <w:tc>
          <w:tcPr>
            <w:tcW w:w="8273" w:type="dxa"/>
            <w:tcBorders>
              <w:left w:val="single" w:color="000000" w:sz="2" w:space="0"/>
              <w:bottom w:val="single" w:color="000000" w:sz="2" w:space="0"/>
              <w:right w:val="single" w:color="000000" w:sz="2" w:space="0"/>
            </w:tcBorders>
            <w:shd w:val="clear" w:color="auto" w:fill="FFFFFF"/>
          </w:tcPr>
          <w:p w:rsidRPr="00EA3E8C" w:rsidR="00E56AED" w:rsidP="002F5C7D" w:rsidRDefault="00E56AED" w14:paraId="4553BF3A" w14:textId="77777777">
            <w:pPr>
              <w:pStyle w:val="Normal1"/>
              <w:jc w:val="both"/>
              <w:rPr>
                <w:rFonts w:ascii="Calibri" w:hAnsi="Calibri"/>
                <w:i w:val="0"/>
                <w:sz w:val="22"/>
                <w:szCs w:val="22"/>
                <w:lang w:val="fr-FR"/>
              </w:rPr>
            </w:pPr>
            <w:r w:rsidRPr="00EA3E8C">
              <w:rPr>
                <w:rFonts w:ascii="Calibri" w:hAnsi="Calibri"/>
                <w:i w:val="0"/>
                <w:sz w:val="22"/>
                <w:szCs w:val="22"/>
                <w:lang w:val="fr-FR"/>
              </w:rPr>
              <w:t>Définir dans le référentiel les places de dénouement sujet à un ordre de bourse.</w:t>
            </w:r>
          </w:p>
        </w:tc>
      </w:tr>
      <w:tr w:rsidRPr="00237864" w:rsidR="00E56AED" w:rsidTr="00CC6AC5" w14:paraId="30EBEFA4" w14:textId="77777777">
        <w:tc>
          <w:tcPr>
            <w:tcW w:w="1689" w:type="dxa"/>
            <w:tcBorders>
              <w:left w:val="single" w:color="000000" w:sz="2" w:space="0"/>
              <w:bottom w:val="single" w:color="000000" w:sz="2" w:space="0"/>
            </w:tcBorders>
            <w:shd w:val="clear" w:color="auto" w:fill="FFFFFF"/>
          </w:tcPr>
          <w:p w:rsidRPr="00EA3E8C" w:rsidR="00E56AED" w:rsidP="002F5C7D" w:rsidRDefault="00E56AED" w14:paraId="689ED12D" w14:textId="77777777">
            <w:pPr>
              <w:pStyle w:val="TableContents"/>
              <w:jc w:val="both"/>
            </w:pPr>
            <w:r w:rsidRPr="00EA3E8C">
              <w:t>PRE-080-3</w:t>
            </w:r>
          </w:p>
        </w:tc>
        <w:tc>
          <w:tcPr>
            <w:tcW w:w="8273" w:type="dxa"/>
            <w:tcBorders>
              <w:left w:val="single" w:color="000000" w:sz="2" w:space="0"/>
              <w:bottom w:val="single" w:color="000000" w:sz="2" w:space="0"/>
              <w:right w:val="single" w:color="000000" w:sz="2" w:space="0"/>
            </w:tcBorders>
            <w:shd w:val="clear" w:color="auto" w:fill="FFFFFF"/>
          </w:tcPr>
          <w:p w:rsidRPr="00EA3E8C" w:rsidR="00E56AED" w:rsidP="002F5C7D" w:rsidRDefault="00E56AED" w14:paraId="2FCB9A51" w14:textId="77777777">
            <w:pPr>
              <w:pStyle w:val="Normal1"/>
              <w:jc w:val="both"/>
              <w:rPr>
                <w:rFonts w:ascii="Calibri" w:hAnsi="Calibri"/>
                <w:i w:val="0"/>
                <w:sz w:val="22"/>
                <w:szCs w:val="22"/>
                <w:lang w:val="fr-FR"/>
              </w:rPr>
            </w:pPr>
            <w:r w:rsidRPr="00EA3E8C">
              <w:rPr>
                <w:rFonts w:ascii="Calibri" w:hAnsi="Calibri"/>
                <w:i w:val="0"/>
                <w:sz w:val="22"/>
                <w:szCs w:val="22"/>
                <w:lang w:val="fr-FR"/>
              </w:rPr>
              <w:t>Définir dans le référentiel les clients sujets à un ordre de bourse.</w:t>
            </w:r>
          </w:p>
        </w:tc>
      </w:tr>
      <w:tr w:rsidRPr="00237864" w:rsidR="00E56AED" w:rsidTr="00CC6AC5" w14:paraId="133F98F2" w14:textId="77777777">
        <w:tc>
          <w:tcPr>
            <w:tcW w:w="1689" w:type="dxa"/>
            <w:tcBorders>
              <w:left w:val="single" w:color="000000" w:sz="2" w:space="0"/>
              <w:bottom w:val="single" w:color="000000" w:sz="2" w:space="0"/>
            </w:tcBorders>
            <w:shd w:val="clear" w:color="auto" w:fill="FFFFFF"/>
          </w:tcPr>
          <w:p w:rsidRPr="00EA3E8C" w:rsidR="00E56AED" w:rsidP="002F5C7D" w:rsidRDefault="00E56AED" w14:paraId="665534BA" w14:textId="77777777">
            <w:pPr>
              <w:pStyle w:val="TableContents"/>
              <w:jc w:val="both"/>
            </w:pPr>
            <w:r w:rsidRPr="00EA3E8C">
              <w:t>PRE-080-4</w:t>
            </w:r>
          </w:p>
        </w:tc>
        <w:tc>
          <w:tcPr>
            <w:tcW w:w="8273" w:type="dxa"/>
            <w:tcBorders>
              <w:left w:val="single" w:color="000000" w:sz="2" w:space="0"/>
              <w:bottom w:val="single" w:color="000000" w:sz="2" w:space="0"/>
              <w:right w:val="single" w:color="000000" w:sz="2" w:space="0"/>
            </w:tcBorders>
            <w:shd w:val="clear" w:color="auto" w:fill="FFFFFF"/>
          </w:tcPr>
          <w:p w:rsidRPr="00EA3E8C" w:rsidR="00E56AED" w:rsidP="002F5C7D" w:rsidRDefault="00E56AED" w14:paraId="6DD4AEB7" w14:textId="77777777">
            <w:pPr>
              <w:pStyle w:val="Normal1"/>
              <w:jc w:val="both"/>
              <w:rPr>
                <w:rFonts w:ascii="Calibri" w:hAnsi="Calibri"/>
                <w:i w:val="0"/>
                <w:sz w:val="22"/>
                <w:szCs w:val="22"/>
                <w:lang w:val="fr-FR"/>
              </w:rPr>
            </w:pPr>
            <w:r w:rsidRPr="00EA3E8C">
              <w:rPr>
                <w:rFonts w:ascii="Calibri" w:hAnsi="Calibri"/>
                <w:i w:val="0"/>
                <w:sz w:val="22"/>
                <w:szCs w:val="22"/>
                <w:lang w:val="fr-FR"/>
              </w:rPr>
              <w:t>Définir dans le référentiel les comptes-titres espèces sujets à un ordre de bourse.</w:t>
            </w:r>
          </w:p>
        </w:tc>
      </w:tr>
      <w:tr w:rsidRPr="00237864" w:rsidR="00E56AED" w:rsidTr="00CC6AC5" w14:paraId="7946D08C" w14:textId="77777777">
        <w:tc>
          <w:tcPr>
            <w:tcW w:w="1689" w:type="dxa"/>
            <w:tcBorders>
              <w:left w:val="single" w:color="000000" w:sz="2" w:space="0"/>
              <w:bottom w:val="single" w:color="000000" w:sz="2" w:space="0"/>
            </w:tcBorders>
            <w:shd w:val="clear" w:color="auto" w:fill="FFFFFF"/>
          </w:tcPr>
          <w:p w:rsidRPr="00EA3E8C" w:rsidR="00E56AED" w:rsidP="002F5C7D" w:rsidRDefault="00E56AED" w14:paraId="09DB3623" w14:textId="77777777">
            <w:pPr>
              <w:pStyle w:val="TableContents"/>
              <w:jc w:val="both"/>
            </w:pPr>
            <w:r w:rsidRPr="00EA3E8C">
              <w:t>PRE-080-5</w:t>
            </w:r>
          </w:p>
        </w:tc>
        <w:tc>
          <w:tcPr>
            <w:tcW w:w="8273" w:type="dxa"/>
            <w:tcBorders>
              <w:left w:val="single" w:color="000000" w:sz="2" w:space="0"/>
              <w:bottom w:val="single" w:color="000000" w:sz="2" w:space="0"/>
              <w:right w:val="single" w:color="000000" w:sz="2" w:space="0"/>
            </w:tcBorders>
            <w:shd w:val="clear" w:color="auto" w:fill="FFFFFF"/>
          </w:tcPr>
          <w:p w:rsidRPr="00EA3E8C" w:rsidR="00E56AED" w:rsidP="002F5C7D" w:rsidRDefault="00E56AED" w14:paraId="39B8955D" w14:textId="77777777">
            <w:pPr>
              <w:pStyle w:val="Normal1"/>
              <w:jc w:val="both"/>
              <w:rPr>
                <w:rFonts w:ascii="Calibri" w:hAnsi="Calibri"/>
                <w:i w:val="0"/>
                <w:sz w:val="22"/>
                <w:szCs w:val="22"/>
                <w:lang w:val="fr-FR"/>
              </w:rPr>
            </w:pPr>
            <w:r w:rsidRPr="00EA3E8C">
              <w:rPr>
                <w:rFonts w:ascii="Calibri" w:hAnsi="Calibri"/>
                <w:i w:val="0"/>
                <w:sz w:val="22"/>
                <w:szCs w:val="22"/>
                <w:lang w:val="fr-FR"/>
              </w:rPr>
              <w:t>Définir dans le référentiel les comptes-titres client sujets à un ordre de bourse.</w:t>
            </w:r>
          </w:p>
        </w:tc>
      </w:tr>
      <w:tr w:rsidRPr="00237864" w:rsidR="00E56AED" w:rsidTr="00CC6AC5" w14:paraId="020589E8" w14:textId="77777777">
        <w:tc>
          <w:tcPr>
            <w:tcW w:w="1689" w:type="dxa"/>
            <w:tcBorders>
              <w:left w:val="single" w:color="000000" w:sz="2" w:space="0"/>
              <w:bottom w:val="single" w:color="000000" w:sz="2" w:space="0"/>
            </w:tcBorders>
            <w:shd w:val="clear" w:color="auto" w:fill="FFFFFF"/>
          </w:tcPr>
          <w:p w:rsidRPr="00EA3E8C" w:rsidR="00E56AED" w:rsidP="002F5C7D" w:rsidRDefault="00E56AED" w14:paraId="2CBB7ACE" w14:textId="77777777">
            <w:pPr>
              <w:pStyle w:val="TableContents"/>
              <w:jc w:val="both"/>
            </w:pPr>
            <w:r w:rsidRPr="00EA3E8C">
              <w:t>PRE-080-6</w:t>
            </w:r>
          </w:p>
        </w:tc>
        <w:tc>
          <w:tcPr>
            <w:tcW w:w="8273" w:type="dxa"/>
            <w:tcBorders>
              <w:left w:val="single" w:color="000000" w:sz="2" w:space="0"/>
              <w:bottom w:val="single" w:color="000000" w:sz="2" w:space="0"/>
              <w:right w:val="single" w:color="000000" w:sz="2" w:space="0"/>
            </w:tcBorders>
            <w:shd w:val="clear" w:color="auto" w:fill="FFFFFF"/>
          </w:tcPr>
          <w:p w:rsidRPr="00EA3E8C" w:rsidR="00E56AED" w:rsidP="002F5C7D" w:rsidRDefault="00E56AED" w14:paraId="2F62F2B3" w14:textId="77777777">
            <w:pPr>
              <w:pStyle w:val="TableContents"/>
              <w:jc w:val="both"/>
            </w:pPr>
            <w:r w:rsidRPr="00EA3E8C">
              <w:t>Définir dans un contexte d'SLA l'éligibilité comptes titres et espèces</w:t>
            </w:r>
          </w:p>
        </w:tc>
      </w:tr>
      <w:tr w:rsidRPr="00237864" w:rsidR="00E56AED" w:rsidTr="00CC6AC5" w14:paraId="448E81DC" w14:textId="77777777">
        <w:tc>
          <w:tcPr>
            <w:tcW w:w="1689" w:type="dxa"/>
            <w:tcBorders>
              <w:left w:val="single" w:color="000000" w:sz="2" w:space="0"/>
              <w:bottom w:val="single" w:color="000000" w:sz="2" w:space="0"/>
            </w:tcBorders>
            <w:shd w:val="clear" w:color="auto" w:fill="FFFFFF"/>
          </w:tcPr>
          <w:p w:rsidRPr="00237864" w:rsidR="00E56AED" w:rsidP="002F5C7D" w:rsidRDefault="00E56AED" w14:paraId="29884AB2" w14:textId="77777777">
            <w:pPr>
              <w:jc w:val="both"/>
            </w:pPr>
            <w:r w:rsidRPr="00237864">
              <w:t>PRE-080-7</w:t>
            </w:r>
          </w:p>
        </w:tc>
        <w:tc>
          <w:tcPr>
            <w:tcW w:w="8273" w:type="dxa"/>
            <w:tcBorders>
              <w:left w:val="single" w:color="000000" w:sz="2" w:space="0"/>
              <w:bottom w:val="single" w:color="000000" w:sz="2" w:space="0"/>
              <w:right w:val="single" w:color="000000" w:sz="2" w:space="0"/>
            </w:tcBorders>
            <w:shd w:val="clear" w:color="auto" w:fill="FFFFFF"/>
          </w:tcPr>
          <w:p w:rsidRPr="00EA3E8C" w:rsidR="00E56AED" w:rsidP="002F5C7D" w:rsidRDefault="00E56AED" w14:paraId="6CA65818" w14:textId="77777777">
            <w:pPr>
              <w:pStyle w:val="TableContents"/>
              <w:jc w:val="both"/>
            </w:pPr>
            <w:r w:rsidRPr="00EA3E8C">
              <w:t>Définir la Société de bourse a qui les ordres du carnet vont être transmis</w:t>
            </w:r>
          </w:p>
        </w:tc>
      </w:tr>
    </w:tbl>
    <w:p w:rsidRPr="004325ED" w:rsidR="00E56AED" w:rsidP="003D34DB" w:rsidRDefault="00E56AED" w14:paraId="2A18B98D" w14:textId="77777777">
      <w:pPr>
        <w:pStyle w:val="Style3"/>
        <w:numPr>
          <w:ilvl w:val="2"/>
          <w:numId w:val="3"/>
        </w:numPr>
        <w:jc w:val="both"/>
      </w:pPr>
      <w:bookmarkStart w:name="_Toc409973652" w:id="167"/>
      <w:r w:rsidRPr="004325ED">
        <w:t>Post-conditions</w:t>
      </w:r>
      <w:bookmarkEnd w:id="165"/>
      <w:bookmarkEnd w:id="166"/>
      <w:bookmarkEnd w:id="167"/>
    </w:p>
    <w:p w:rsidR="00E56AED" w:rsidP="0091661A" w:rsidRDefault="00E56AED" w14:paraId="11932DE4" w14:textId="77777777">
      <w:pPr>
        <w:pStyle w:val="Paragraphedeliste1"/>
        <w:numPr>
          <w:ilvl w:val="0"/>
          <w:numId w:val="20"/>
        </w:numPr>
        <w:spacing w:before="240" w:after="240" w:line="100" w:lineRule="atLeast"/>
        <w:jc w:val="both"/>
      </w:pPr>
      <w:bookmarkStart w:name="_Toc318352132" w:id="168"/>
      <w:bookmarkStart w:name="_Toc319568798" w:id="169"/>
      <w:r>
        <w:t>Les post-conditions spécifiques à la saisie d'un ordre de bourse du marché local sont :</w:t>
      </w:r>
    </w:p>
    <w:tbl>
      <w:tblPr>
        <w:tblW w:w="0" w:type="auto"/>
        <w:tblLayout w:type="fixed"/>
        <w:tblLook w:val="0000" w:firstRow="0" w:lastRow="0" w:firstColumn="0" w:lastColumn="0" w:noHBand="0" w:noVBand="0"/>
      </w:tblPr>
      <w:tblGrid>
        <w:gridCol w:w="1689"/>
        <w:gridCol w:w="8273"/>
      </w:tblGrid>
      <w:tr w:rsidRPr="00237864" w:rsidR="00E56AED" w:rsidTr="00CC6AC5" w14:paraId="29249609" w14:textId="77777777">
        <w:tc>
          <w:tcPr>
            <w:tcW w:w="1689" w:type="dxa"/>
            <w:tcBorders>
              <w:top w:val="single" w:color="000000" w:sz="2" w:space="0"/>
              <w:left w:val="single" w:color="000000" w:sz="2" w:space="0"/>
              <w:bottom w:val="single" w:color="000000" w:sz="2" w:space="0"/>
            </w:tcBorders>
            <w:shd w:val="clear" w:color="auto" w:fill="C0C0C0"/>
          </w:tcPr>
          <w:p w:rsidRPr="00237864" w:rsidR="00E56AED" w:rsidP="002F5C7D" w:rsidRDefault="00E56AED" w14:paraId="56544B3C" w14:textId="77777777">
            <w:pPr>
              <w:jc w:val="both"/>
              <w:rPr>
                <w:b/>
              </w:rPr>
            </w:pPr>
            <w:r w:rsidRPr="00237864">
              <w:rPr>
                <w:b/>
              </w:rPr>
              <w:t>Réf.</w:t>
            </w:r>
          </w:p>
        </w:tc>
        <w:tc>
          <w:tcPr>
            <w:tcW w:w="8273" w:type="dxa"/>
            <w:tcBorders>
              <w:top w:val="single" w:color="000000" w:sz="2" w:space="0"/>
              <w:left w:val="single" w:color="000000" w:sz="2" w:space="0"/>
              <w:bottom w:val="single" w:color="000000" w:sz="2" w:space="0"/>
              <w:right w:val="single" w:color="000000" w:sz="2" w:space="0"/>
            </w:tcBorders>
            <w:shd w:val="clear" w:color="auto" w:fill="C0C0C0"/>
          </w:tcPr>
          <w:p w:rsidRPr="00237864" w:rsidR="00E56AED" w:rsidP="002F5C7D" w:rsidRDefault="00E56AED" w14:paraId="7AD71A9B" w14:textId="77777777">
            <w:pPr>
              <w:jc w:val="both"/>
              <w:rPr>
                <w:b/>
              </w:rPr>
            </w:pPr>
            <w:r w:rsidRPr="00237864">
              <w:rPr>
                <w:b/>
              </w:rPr>
              <w:t>Description</w:t>
            </w:r>
          </w:p>
        </w:tc>
      </w:tr>
      <w:tr w:rsidRPr="00237864" w:rsidR="00E56AED" w:rsidTr="00CC6AC5" w14:paraId="2F7C5F5F" w14:textId="77777777">
        <w:tc>
          <w:tcPr>
            <w:tcW w:w="1689" w:type="dxa"/>
            <w:tcBorders>
              <w:left w:val="single" w:color="000000" w:sz="2" w:space="0"/>
              <w:bottom w:val="single" w:color="000000" w:sz="2" w:space="0"/>
            </w:tcBorders>
            <w:shd w:val="clear" w:color="auto" w:fill="FFFFFF"/>
          </w:tcPr>
          <w:p w:rsidRPr="00237864" w:rsidR="00E56AED" w:rsidP="002F5C7D" w:rsidRDefault="00E56AED" w14:paraId="7B9C9622" w14:textId="77777777">
            <w:pPr>
              <w:jc w:val="both"/>
            </w:pPr>
            <w:r w:rsidRPr="00237864">
              <w:t>POS-080-1</w:t>
            </w:r>
          </w:p>
        </w:tc>
        <w:tc>
          <w:tcPr>
            <w:tcW w:w="8273" w:type="dxa"/>
            <w:tcBorders>
              <w:left w:val="single" w:color="000000" w:sz="2" w:space="0"/>
              <w:bottom w:val="single" w:color="000000" w:sz="2" w:space="0"/>
              <w:right w:val="single" w:color="000000" w:sz="2" w:space="0"/>
            </w:tcBorders>
            <w:shd w:val="clear" w:color="auto" w:fill="FFFFFF"/>
          </w:tcPr>
          <w:p w:rsidR="00E56AED" w:rsidP="002F5C7D" w:rsidRDefault="00E56AED" w14:paraId="41387F67" w14:textId="77777777">
            <w:pPr>
              <w:pStyle w:val="Normal1"/>
              <w:jc w:val="both"/>
              <w:rPr>
                <w:rFonts w:ascii="Calibri" w:hAnsi="Calibri"/>
                <w:i w:val="0"/>
                <w:lang w:val="fr-FR"/>
              </w:rPr>
            </w:pPr>
            <w:r>
              <w:rPr>
                <w:rFonts w:ascii="Calibri" w:hAnsi="Calibri"/>
                <w:i w:val="0"/>
                <w:lang w:val="fr-FR"/>
              </w:rPr>
              <w:t>Se référer aux règles de gestion ci bas.</w:t>
            </w:r>
          </w:p>
        </w:tc>
      </w:tr>
    </w:tbl>
    <w:p w:rsidRPr="004325ED" w:rsidR="00E56AED" w:rsidP="003D34DB" w:rsidRDefault="00E56AED" w14:paraId="516387E4" w14:textId="77777777">
      <w:pPr>
        <w:pStyle w:val="Style3"/>
        <w:numPr>
          <w:ilvl w:val="2"/>
          <w:numId w:val="3"/>
        </w:numPr>
        <w:jc w:val="both"/>
      </w:pPr>
      <w:bookmarkStart w:name="_Toc409973653" w:id="170"/>
      <w:r w:rsidRPr="004325ED">
        <w:t>Diagramme d’activité</w:t>
      </w:r>
      <w:bookmarkEnd w:id="168"/>
      <w:bookmarkEnd w:id="169"/>
      <w:bookmarkEnd w:id="170"/>
    </w:p>
    <w:p w:rsidR="00E56AED" w:rsidP="0091661A" w:rsidRDefault="00E56AED" w14:paraId="7261217F" w14:textId="77777777">
      <w:pPr>
        <w:pStyle w:val="Paragraphedeliste1"/>
        <w:numPr>
          <w:ilvl w:val="0"/>
          <w:numId w:val="20"/>
        </w:numPr>
        <w:spacing w:before="240" w:after="240" w:line="100" w:lineRule="atLeast"/>
        <w:jc w:val="both"/>
      </w:pPr>
      <w:bookmarkStart w:name="_Toc54515372" w:id="171"/>
      <w:bookmarkStart w:name="_Toc318352133" w:id="172"/>
      <w:bookmarkStart w:name="_Toc319568799" w:id="173"/>
      <w:r>
        <w:t>L’interaction entre l'utilisateur et le système lors de la création d'un ordre de bourse va se présenter comme suit :</w:t>
      </w:r>
    </w:p>
    <w:p w:rsidR="00E56AED" w:rsidP="002F5C7D" w:rsidRDefault="00E56AED" w14:paraId="134F0604" w14:textId="77777777">
      <w:pPr>
        <w:pStyle w:val="Paragraphedeliste1"/>
        <w:spacing w:before="240" w:line="100" w:lineRule="atLeast"/>
        <w:ind w:left="0" w:right="142"/>
        <w:jc w:val="both"/>
      </w:pPr>
    </w:p>
    <w:tbl>
      <w:tblPr>
        <w:tblW w:w="0" w:type="auto"/>
        <w:tblLayout w:type="fixed"/>
        <w:tblLook w:val="0000" w:firstRow="0" w:lastRow="0" w:firstColumn="0" w:lastColumn="0" w:noHBand="0" w:noVBand="0"/>
      </w:tblPr>
      <w:tblGrid>
        <w:gridCol w:w="4340"/>
        <w:gridCol w:w="4911"/>
      </w:tblGrid>
      <w:tr w:rsidRPr="00237864" w:rsidR="00E56AED" w:rsidTr="00CC6AC5" w14:paraId="0B482021" w14:textId="77777777">
        <w:trPr>
          <w:tblHeader/>
        </w:trPr>
        <w:tc>
          <w:tcPr>
            <w:tcW w:w="4340"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59A68B1D" w14:textId="77777777">
            <w:pPr>
              <w:jc w:val="both"/>
              <w:rPr>
                <w:b/>
              </w:rPr>
            </w:pPr>
            <w:r w:rsidRPr="00237864">
              <w:rPr>
                <w:b/>
              </w:rPr>
              <w:t>L’utilisateur</w:t>
            </w:r>
          </w:p>
        </w:tc>
        <w:tc>
          <w:tcPr>
            <w:tcW w:w="4911"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6533B232" w14:textId="77777777">
            <w:pPr>
              <w:jc w:val="both"/>
              <w:rPr>
                <w:b/>
              </w:rPr>
            </w:pPr>
            <w:r w:rsidRPr="00237864">
              <w:rPr>
                <w:b/>
              </w:rPr>
              <w:t>MegaTrade</w:t>
            </w:r>
          </w:p>
        </w:tc>
      </w:tr>
      <w:tr w:rsidRPr="00237864" w:rsidR="00E56AED" w:rsidTr="00CC6AC5" w14:paraId="30CEFF22" w14:textId="77777777">
        <w:tc>
          <w:tcPr>
            <w:tcW w:w="4340"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69053E0B" w14:textId="77777777">
            <w:pPr>
              <w:jc w:val="both"/>
              <w:rPr>
                <w:sz w:val="20"/>
                <w:szCs w:val="20"/>
              </w:rPr>
            </w:pPr>
            <w:r w:rsidRPr="00237864">
              <w:rPr>
                <w:sz w:val="20"/>
                <w:szCs w:val="20"/>
              </w:rPr>
              <w:t>Consultation des champs aide à la saisie pour se guider lors de la création de l'ordre</w:t>
            </w:r>
          </w:p>
        </w:tc>
        <w:tc>
          <w:tcPr>
            <w:tcW w:w="4911"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092A24B6" w14:textId="77777777">
            <w:pPr>
              <w:pStyle w:val="Normal1"/>
              <w:jc w:val="both"/>
            </w:pPr>
          </w:p>
        </w:tc>
      </w:tr>
      <w:tr w:rsidRPr="00237864" w:rsidR="00E56AED" w:rsidTr="00CC6AC5" w14:paraId="509924EB" w14:textId="77777777">
        <w:tc>
          <w:tcPr>
            <w:tcW w:w="4340"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101E8ADB" w14:textId="77777777">
            <w:pPr>
              <w:jc w:val="both"/>
              <w:rPr>
                <w:sz w:val="20"/>
                <w:szCs w:val="20"/>
              </w:rPr>
            </w:pPr>
            <w:r w:rsidRPr="00237864">
              <w:rPr>
                <w:sz w:val="20"/>
                <w:szCs w:val="20"/>
              </w:rPr>
              <w:t>Identification du compte espèce ou le compte titre du client</w:t>
            </w:r>
          </w:p>
        </w:tc>
        <w:tc>
          <w:tcPr>
            <w:tcW w:w="4911"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7EC19C51" w14:textId="77777777">
            <w:pPr>
              <w:pStyle w:val="Normal1"/>
              <w:jc w:val="both"/>
              <w:rPr>
                <w:rFonts w:ascii="Calibri" w:hAnsi="Calibri"/>
                <w:i w:val="0"/>
                <w:lang w:val="fr-FR"/>
              </w:rPr>
            </w:pPr>
            <w:r>
              <w:rPr>
                <w:rFonts w:ascii="Calibri" w:hAnsi="Calibri"/>
                <w:i w:val="0"/>
                <w:lang w:val="fr-FR"/>
              </w:rPr>
              <w:t>Selon les données insérées, le système va générer ou le compte espèce ou le compte titre du client et :</w:t>
            </w:r>
          </w:p>
          <w:p w:rsidR="00E56AED" w:rsidP="003D34DB" w:rsidRDefault="00E56AED" w14:paraId="6496C86F" w14:textId="77777777">
            <w:pPr>
              <w:pStyle w:val="Normal1"/>
              <w:numPr>
                <w:ilvl w:val="0"/>
                <w:numId w:val="21"/>
              </w:numPr>
              <w:suppressAutoHyphens/>
              <w:spacing w:line="100" w:lineRule="atLeast"/>
              <w:jc w:val="both"/>
              <w:rPr>
                <w:rFonts w:ascii="Calibri" w:hAnsi="Calibri"/>
                <w:i w:val="0"/>
                <w:lang w:val="fr-FR"/>
              </w:rPr>
            </w:pPr>
            <w:r>
              <w:rPr>
                <w:rFonts w:ascii="Calibri" w:hAnsi="Calibri"/>
                <w:i w:val="0"/>
                <w:lang w:val="fr-FR"/>
              </w:rPr>
              <w:t>La description du compte titre</w:t>
            </w:r>
          </w:p>
          <w:p w:rsidR="00E56AED" w:rsidP="003D34DB" w:rsidRDefault="00E56AED" w14:paraId="079431A7" w14:textId="77777777">
            <w:pPr>
              <w:pStyle w:val="Normal1"/>
              <w:numPr>
                <w:ilvl w:val="0"/>
                <w:numId w:val="21"/>
              </w:numPr>
              <w:suppressAutoHyphens/>
              <w:spacing w:line="100" w:lineRule="atLeast"/>
              <w:jc w:val="both"/>
              <w:rPr>
                <w:rFonts w:ascii="Calibri" w:hAnsi="Calibri"/>
                <w:i w:val="0"/>
                <w:lang w:val="fr-FR"/>
              </w:rPr>
            </w:pPr>
            <w:r>
              <w:rPr>
                <w:rFonts w:ascii="Calibri" w:hAnsi="Calibri"/>
                <w:i w:val="0"/>
                <w:lang w:val="fr-FR"/>
              </w:rPr>
              <w:t>la description di compte espèce</w:t>
            </w:r>
          </w:p>
          <w:p w:rsidR="00E56AED" w:rsidP="003D34DB" w:rsidRDefault="00E56AED" w14:paraId="5B4199A6" w14:textId="77777777">
            <w:pPr>
              <w:pStyle w:val="Normal1"/>
              <w:numPr>
                <w:ilvl w:val="0"/>
                <w:numId w:val="21"/>
              </w:numPr>
              <w:suppressAutoHyphens/>
              <w:spacing w:line="100" w:lineRule="atLeast"/>
              <w:jc w:val="both"/>
              <w:rPr>
                <w:rFonts w:ascii="Calibri" w:hAnsi="Calibri"/>
                <w:i w:val="0"/>
                <w:lang w:val="fr-FR"/>
              </w:rPr>
            </w:pPr>
            <w:r>
              <w:rPr>
                <w:rFonts w:ascii="Calibri" w:hAnsi="Calibri"/>
                <w:i w:val="0"/>
                <w:lang w:val="fr-FR"/>
              </w:rPr>
              <w:t>le type d'identité du client</w:t>
            </w:r>
          </w:p>
          <w:p w:rsidR="00E56AED" w:rsidP="003D34DB" w:rsidRDefault="00E56AED" w14:paraId="7EB0682B" w14:textId="77777777">
            <w:pPr>
              <w:pStyle w:val="Normal1"/>
              <w:numPr>
                <w:ilvl w:val="0"/>
                <w:numId w:val="21"/>
              </w:numPr>
              <w:suppressAutoHyphens/>
              <w:spacing w:line="100" w:lineRule="atLeast"/>
              <w:jc w:val="both"/>
              <w:rPr>
                <w:rFonts w:ascii="Calibri" w:hAnsi="Calibri"/>
                <w:i w:val="0"/>
                <w:lang w:val="fr-FR"/>
              </w:rPr>
            </w:pPr>
            <w:r>
              <w:rPr>
                <w:rFonts w:ascii="Calibri" w:hAnsi="Calibri"/>
                <w:i w:val="0"/>
                <w:lang w:val="fr-FR"/>
              </w:rPr>
              <w:t>le numéro d'identité du client</w:t>
            </w:r>
          </w:p>
        </w:tc>
      </w:tr>
      <w:tr w:rsidRPr="00237864" w:rsidR="00E56AED" w:rsidTr="00CC6AC5" w14:paraId="1315CC27" w14:textId="77777777">
        <w:tc>
          <w:tcPr>
            <w:tcW w:w="4340"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1E2A2969" w14:textId="77777777">
            <w:pPr>
              <w:jc w:val="both"/>
              <w:rPr>
                <w:sz w:val="20"/>
                <w:szCs w:val="20"/>
              </w:rPr>
            </w:pPr>
            <w:r w:rsidRPr="00237864">
              <w:rPr>
                <w:sz w:val="20"/>
                <w:szCs w:val="20"/>
              </w:rPr>
              <w:t xml:space="preserve">Sélection du type d'ordre </w:t>
            </w:r>
          </w:p>
        </w:tc>
        <w:tc>
          <w:tcPr>
            <w:tcW w:w="4911"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5283530C" w14:textId="77777777">
            <w:pPr>
              <w:pStyle w:val="Normal1"/>
              <w:jc w:val="both"/>
              <w:rPr>
                <w:rFonts w:ascii="Calibri" w:hAnsi="Calibri"/>
                <w:i w:val="0"/>
                <w:lang w:val="fr-FR"/>
              </w:rPr>
            </w:pPr>
            <w:r>
              <w:rPr>
                <w:rFonts w:ascii="Calibri" w:hAnsi="Calibri"/>
                <w:i w:val="0"/>
                <w:lang w:val="fr-FR"/>
              </w:rPr>
              <w:t>S'il s'agit d'une opération d'achat le système fera apparaître le champ du montant de réservation espèce</w:t>
            </w:r>
          </w:p>
        </w:tc>
      </w:tr>
      <w:tr w:rsidRPr="00237864" w:rsidR="00E56AED" w:rsidTr="00CC6AC5" w14:paraId="14C6B2C3" w14:textId="77777777">
        <w:tc>
          <w:tcPr>
            <w:tcW w:w="4340"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4645B102" w14:textId="77777777">
            <w:pPr>
              <w:jc w:val="both"/>
              <w:rPr>
                <w:sz w:val="20"/>
                <w:szCs w:val="20"/>
              </w:rPr>
            </w:pPr>
            <w:r w:rsidRPr="00237864">
              <w:rPr>
                <w:sz w:val="20"/>
                <w:szCs w:val="20"/>
              </w:rPr>
              <w:t>Identification de l'actif par son code ISIN,  sa description ou une fraction de la description en la saisissant entre %% puis pousser le bouton F2</w:t>
            </w:r>
          </w:p>
        </w:tc>
        <w:tc>
          <w:tcPr>
            <w:tcW w:w="4911"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7AA48672" w14:textId="77777777">
            <w:pPr>
              <w:pStyle w:val="Normal1"/>
              <w:jc w:val="both"/>
              <w:rPr>
                <w:rFonts w:ascii="Calibri" w:hAnsi="Calibri"/>
                <w:i w:val="0"/>
                <w:lang w:val="fr-FR"/>
              </w:rPr>
            </w:pPr>
            <w:r>
              <w:rPr>
                <w:rFonts w:ascii="Calibri" w:hAnsi="Calibri"/>
                <w:i w:val="0"/>
                <w:lang w:val="fr-FR"/>
              </w:rPr>
              <w:t>Le système va générer automatiquement la description de la valeur au niveau du champ description</w:t>
            </w:r>
          </w:p>
        </w:tc>
      </w:tr>
      <w:tr w:rsidRPr="00237864" w:rsidR="00E56AED" w:rsidTr="00CC6AC5" w14:paraId="2096D3D9" w14:textId="77777777">
        <w:tc>
          <w:tcPr>
            <w:tcW w:w="4340"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25C49352" w14:textId="77777777">
            <w:pPr>
              <w:jc w:val="both"/>
              <w:rPr>
                <w:sz w:val="20"/>
                <w:szCs w:val="20"/>
              </w:rPr>
            </w:pPr>
            <w:r w:rsidRPr="00237864">
              <w:rPr>
                <w:sz w:val="20"/>
                <w:szCs w:val="20"/>
              </w:rPr>
              <w:t>Saisie de la quantité d'achat ou de vente</w:t>
            </w:r>
          </w:p>
        </w:tc>
        <w:tc>
          <w:tcPr>
            <w:tcW w:w="4911"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01547846" w14:textId="77777777">
            <w:pPr>
              <w:pStyle w:val="Normal1"/>
              <w:jc w:val="both"/>
            </w:pPr>
          </w:p>
        </w:tc>
      </w:tr>
      <w:tr w:rsidRPr="00237864" w:rsidR="00E56AED" w:rsidTr="00CC6AC5" w14:paraId="208B61EC" w14:textId="77777777">
        <w:tc>
          <w:tcPr>
            <w:tcW w:w="4340"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5549EB12" w14:textId="77777777">
            <w:pPr>
              <w:jc w:val="both"/>
              <w:rPr>
                <w:sz w:val="20"/>
                <w:szCs w:val="20"/>
              </w:rPr>
            </w:pPr>
            <w:r w:rsidRPr="00237864">
              <w:rPr>
                <w:sz w:val="20"/>
                <w:szCs w:val="20"/>
              </w:rPr>
              <w:t>Choisir le type de prix de l'ordre</w:t>
            </w:r>
          </w:p>
        </w:tc>
        <w:tc>
          <w:tcPr>
            <w:tcW w:w="4911"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0FCC0292" w14:textId="77777777">
            <w:pPr>
              <w:pStyle w:val="Normal1"/>
              <w:jc w:val="both"/>
              <w:rPr>
                <w:rFonts w:ascii="Calibri" w:hAnsi="Calibri"/>
                <w:i w:val="0"/>
                <w:lang w:val="fr-FR"/>
              </w:rPr>
            </w:pPr>
            <w:r>
              <w:rPr>
                <w:rFonts w:ascii="Calibri" w:hAnsi="Calibri"/>
                <w:i w:val="0"/>
                <w:lang w:val="fr-FR"/>
              </w:rPr>
              <w:t xml:space="preserve">- S'il s'agit d'un ordre avec seuil de déclanchement, le système fera apparaitre un champ (Prix </w:t>
            </w:r>
            <w:r w:rsidR="004C027D">
              <w:rPr>
                <w:rFonts w:ascii="Calibri" w:hAnsi="Calibri"/>
                <w:i w:val="0"/>
                <w:lang w:val="fr-FR"/>
              </w:rPr>
              <w:t>Limite)</w:t>
            </w:r>
            <w:r>
              <w:rPr>
                <w:rFonts w:ascii="Calibri" w:hAnsi="Calibri"/>
                <w:i w:val="0"/>
                <w:lang w:val="fr-FR"/>
              </w:rPr>
              <w:t xml:space="preserve"> a renseigner et s'il s'agit d'une opération d'achat, le montant de réservation espèce est calculé dans le champ « Montant de réservation espèce »</w:t>
            </w:r>
          </w:p>
        </w:tc>
      </w:tr>
      <w:tr w:rsidRPr="00237864" w:rsidR="00E56AED" w:rsidTr="00CC6AC5" w14:paraId="6D2D25D8" w14:textId="77777777">
        <w:trPr>
          <w:trHeight w:val="301"/>
        </w:trPr>
        <w:tc>
          <w:tcPr>
            <w:tcW w:w="4340"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1E386E22" w14:textId="77777777">
            <w:pPr>
              <w:jc w:val="both"/>
              <w:rPr>
                <w:sz w:val="20"/>
                <w:szCs w:val="20"/>
              </w:rPr>
            </w:pPr>
            <w:r w:rsidRPr="00237864">
              <w:rPr>
                <w:sz w:val="20"/>
                <w:szCs w:val="20"/>
              </w:rPr>
              <w:t>Choisir le type de validité</w:t>
            </w:r>
          </w:p>
        </w:tc>
        <w:tc>
          <w:tcPr>
            <w:tcW w:w="4911"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75E5C831" w14:textId="77777777">
            <w:pPr>
              <w:pStyle w:val="Normal1"/>
              <w:jc w:val="both"/>
              <w:rPr>
                <w:rFonts w:ascii="Calibri" w:hAnsi="Calibri"/>
                <w:i w:val="0"/>
                <w:lang w:val="fr-FR"/>
              </w:rPr>
            </w:pPr>
            <w:r>
              <w:rPr>
                <w:rFonts w:ascii="Calibri" w:hAnsi="Calibri"/>
                <w:i w:val="0"/>
                <w:lang w:val="fr-FR"/>
              </w:rPr>
              <w:t>- Ordre a validité déterminé, le champ nombre de jours de validité renseigne le nombre de jours.</w:t>
            </w:r>
          </w:p>
          <w:p w:rsidR="00BB3233" w:rsidP="00BB3233" w:rsidRDefault="00E56AED" w14:paraId="0B3E08B3" w14:textId="77777777">
            <w:pPr>
              <w:pStyle w:val="Normal1"/>
              <w:jc w:val="both"/>
              <w:rPr>
                <w:rFonts w:ascii="Calibri" w:hAnsi="Calibri"/>
                <w:b/>
                <w:bCs/>
                <w:i w:val="0"/>
                <w:color w:val="FF0000"/>
                <w:lang w:val="fr-FR"/>
              </w:rPr>
            </w:pPr>
            <w:r>
              <w:rPr>
                <w:rFonts w:ascii="Calibri" w:hAnsi="Calibri"/>
                <w:i w:val="0"/>
                <w:lang w:val="fr-FR"/>
              </w:rPr>
              <w:t>- Ordre Jour, la validité est J+1</w:t>
            </w:r>
            <w:r w:rsidR="00B01084">
              <w:rPr>
                <w:rFonts w:ascii="Calibri" w:hAnsi="Calibri"/>
                <w:i w:val="0"/>
                <w:lang w:val="fr-FR"/>
              </w:rPr>
              <w:t xml:space="preserve"> </w:t>
            </w:r>
            <w:r w:rsidR="00341FC2">
              <w:rPr>
                <w:rFonts w:ascii="Calibri" w:hAnsi="Calibri"/>
                <w:i w:val="0"/>
                <w:lang w:val="fr-FR"/>
              </w:rPr>
              <w:t>prenant en considération les règles de date de l’ordre.</w:t>
            </w:r>
          </w:p>
          <w:p w:rsidRPr="00BB3233" w:rsidR="00E56AED" w:rsidP="00BB3233" w:rsidRDefault="00E56AED" w14:paraId="65E0691B" w14:textId="77777777">
            <w:pPr>
              <w:pStyle w:val="Normal1"/>
              <w:jc w:val="both"/>
              <w:rPr>
                <w:rFonts w:ascii="Calibri" w:hAnsi="Calibri"/>
                <w:b/>
                <w:bCs/>
                <w:i w:val="0"/>
                <w:color w:val="FF0000"/>
                <w:lang w:val="fr-FR"/>
              </w:rPr>
            </w:pPr>
            <w:r>
              <w:rPr>
                <w:rFonts w:ascii="Calibri" w:hAnsi="Calibri"/>
                <w:i w:val="0"/>
                <w:lang w:val="fr-FR"/>
              </w:rPr>
              <w:t>- Ordre à 30 jours calendaires, le même champ affichera en grisé le nombre de 30 jours.</w:t>
            </w:r>
          </w:p>
        </w:tc>
      </w:tr>
      <w:tr w:rsidRPr="00237864" w:rsidR="00E56AED" w:rsidTr="00CC6AC5" w14:paraId="646ABA64" w14:textId="77777777">
        <w:tc>
          <w:tcPr>
            <w:tcW w:w="4340"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7811C507" w14:textId="77777777">
            <w:pPr>
              <w:jc w:val="both"/>
              <w:rPr>
                <w:sz w:val="20"/>
                <w:szCs w:val="20"/>
              </w:rPr>
            </w:pPr>
            <w:r w:rsidRPr="00237864">
              <w:rPr>
                <w:sz w:val="20"/>
                <w:szCs w:val="20"/>
              </w:rPr>
              <w:t>Consultation de la date de réception de l'ordre</w:t>
            </w:r>
          </w:p>
        </w:tc>
        <w:tc>
          <w:tcPr>
            <w:tcW w:w="4911"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5CC09D98" w14:textId="77777777">
            <w:pPr>
              <w:pStyle w:val="Normal1"/>
              <w:jc w:val="both"/>
              <w:rPr>
                <w:rFonts w:ascii="Calibri" w:hAnsi="Calibri"/>
                <w:i w:val="0"/>
                <w:lang w:val="fr-FR"/>
              </w:rPr>
            </w:pPr>
            <w:r>
              <w:rPr>
                <w:rFonts w:ascii="Calibri" w:hAnsi="Calibri"/>
                <w:i w:val="0"/>
                <w:lang w:val="fr-FR"/>
              </w:rPr>
              <w:t>- la date de réception de l'ordre étant pas défaut la date du jour.</w:t>
            </w:r>
          </w:p>
        </w:tc>
      </w:tr>
      <w:tr w:rsidRPr="00237864" w:rsidR="00E56AED" w:rsidTr="00CC6AC5" w14:paraId="4E77922C" w14:textId="77777777">
        <w:tc>
          <w:tcPr>
            <w:tcW w:w="434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D7D76ED" w14:textId="77777777">
            <w:pPr>
              <w:jc w:val="both"/>
              <w:rPr>
                <w:sz w:val="20"/>
                <w:szCs w:val="20"/>
              </w:rPr>
            </w:pPr>
            <w:r w:rsidRPr="00237864">
              <w:rPr>
                <w:sz w:val="20"/>
                <w:szCs w:val="20"/>
              </w:rPr>
              <w:t>Montant de réservation espèce</w:t>
            </w:r>
          </w:p>
        </w:tc>
        <w:tc>
          <w:tcPr>
            <w:tcW w:w="4911" w:type="dxa"/>
            <w:tcBorders>
              <w:left w:val="single" w:color="000000" w:sz="4" w:space="0"/>
              <w:bottom w:val="single" w:color="000000" w:sz="4" w:space="0"/>
              <w:right w:val="single" w:color="000000" w:sz="4" w:space="0"/>
            </w:tcBorders>
            <w:shd w:val="clear" w:color="auto" w:fill="FFFFFF"/>
          </w:tcPr>
          <w:p w:rsidR="00E56AED" w:rsidP="002F5C7D" w:rsidRDefault="00E56AED" w14:paraId="014851D2" w14:textId="77777777">
            <w:pPr>
              <w:pStyle w:val="Normal1"/>
              <w:jc w:val="both"/>
              <w:rPr>
                <w:rFonts w:ascii="Calibri" w:hAnsi="Calibri"/>
                <w:i w:val="0"/>
                <w:lang w:val="fr-FR"/>
              </w:rPr>
            </w:pPr>
            <w:r>
              <w:rPr>
                <w:rFonts w:ascii="Calibri" w:hAnsi="Calibri"/>
                <w:i w:val="0"/>
                <w:lang w:val="fr-FR"/>
              </w:rPr>
              <w:t>- Le montant de réservation est calculé comme expliqué dans l’étape (6)</w:t>
            </w:r>
          </w:p>
        </w:tc>
      </w:tr>
      <w:tr w:rsidRPr="00237864" w:rsidR="00E56AED" w:rsidTr="00CC6AC5" w14:paraId="46E491CC" w14:textId="77777777">
        <w:tc>
          <w:tcPr>
            <w:tcW w:w="434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C2F7441" w14:textId="77777777">
            <w:pPr>
              <w:jc w:val="both"/>
              <w:rPr>
                <w:sz w:val="20"/>
                <w:szCs w:val="20"/>
              </w:rPr>
            </w:pPr>
            <w:r w:rsidRPr="00237864">
              <w:rPr>
                <w:sz w:val="20"/>
                <w:szCs w:val="20"/>
              </w:rPr>
              <w:t>Consultation des règles de gestion de l'écran de saisie</w:t>
            </w:r>
          </w:p>
        </w:tc>
        <w:tc>
          <w:tcPr>
            <w:tcW w:w="4911" w:type="dxa"/>
            <w:tcBorders>
              <w:left w:val="single" w:color="000000" w:sz="4" w:space="0"/>
              <w:bottom w:val="single" w:color="000000" w:sz="4" w:space="0"/>
              <w:right w:val="single" w:color="000000" w:sz="4" w:space="0"/>
            </w:tcBorders>
            <w:shd w:val="clear" w:color="auto" w:fill="FFFFFF"/>
          </w:tcPr>
          <w:p w:rsidR="00E56AED" w:rsidP="002F5C7D" w:rsidRDefault="00E56AED" w14:paraId="238BD7DA" w14:textId="77777777">
            <w:pPr>
              <w:pStyle w:val="Normal1"/>
              <w:jc w:val="both"/>
              <w:rPr>
                <w:rFonts w:ascii="Calibri" w:hAnsi="Calibri"/>
                <w:i w:val="0"/>
                <w:lang w:val="fr-FR"/>
              </w:rPr>
            </w:pPr>
            <w:r>
              <w:rPr>
                <w:rFonts w:ascii="Calibri" w:hAnsi="Calibri"/>
                <w:i w:val="0"/>
                <w:lang w:val="fr-FR"/>
              </w:rPr>
              <w:t>- Les règles de gestion sont mentionnées en bas de l'écran pour orienter l'utilisateur.</w:t>
            </w:r>
          </w:p>
        </w:tc>
      </w:tr>
    </w:tbl>
    <w:p w:rsidR="00E56AED" w:rsidP="003D34DB" w:rsidRDefault="00E56AED" w14:paraId="49BA2383" w14:textId="77777777">
      <w:pPr>
        <w:pStyle w:val="Style3"/>
        <w:numPr>
          <w:ilvl w:val="2"/>
          <w:numId w:val="3"/>
        </w:numPr>
        <w:jc w:val="both"/>
      </w:pPr>
      <w:bookmarkStart w:name="_Toc409973654" w:id="174"/>
      <w:r w:rsidRPr="004325ED">
        <w:t>Règles de gestion</w:t>
      </w:r>
      <w:bookmarkEnd w:id="171"/>
      <w:bookmarkEnd w:id="172"/>
      <w:bookmarkEnd w:id="173"/>
      <w:bookmarkEnd w:id="174"/>
    </w:p>
    <w:p w:rsidRPr="0082371D" w:rsidR="00E56AED" w:rsidP="002F5C7D" w:rsidRDefault="00E56AED" w14:paraId="04F141B8" w14:textId="77777777">
      <w:pPr>
        <w:jc w:val="both"/>
        <w:rPr>
          <w:rStyle w:val="Emphasis"/>
          <w:rFonts w:cs="Arial"/>
          <w:iCs/>
        </w:rPr>
      </w:pPr>
    </w:p>
    <w:tbl>
      <w:tblPr>
        <w:tblW w:w="0" w:type="auto"/>
        <w:tblLayout w:type="fixed"/>
        <w:tblLook w:val="0000" w:firstRow="0" w:lastRow="0" w:firstColumn="0" w:lastColumn="0" w:noHBand="0" w:noVBand="0"/>
      </w:tblPr>
      <w:tblGrid>
        <w:gridCol w:w="1501"/>
        <w:gridCol w:w="7719"/>
      </w:tblGrid>
      <w:tr w:rsidRPr="00237864" w:rsidR="00E56AED" w:rsidTr="00CC6AC5" w14:paraId="37C3111D" w14:textId="77777777">
        <w:trPr>
          <w:tblHeader/>
        </w:trPr>
        <w:tc>
          <w:tcPr>
            <w:tcW w:w="1501"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3672DD40" w14:textId="77777777">
            <w:pPr>
              <w:jc w:val="both"/>
              <w:rPr>
                <w:b/>
              </w:rPr>
            </w:pPr>
            <w:r w:rsidRPr="00237864">
              <w:rPr>
                <w:b/>
              </w:rPr>
              <w:t>Réf.</w:t>
            </w:r>
          </w:p>
        </w:tc>
        <w:tc>
          <w:tcPr>
            <w:tcW w:w="7719"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6F9EBCEF" w14:textId="77777777">
            <w:pPr>
              <w:jc w:val="both"/>
              <w:rPr>
                <w:b/>
              </w:rPr>
            </w:pPr>
            <w:r w:rsidRPr="00237864">
              <w:rPr>
                <w:b/>
              </w:rPr>
              <w:t>Description</w:t>
            </w:r>
          </w:p>
        </w:tc>
      </w:tr>
      <w:tr w:rsidRPr="00237864" w:rsidR="00E56AED" w:rsidTr="00CC6AC5" w14:paraId="10097480" w14:textId="77777777">
        <w:tc>
          <w:tcPr>
            <w:tcW w:w="150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51745BC7" w14:textId="77777777">
            <w:pPr>
              <w:jc w:val="both"/>
            </w:pPr>
            <w:r w:rsidRPr="00237864">
              <w:t>RG-080-1</w:t>
            </w:r>
          </w:p>
        </w:tc>
        <w:tc>
          <w:tcPr>
            <w:tcW w:w="7719"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77F1BDC0" w14:textId="77777777">
            <w:pPr>
              <w:pStyle w:val="Normal1"/>
              <w:jc w:val="both"/>
              <w:rPr>
                <w:rFonts w:ascii="Calibri" w:hAnsi="Calibri"/>
                <w:i w:val="0"/>
                <w:lang w:val="fr-FR"/>
              </w:rPr>
            </w:pPr>
            <w:r>
              <w:rPr>
                <w:rFonts w:ascii="Calibri" w:hAnsi="Calibri"/>
                <w:i w:val="0"/>
                <w:lang w:val="fr-FR"/>
              </w:rPr>
              <w:t>Le compte titre est calculé automatiquement depuis le compte espèce.</w:t>
            </w:r>
          </w:p>
        </w:tc>
      </w:tr>
      <w:tr w:rsidRPr="00237864" w:rsidR="00E56AED" w:rsidTr="00CC6AC5" w14:paraId="4A7C9F43"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5C70ED1" w14:textId="77777777">
            <w:pPr>
              <w:jc w:val="both"/>
            </w:pPr>
            <w:r w:rsidRPr="00237864">
              <w:t>RG-080-2</w:t>
            </w:r>
          </w:p>
        </w:tc>
        <w:tc>
          <w:tcPr>
            <w:tcW w:w="7719" w:type="dxa"/>
            <w:tcBorders>
              <w:left w:val="single" w:color="000000" w:sz="4" w:space="0"/>
              <w:bottom w:val="single" w:color="000000" w:sz="4" w:space="0"/>
              <w:right w:val="single" w:color="000000" w:sz="4" w:space="0"/>
            </w:tcBorders>
            <w:shd w:val="clear" w:color="auto" w:fill="FFFFFF"/>
          </w:tcPr>
          <w:p w:rsidR="00E56AED" w:rsidP="002F5C7D" w:rsidRDefault="00E56AED" w14:paraId="50904A3B" w14:textId="77777777">
            <w:pPr>
              <w:pStyle w:val="Normal1"/>
              <w:jc w:val="both"/>
              <w:rPr>
                <w:rFonts w:ascii="Calibri" w:hAnsi="Calibri"/>
                <w:i w:val="0"/>
                <w:lang w:val="fr-FR"/>
              </w:rPr>
            </w:pPr>
            <w:r>
              <w:rPr>
                <w:rFonts w:ascii="Calibri" w:hAnsi="Calibri"/>
                <w:i w:val="0"/>
                <w:lang w:val="fr-FR"/>
              </w:rPr>
              <w:t>Le compte espèce est calculé automatiquement depuis le compte titre</w:t>
            </w:r>
          </w:p>
        </w:tc>
      </w:tr>
      <w:tr w:rsidRPr="00237864" w:rsidR="00E56AED" w:rsidTr="00CC6AC5" w14:paraId="580EEC69"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9F6A169" w14:textId="77777777">
            <w:pPr>
              <w:jc w:val="both"/>
            </w:pPr>
            <w:r w:rsidRPr="00237864">
              <w:t>RG-080-3</w:t>
            </w:r>
          </w:p>
        </w:tc>
        <w:tc>
          <w:tcPr>
            <w:tcW w:w="7719" w:type="dxa"/>
            <w:tcBorders>
              <w:left w:val="single" w:color="000000" w:sz="4" w:space="0"/>
              <w:bottom w:val="single" w:color="000000" w:sz="4" w:space="0"/>
              <w:right w:val="single" w:color="000000" w:sz="4" w:space="0"/>
            </w:tcBorders>
            <w:shd w:val="clear" w:color="auto" w:fill="FFFFFF"/>
          </w:tcPr>
          <w:p w:rsidR="00E56AED" w:rsidP="002F5C7D" w:rsidRDefault="00E56AED" w14:paraId="759B0B57" w14:textId="77777777">
            <w:pPr>
              <w:pStyle w:val="Normal1"/>
              <w:jc w:val="both"/>
              <w:rPr>
                <w:i w:val="0"/>
              </w:rPr>
            </w:pPr>
            <w:r>
              <w:rPr>
                <w:rFonts w:ascii="Calibri" w:hAnsi="Calibri"/>
                <w:i w:val="0"/>
                <w:lang w:val="fr-FR"/>
              </w:rPr>
              <w:t>Si le compte titre n'est pas généré automatiquement, il est possible que le client détient plusieurs compte titre, l'utilisateur doit sélectionner un seul en poussant le combo box dans le champ compte titre  (Idem pour les comptes espèces)</w:t>
            </w:r>
          </w:p>
        </w:tc>
      </w:tr>
      <w:tr w:rsidRPr="00237864" w:rsidR="00E56AED" w:rsidTr="00CC6AC5" w14:paraId="61FC62CB"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F904FE3" w14:textId="77777777">
            <w:pPr>
              <w:jc w:val="both"/>
            </w:pPr>
            <w:r w:rsidRPr="00237864">
              <w:t>RG-080-4</w:t>
            </w:r>
          </w:p>
        </w:tc>
        <w:tc>
          <w:tcPr>
            <w:tcW w:w="7719" w:type="dxa"/>
            <w:tcBorders>
              <w:left w:val="single" w:color="000000" w:sz="4" w:space="0"/>
              <w:bottom w:val="single" w:color="000000" w:sz="4" w:space="0"/>
              <w:right w:val="single" w:color="000000" w:sz="4" w:space="0"/>
            </w:tcBorders>
            <w:shd w:val="clear" w:color="auto" w:fill="FFFFFF"/>
          </w:tcPr>
          <w:p w:rsidR="00E56AED" w:rsidP="002F5C7D" w:rsidRDefault="00E56AED" w14:paraId="6E5585D6" w14:textId="77777777">
            <w:pPr>
              <w:pStyle w:val="Normal1"/>
              <w:jc w:val="both"/>
              <w:rPr>
                <w:rFonts w:ascii="Calibri" w:hAnsi="Calibri"/>
                <w:i w:val="0"/>
                <w:lang w:val="fr-FR"/>
              </w:rPr>
            </w:pPr>
            <w:r>
              <w:rPr>
                <w:rFonts w:ascii="Calibri" w:hAnsi="Calibri"/>
                <w:i w:val="0"/>
                <w:lang w:val="fr-FR"/>
              </w:rPr>
              <w:t>Les descriptions des comptes titres et espèces sont générées en automatique</w:t>
            </w:r>
          </w:p>
        </w:tc>
      </w:tr>
      <w:tr w:rsidRPr="00237864" w:rsidR="00E56AED" w:rsidTr="00CC6AC5" w14:paraId="3A8C03D0"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A66EFEC" w14:textId="77777777">
            <w:pPr>
              <w:jc w:val="both"/>
            </w:pPr>
            <w:r w:rsidRPr="00237864">
              <w:t>RG-080-5</w:t>
            </w:r>
          </w:p>
        </w:tc>
        <w:tc>
          <w:tcPr>
            <w:tcW w:w="7719" w:type="dxa"/>
            <w:tcBorders>
              <w:left w:val="single" w:color="000000" w:sz="4" w:space="0"/>
              <w:bottom w:val="single" w:color="000000" w:sz="4" w:space="0"/>
              <w:right w:val="single" w:color="000000" w:sz="4" w:space="0"/>
            </w:tcBorders>
            <w:shd w:val="clear" w:color="auto" w:fill="FFFFFF"/>
          </w:tcPr>
          <w:p w:rsidR="00E56AED" w:rsidP="002F5C7D" w:rsidRDefault="00E56AED" w14:paraId="4A0EF2F8" w14:textId="77777777">
            <w:pPr>
              <w:pStyle w:val="Normal1"/>
              <w:jc w:val="both"/>
              <w:rPr>
                <w:rFonts w:ascii="Calibri" w:hAnsi="Calibri"/>
                <w:i w:val="0"/>
                <w:lang w:val="fr-FR"/>
              </w:rPr>
            </w:pPr>
            <w:r>
              <w:rPr>
                <w:rFonts w:ascii="Calibri" w:hAnsi="Calibri"/>
                <w:i w:val="0"/>
                <w:lang w:val="fr-FR"/>
              </w:rPr>
              <w:t>Type d'identité principale calculé automatiquement depuis compte titre ou espèce du client.</w:t>
            </w:r>
          </w:p>
        </w:tc>
      </w:tr>
      <w:tr w:rsidRPr="00237864" w:rsidR="00E56AED" w:rsidTr="00CC6AC5" w14:paraId="5FD41479"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87B15BC" w14:textId="77777777">
            <w:pPr>
              <w:jc w:val="both"/>
            </w:pPr>
            <w:r w:rsidRPr="00237864">
              <w:t>RG-080-6</w:t>
            </w:r>
          </w:p>
        </w:tc>
        <w:tc>
          <w:tcPr>
            <w:tcW w:w="7719" w:type="dxa"/>
            <w:tcBorders>
              <w:left w:val="single" w:color="000000" w:sz="4" w:space="0"/>
              <w:bottom w:val="single" w:color="000000" w:sz="4" w:space="0"/>
              <w:right w:val="single" w:color="000000" w:sz="4" w:space="0"/>
            </w:tcBorders>
            <w:shd w:val="clear" w:color="auto" w:fill="FFFFFF"/>
          </w:tcPr>
          <w:p w:rsidR="00E56AED" w:rsidP="002F5C7D" w:rsidRDefault="00E56AED" w14:paraId="14FD989A" w14:textId="77777777">
            <w:pPr>
              <w:pStyle w:val="Normal1"/>
              <w:jc w:val="both"/>
              <w:rPr>
                <w:rFonts w:ascii="Calibri" w:hAnsi="Calibri"/>
                <w:i w:val="0"/>
                <w:lang w:val="fr-FR"/>
              </w:rPr>
            </w:pPr>
            <w:r>
              <w:rPr>
                <w:rFonts w:ascii="Calibri" w:hAnsi="Calibri"/>
                <w:i w:val="0"/>
                <w:lang w:val="fr-FR"/>
              </w:rPr>
              <w:t>Numéro d'identité est calculé automatiquement</w:t>
            </w:r>
          </w:p>
        </w:tc>
      </w:tr>
      <w:tr w:rsidRPr="00237864" w:rsidR="00E56AED" w:rsidTr="00CC6AC5" w14:paraId="09A5A1B1"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6225F90" w14:textId="77777777">
            <w:pPr>
              <w:jc w:val="both"/>
            </w:pPr>
            <w:r w:rsidRPr="00237864">
              <w:t>RG-080-7</w:t>
            </w:r>
          </w:p>
        </w:tc>
        <w:tc>
          <w:tcPr>
            <w:tcW w:w="7719" w:type="dxa"/>
            <w:tcBorders>
              <w:left w:val="single" w:color="000000" w:sz="4" w:space="0"/>
              <w:bottom w:val="single" w:color="000000" w:sz="4" w:space="0"/>
              <w:right w:val="single" w:color="000000" w:sz="4" w:space="0"/>
            </w:tcBorders>
            <w:shd w:val="clear" w:color="auto" w:fill="FFFFFF"/>
          </w:tcPr>
          <w:p w:rsidR="00E56AED" w:rsidP="002F5C7D" w:rsidRDefault="00E56AED" w14:paraId="4FB90FF2" w14:textId="77777777">
            <w:pPr>
              <w:pStyle w:val="Normal1"/>
              <w:jc w:val="both"/>
              <w:rPr>
                <w:rFonts w:ascii="Calibri" w:hAnsi="Calibri"/>
                <w:i w:val="0"/>
                <w:lang w:val="fr-FR"/>
              </w:rPr>
            </w:pPr>
            <w:r>
              <w:rPr>
                <w:rFonts w:ascii="Calibri" w:hAnsi="Calibri"/>
                <w:i w:val="0"/>
                <w:lang w:val="fr-FR"/>
              </w:rPr>
              <w:t>Il est possible de rechercher l'ISIN par son code, sa description ou une partie de sa description en saisissant dans le champ : %ATTIJ% puis F2</w:t>
            </w:r>
          </w:p>
        </w:tc>
      </w:tr>
      <w:tr w:rsidRPr="00237864" w:rsidR="00E56AED" w:rsidTr="00CC6AC5" w14:paraId="23F1A532"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238B08F" w14:textId="77777777">
            <w:pPr>
              <w:jc w:val="both"/>
            </w:pPr>
            <w:r w:rsidRPr="00237864">
              <w:t>RG-080-8</w:t>
            </w:r>
          </w:p>
        </w:tc>
        <w:tc>
          <w:tcPr>
            <w:tcW w:w="7719" w:type="dxa"/>
            <w:tcBorders>
              <w:left w:val="single" w:color="000000" w:sz="4" w:space="0"/>
              <w:bottom w:val="single" w:color="000000" w:sz="4" w:space="0"/>
              <w:right w:val="single" w:color="000000" w:sz="4" w:space="0"/>
            </w:tcBorders>
            <w:shd w:val="clear" w:color="auto" w:fill="FFFFFF"/>
          </w:tcPr>
          <w:p w:rsidR="00E56AED" w:rsidP="002F5C7D" w:rsidRDefault="00E56AED" w14:paraId="43DA2CB3" w14:textId="77777777">
            <w:pPr>
              <w:pStyle w:val="Normal1"/>
              <w:jc w:val="both"/>
              <w:rPr>
                <w:rFonts w:ascii="Calibri" w:hAnsi="Calibri"/>
                <w:i w:val="0"/>
                <w:lang w:val="fr-FR"/>
              </w:rPr>
            </w:pPr>
            <w:r>
              <w:rPr>
                <w:rFonts w:ascii="Calibri" w:hAnsi="Calibri"/>
                <w:i w:val="0"/>
                <w:lang w:val="fr-FR"/>
              </w:rPr>
              <w:t>Description de la valeur calculée en automatique</w:t>
            </w:r>
          </w:p>
        </w:tc>
      </w:tr>
      <w:tr w:rsidRPr="00237864" w:rsidR="00E56AED" w:rsidTr="00CC6AC5" w14:paraId="4B319E00"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85B44A9" w14:textId="77777777">
            <w:pPr>
              <w:jc w:val="both"/>
            </w:pPr>
            <w:r w:rsidRPr="00237864">
              <w:t>RG-080-9</w:t>
            </w:r>
          </w:p>
        </w:tc>
        <w:tc>
          <w:tcPr>
            <w:tcW w:w="7719" w:type="dxa"/>
            <w:tcBorders>
              <w:left w:val="single" w:color="000000" w:sz="4" w:space="0"/>
              <w:bottom w:val="single" w:color="000000" w:sz="4" w:space="0"/>
              <w:right w:val="single" w:color="000000" w:sz="4" w:space="0"/>
            </w:tcBorders>
            <w:shd w:val="clear" w:color="auto" w:fill="FFFFFF"/>
          </w:tcPr>
          <w:p w:rsidR="00E56AED" w:rsidP="002F5C7D" w:rsidRDefault="00E56AED" w14:paraId="3065C48A" w14:textId="77777777">
            <w:pPr>
              <w:pStyle w:val="Normal1"/>
              <w:jc w:val="both"/>
              <w:rPr>
                <w:rFonts w:ascii="Calibri" w:hAnsi="Calibri"/>
                <w:i w:val="0"/>
                <w:lang w:val="fr-FR"/>
              </w:rPr>
            </w:pPr>
            <w:r>
              <w:rPr>
                <w:rFonts w:ascii="Calibri" w:hAnsi="Calibri"/>
                <w:i w:val="0"/>
                <w:lang w:val="fr-FR"/>
              </w:rPr>
              <w:t>Si le type de prix « Seuil de déclanchement » un champ prix limite sera généré automatiquement</w:t>
            </w:r>
          </w:p>
        </w:tc>
      </w:tr>
      <w:tr w:rsidRPr="00237864" w:rsidR="00E56AED" w:rsidTr="00CC6AC5" w14:paraId="1BFE1E5C"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98744DC" w14:textId="77777777">
            <w:pPr>
              <w:jc w:val="both"/>
            </w:pPr>
            <w:r w:rsidRPr="00237864">
              <w:t>RG-080-10</w:t>
            </w:r>
          </w:p>
        </w:tc>
        <w:tc>
          <w:tcPr>
            <w:tcW w:w="7719" w:type="dxa"/>
            <w:tcBorders>
              <w:left w:val="single" w:color="000000" w:sz="4" w:space="0"/>
              <w:bottom w:val="single" w:color="000000" w:sz="4" w:space="0"/>
              <w:right w:val="single" w:color="000000" w:sz="4" w:space="0"/>
            </w:tcBorders>
            <w:shd w:val="clear" w:color="auto" w:fill="FFFFFF"/>
          </w:tcPr>
          <w:p w:rsidR="00E56AED" w:rsidP="002F5C7D" w:rsidRDefault="00E56AED" w14:paraId="6569841C" w14:textId="77777777">
            <w:pPr>
              <w:pStyle w:val="Normal1"/>
              <w:jc w:val="both"/>
              <w:rPr>
                <w:rFonts w:ascii="Calibri" w:hAnsi="Calibri"/>
                <w:i w:val="0"/>
                <w:lang w:val="fr-FR"/>
              </w:rPr>
            </w:pPr>
            <w:r>
              <w:rPr>
                <w:rFonts w:ascii="Calibri" w:hAnsi="Calibri"/>
                <w:i w:val="0"/>
                <w:lang w:val="fr-FR"/>
              </w:rPr>
              <w:t>La date de validité peut être déduite depuis le nombre de jours de validité</w:t>
            </w:r>
          </w:p>
        </w:tc>
      </w:tr>
      <w:tr w:rsidRPr="00237864" w:rsidR="00E56AED" w:rsidTr="00CC6AC5" w14:paraId="305975EE"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EDF7062" w14:textId="77777777">
            <w:pPr>
              <w:jc w:val="both"/>
            </w:pPr>
            <w:r w:rsidRPr="00237864">
              <w:t>RG-080-11</w:t>
            </w:r>
          </w:p>
        </w:tc>
        <w:tc>
          <w:tcPr>
            <w:tcW w:w="7719" w:type="dxa"/>
            <w:tcBorders>
              <w:left w:val="single" w:color="000000" w:sz="4" w:space="0"/>
              <w:bottom w:val="single" w:color="000000" w:sz="4" w:space="0"/>
              <w:right w:val="single" w:color="000000" w:sz="4" w:space="0"/>
            </w:tcBorders>
            <w:shd w:val="clear" w:color="auto" w:fill="FFFFFF"/>
          </w:tcPr>
          <w:p w:rsidR="00E56AED" w:rsidP="002F5C7D" w:rsidRDefault="00E56AED" w14:paraId="5CE74BF2" w14:textId="77777777">
            <w:pPr>
              <w:pStyle w:val="Normal1"/>
              <w:jc w:val="both"/>
              <w:rPr>
                <w:rFonts w:ascii="Calibri" w:hAnsi="Calibri"/>
                <w:i w:val="0"/>
                <w:lang w:val="fr-FR"/>
              </w:rPr>
            </w:pPr>
            <w:r>
              <w:rPr>
                <w:rFonts w:ascii="Calibri" w:hAnsi="Calibri"/>
                <w:i w:val="0"/>
                <w:lang w:val="fr-FR"/>
              </w:rPr>
              <w:t>Le nombre de jours de validité peut être déduit depuis la date de validité</w:t>
            </w:r>
          </w:p>
        </w:tc>
      </w:tr>
      <w:tr w:rsidRPr="00237864" w:rsidR="00E56AED" w:rsidTr="00CC6AC5" w14:paraId="6B9F1792"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30DFE54" w14:textId="77777777">
            <w:pPr>
              <w:jc w:val="both"/>
            </w:pPr>
            <w:r w:rsidRPr="00237864">
              <w:t>RG-080-12</w:t>
            </w:r>
          </w:p>
        </w:tc>
        <w:tc>
          <w:tcPr>
            <w:tcW w:w="7719" w:type="dxa"/>
            <w:tcBorders>
              <w:left w:val="single" w:color="000000" w:sz="4" w:space="0"/>
              <w:bottom w:val="single" w:color="000000" w:sz="4" w:space="0"/>
              <w:right w:val="single" w:color="000000" w:sz="4" w:space="0"/>
            </w:tcBorders>
            <w:shd w:val="clear" w:color="auto" w:fill="FFFFFF"/>
          </w:tcPr>
          <w:p w:rsidR="00E56AED" w:rsidP="002F5C7D" w:rsidRDefault="00E56AED" w14:paraId="7AE2D8AB" w14:textId="77777777">
            <w:pPr>
              <w:pStyle w:val="Normal1"/>
              <w:jc w:val="both"/>
              <w:rPr>
                <w:rFonts w:ascii="Calibri" w:hAnsi="Calibri"/>
                <w:i w:val="0"/>
                <w:lang w:val="fr-FR"/>
              </w:rPr>
            </w:pPr>
            <w:r>
              <w:rPr>
                <w:rFonts w:ascii="Calibri" w:hAnsi="Calibri"/>
                <w:i w:val="0"/>
                <w:lang w:val="fr-FR"/>
              </w:rPr>
              <w:t>La date de réception est la date du système par défaut</w:t>
            </w:r>
          </w:p>
        </w:tc>
      </w:tr>
      <w:tr w:rsidRPr="00237864" w:rsidR="00E56AED" w:rsidTr="00CC6AC5" w14:paraId="7900B4F4"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4C027D" w14:paraId="51583B31" w14:textId="77777777">
            <w:pPr>
              <w:jc w:val="both"/>
            </w:pPr>
            <w:r>
              <w:t>RG-080-13</w:t>
            </w:r>
          </w:p>
        </w:tc>
        <w:tc>
          <w:tcPr>
            <w:tcW w:w="7719" w:type="dxa"/>
            <w:tcBorders>
              <w:left w:val="single" w:color="000000" w:sz="4" w:space="0"/>
              <w:bottom w:val="single" w:color="000000" w:sz="4" w:space="0"/>
              <w:right w:val="single" w:color="000000" w:sz="4" w:space="0"/>
            </w:tcBorders>
            <w:shd w:val="clear" w:color="auto" w:fill="FFFFFF"/>
          </w:tcPr>
          <w:p w:rsidR="00E56AED" w:rsidP="002F5C7D" w:rsidRDefault="00E56AED" w14:paraId="40E3AA15" w14:textId="77777777">
            <w:pPr>
              <w:pStyle w:val="Normal1"/>
              <w:jc w:val="both"/>
              <w:rPr>
                <w:rFonts w:ascii="Calibri" w:hAnsi="Calibri"/>
                <w:i w:val="0"/>
                <w:lang w:val="fr-FR"/>
              </w:rPr>
            </w:pPr>
            <w:r>
              <w:rPr>
                <w:rFonts w:ascii="Calibri" w:hAnsi="Calibri"/>
                <w:i w:val="0"/>
                <w:lang w:val="fr-FR"/>
              </w:rPr>
              <w:t>Le montant de réservation espèce est calculé automatiquement</w:t>
            </w:r>
          </w:p>
        </w:tc>
      </w:tr>
      <w:tr w:rsidRPr="00237864" w:rsidR="00E56AED" w:rsidTr="00CC6AC5" w14:paraId="397950F4"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B2ADFDD" w14:textId="77777777">
            <w:pPr>
              <w:jc w:val="both"/>
            </w:pPr>
            <w:r>
              <w:t>RG-080-1</w:t>
            </w:r>
            <w:r w:rsidR="004C027D">
              <w:t>4</w:t>
            </w:r>
          </w:p>
        </w:tc>
        <w:tc>
          <w:tcPr>
            <w:tcW w:w="7719" w:type="dxa"/>
            <w:tcBorders>
              <w:left w:val="single" w:color="000000" w:sz="4" w:space="0"/>
              <w:bottom w:val="single" w:color="000000" w:sz="4" w:space="0"/>
              <w:right w:val="single" w:color="000000" w:sz="4" w:space="0"/>
            </w:tcBorders>
            <w:shd w:val="clear" w:color="auto" w:fill="FFFFFF"/>
          </w:tcPr>
          <w:p w:rsidR="00E56AED" w:rsidP="002F5C7D" w:rsidRDefault="00E56AED" w14:paraId="26DAF86E" w14:textId="77777777">
            <w:pPr>
              <w:pStyle w:val="Normal1"/>
              <w:jc w:val="both"/>
              <w:rPr>
                <w:rFonts w:ascii="Calibri" w:hAnsi="Calibri"/>
                <w:i w:val="0"/>
                <w:lang w:val="fr-FR"/>
              </w:rPr>
            </w:pPr>
            <w:r>
              <w:rPr>
                <w:rFonts w:ascii="Calibri" w:hAnsi="Calibri"/>
                <w:i w:val="0"/>
                <w:lang w:val="fr-FR"/>
              </w:rPr>
              <w:t>Une référence d'ordre unique sera générée dès la sauvegarde de l'ordre</w:t>
            </w:r>
          </w:p>
        </w:tc>
      </w:tr>
      <w:tr w:rsidRPr="00237864" w:rsidR="003556CB" w:rsidTr="00CC6AC5" w14:paraId="7986EA89" w14:textId="77777777">
        <w:tc>
          <w:tcPr>
            <w:tcW w:w="1501" w:type="dxa"/>
            <w:tcBorders>
              <w:left w:val="single" w:color="000000" w:sz="4" w:space="0"/>
              <w:bottom w:val="single" w:color="000000" w:sz="4" w:space="0"/>
              <w:right w:val="single" w:color="000000" w:sz="4" w:space="0"/>
            </w:tcBorders>
            <w:shd w:val="clear" w:color="auto" w:fill="FFFFFF"/>
          </w:tcPr>
          <w:p w:rsidR="003556CB" w:rsidP="002F5C7D" w:rsidRDefault="003556CB" w14:paraId="7E2374EE" w14:textId="77777777">
            <w:pPr>
              <w:jc w:val="both"/>
            </w:pPr>
            <w:r>
              <w:t>RG-080-15</w:t>
            </w:r>
          </w:p>
        </w:tc>
        <w:tc>
          <w:tcPr>
            <w:tcW w:w="7719" w:type="dxa"/>
            <w:tcBorders>
              <w:left w:val="single" w:color="000000" w:sz="4" w:space="0"/>
              <w:bottom w:val="single" w:color="000000" w:sz="4" w:space="0"/>
              <w:right w:val="single" w:color="000000" w:sz="4" w:space="0"/>
            </w:tcBorders>
            <w:shd w:val="clear" w:color="auto" w:fill="FFFFFF"/>
          </w:tcPr>
          <w:p w:rsidR="003556CB" w:rsidP="002F5C7D" w:rsidRDefault="003556CB" w14:paraId="3149DBED" w14:textId="77777777">
            <w:pPr>
              <w:pStyle w:val="Normal1"/>
              <w:jc w:val="both"/>
              <w:rPr>
                <w:rFonts w:ascii="Calibri" w:hAnsi="Calibri"/>
                <w:i w:val="0"/>
                <w:lang w:val="fr-FR"/>
              </w:rPr>
            </w:pPr>
            <w:r>
              <w:rPr>
                <w:rFonts w:ascii="Calibri" w:hAnsi="Calibri"/>
                <w:i w:val="0"/>
                <w:lang w:val="fr-FR"/>
              </w:rPr>
              <w:t>Le système doit bloquer à la saisie les titres (Code ISIN) n’ayant pas été rattaché à leurs code internes, ceci étant valable que pour les valeurs cotées.</w:t>
            </w:r>
          </w:p>
        </w:tc>
      </w:tr>
      <w:tr w:rsidRPr="00237864" w:rsidR="00E56AED" w:rsidTr="00CC6AC5" w14:paraId="6A35D297"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7E088FF" w14:textId="77777777">
            <w:pPr>
              <w:jc w:val="both"/>
            </w:pPr>
            <w:r w:rsidRPr="00237864">
              <w:t>RG-</w:t>
            </w:r>
            <w:r>
              <w:t>080-1</w:t>
            </w:r>
            <w:r w:rsidR="003556CB">
              <w:t>6</w:t>
            </w:r>
          </w:p>
        </w:tc>
        <w:tc>
          <w:tcPr>
            <w:tcW w:w="7719" w:type="dxa"/>
            <w:tcBorders>
              <w:left w:val="single" w:color="000000" w:sz="4" w:space="0"/>
              <w:bottom w:val="single" w:color="000000" w:sz="4" w:space="0"/>
              <w:right w:val="single" w:color="000000" w:sz="4" w:space="0"/>
            </w:tcBorders>
            <w:shd w:val="clear" w:color="auto" w:fill="FFFFFF"/>
          </w:tcPr>
          <w:p w:rsidR="00E56AED" w:rsidP="002F5C7D" w:rsidRDefault="00E56AED" w14:paraId="0BF488F7" w14:textId="77777777">
            <w:pPr>
              <w:pStyle w:val="Normal1"/>
              <w:jc w:val="both"/>
              <w:rPr>
                <w:rFonts w:ascii="Calibri" w:hAnsi="Calibri"/>
                <w:i w:val="0"/>
                <w:lang w:val="fr-FR"/>
              </w:rPr>
            </w:pPr>
            <w:r>
              <w:rPr>
                <w:rFonts w:ascii="Calibri" w:hAnsi="Calibri"/>
                <w:i w:val="0"/>
                <w:lang w:val="fr-FR"/>
              </w:rPr>
              <w:t>Contrôle à appliquer sur la date de négociation par rapport à la date métier</w:t>
            </w:r>
          </w:p>
          <w:p w:rsidR="00E56AED" w:rsidP="003D34DB" w:rsidRDefault="00E56AED" w14:paraId="3F37158A" w14:textId="77777777">
            <w:pPr>
              <w:pStyle w:val="Normal1"/>
              <w:numPr>
                <w:ilvl w:val="0"/>
                <w:numId w:val="93"/>
              </w:numPr>
              <w:jc w:val="both"/>
              <w:rPr>
                <w:rFonts w:ascii="Calibri" w:hAnsi="Calibri"/>
                <w:i w:val="0"/>
                <w:lang w:val="fr-FR"/>
              </w:rPr>
            </w:pPr>
            <w:r>
              <w:rPr>
                <w:rFonts w:ascii="Calibri" w:hAnsi="Calibri"/>
                <w:i w:val="0"/>
                <w:lang w:val="fr-FR"/>
              </w:rPr>
              <w:t>la date de négociation égale à la date métier</w:t>
            </w:r>
          </w:p>
          <w:p w:rsidR="00E56AED" w:rsidP="003D34DB" w:rsidRDefault="00E56AED" w14:paraId="3F42369C" w14:textId="77777777">
            <w:pPr>
              <w:pStyle w:val="Normal1"/>
              <w:numPr>
                <w:ilvl w:val="0"/>
                <w:numId w:val="93"/>
              </w:numPr>
              <w:jc w:val="both"/>
              <w:rPr>
                <w:rFonts w:ascii="Calibri" w:hAnsi="Calibri"/>
                <w:i w:val="0"/>
                <w:lang w:val="fr-FR"/>
              </w:rPr>
            </w:pPr>
            <w:r>
              <w:rPr>
                <w:rFonts w:ascii="Calibri" w:hAnsi="Calibri"/>
                <w:i w:val="0"/>
                <w:lang w:val="fr-FR"/>
              </w:rPr>
              <w:t>La date de négociation peut être inférieure à la date métier</w:t>
            </w:r>
          </w:p>
        </w:tc>
      </w:tr>
    </w:tbl>
    <w:p w:rsidR="00E56AED" w:rsidP="002F5C7D" w:rsidRDefault="00E56AED" w14:paraId="2DDCD57B" w14:textId="77777777">
      <w:pPr>
        <w:jc w:val="both"/>
      </w:pPr>
    </w:p>
    <w:p w:rsidR="00E56AED" w:rsidP="002F5C7D" w:rsidRDefault="00E56AED" w14:paraId="0BF6955F" w14:textId="77777777">
      <w:pPr>
        <w:jc w:val="both"/>
      </w:pPr>
    </w:p>
    <w:p w:rsidRPr="004325ED" w:rsidR="00E56AED" w:rsidP="002F5C7D" w:rsidRDefault="00E56AED" w14:paraId="0DCD0E25" w14:textId="77777777">
      <w:pPr>
        <w:jc w:val="both"/>
      </w:pPr>
    </w:p>
    <w:p w:rsidRPr="004325ED" w:rsidR="00E56AED" w:rsidP="003D34DB" w:rsidRDefault="00E56AED" w14:paraId="0EA45080" w14:textId="77777777">
      <w:pPr>
        <w:pStyle w:val="Style3"/>
        <w:numPr>
          <w:ilvl w:val="2"/>
          <w:numId w:val="3"/>
        </w:numPr>
        <w:jc w:val="both"/>
      </w:pPr>
      <w:bookmarkStart w:name="_Toc54515374" w:id="175"/>
      <w:bookmarkStart w:name="_Toc318352134" w:id="176"/>
      <w:bookmarkStart w:name="_Toc319568800" w:id="177"/>
      <w:bookmarkStart w:name="_Toc409973655" w:id="178"/>
      <w:r w:rsidRPr="004325ED">
        <w:t>T</w:t>
      </w:r>
      <w:bookmarkEnd w:id="175"/>
      <w:r w:rsidRPr="004325ED">
        <w:t>raitements</w:t>
      </w:r>
      <w:bookmarkEnd w:id="176"/>
      <w:bookmarkEnd w:id="177"/>
      <w:bookmarkEnd w:id="178"/>
    </w:p>
    <w:p w:rsidR="00E56AED" w:rsidP="00BA54D8" w:rsidRDefault="00E56AED" w14:paraId="50B0F4AC" w14:textId="77777777">
      <w:pPr>
        <w:jc w:val="both"/>
      </w:pPr>
      <w:bookmarkStart w:name="_Toc132075963" w:id="179"/>
      <w:bookmarkStart w:name="_Toc318352135" w:id="180"/>
      <w:bookmarkStart w:name="_Toc319568801" w:id="181"/>
      <w:r>
        <w:t>L'objectif de cette partie est d'expliquer le traitement qui sera mené par l’utilisateur afin de saisir convenablement un ordre de bourse qui sera remis pour exécution.</w:t>
      </w:r>
    </w:p>
    <w:p w:rsidR="00E56AED" w:rsidP="002F5C7D" w:rsidRDefault="00E56AED" w14:paraId="2FA750D6" w14:textId="77777777">
      <w:pPr>
        <w:jc w:val="both"/>
      </w:pPr>
    </w:p>
    <w:p w:rsidR="00E56AED" w:rsidP="00D42EED" w:rsidRDefault="00E56AED" w14:paraId="40D5003A" w14:textId="77777777">
      <w:pPr>
        <w:jc w:val="both"/>
      </w:pPr>
      <w:r>
        <w:t>Voici les étapes à suivre par l’utilisateur :</w:t>
      </w:r>
    </w:p>
    <w:p w:rsidR="00E56AED" w:rsidP="002F5C7D" w:rsidRDefault="00E56AED" w14:paraId="46768CC8" w14:textId="77777777">
      <w:pPr>
        <w:jc w:val="both"/>
      </w:pPr>
    </w:p>
    <w:tbl>
      <w:tblPr>
        <w:tblpPr w:leftFromText="141" w:rightFromText="141" w:vertAnchor="page" w:horzAnchor="margin" w:tblpY="2868"/>
        <w:tblW w:w="0" w:type="auto"/>
        <w:tblLayout w:type="fixed"/>
        <w:tblLook w:val="0000" w:firstRow="0" w:lastRow="0" w:firstColumn="0" w:lastColumn="0" w:noHBand="0" w:noVBand="0"/>
      </w:tblPr>
      <w:tblGrid>
        <w:gridCol w:w="1510"/>
        <w:gridCol w:w="7718"/>
      </w:tblGrid>
      <w:tr w:rsidRPr="00237864" w:rsidR="00E56AED" w:rsidTr="004C027D" w14:paraId="26E029E8" w14:textId="77777777">
        <w:trPr>
          <w:tblHeader/>
        </w:trPr>
        <w:tc>
          <w:tcPr>
            <w:tcW w:w="1510"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4C027D" w:rsidRDefault="00E56AED" w14:paraId="4D03BB15" w14:textId="77777777">
            <w:pPr>
              <w:jc w:val="both"/>
            </w:pPr>
            <w:r w:rsidRPr="00237864">
              <w:t>TRT-080-1</w:t>
            </w:r>
          </w:p>
        </w:tc>
        <w:tc>
          <w:tcPr>
            <w:tcW w:w="7718" w:type="dxa"/>
            <w:tcBorders>
              <w:top w:val="single" w:color="000000" w:sz="4" w:space="0"/>
              <w:left w:val="single" w:color="000000" w:sz="4" w:space="0"/>
              <w:bottom w:val="single" w:color="000000" w:sz="4" w:space="0"/>
              <w:right w:val="single" w:color="000000" w:sz="4" w:space="0"/>
            </w:tcBorders>
            <w:shd w:val="clear" w:color="auto" w:fill="FFFFFF"/>
          </w:tcPr>
          <w:p w:rsidR="00E56AED" w:rsidP="004C027D" w:rsidRDefault="00E56AED" w14:paraId="232CFA15" w14:textId="77777777">
            <w:pPr>
              <w:pStyle w:val="Paragraphedeliste1"/>
              <w:numPr>
                <w:ilvl w:val="0"/>
                <w:numId w:val="4"/>
              </w:numPr>
              <w:spacing w:before="240" w:after="240" w:line="100" w:lineRule="atLeast"/>
              <w:ind w:right="142" w:firstLine="0"/>
              <w:jc w:val="both"/>
            </w:pPr>
            <w:r>
              <w:t>Une fois le compte espèce identifié ou le compte titre du client, ci joint la liste des informations qui seront automatiquement générés au niveau de l'application :</w:t>
            </w:r>
          </w:p>
          <w:p w:rsidR="00E56AED" w:rsidP="004C027D" w:rsidRDefault="00E56AED" w14:paraId="0F82CF39" w14:textId="77777777">
            <w:pPr>
              <w:pStyle w:val="Paragraphedeliste1"/>
              <w:spacing w:before="240" w:after="240" w:line="100" w:lineRule="atLeast"/>
              <w:ind w:right="142"/>
              <w:jc w:val="both"/>
            </w:pPr>
            <w:r>
              <w:t>- les deux comptes réciproquement (Depuis la configuration de l'SLA éligibilité compte titre / espèce)</w:t>
            </w:r>
          </w:p>
          <w:p w:rsidR="00E56AED" w:rsidP="004C027D" w:rsidRDefault="00E56AED" w14:paraId="28547E26" w14:textId="77777777">
            <w:pPr>
              <w:pStyle w:val="Paragraphedeliste1"/>
              <w:spacing w:before="240" w:after="240" w:line="100" w:lineRule="atLeast"/>
              <w:ind w:right="142"/>
              <w:jc w:val="both"/>
            </w:pPr>
            <w:r>
              <w:t>- Description du compte et espèce.</w:t>
            </w:r>
          </w:p>
          <w:p w:rsidR="00E56AED" w:rsidP="004C027D" w:rsidRDefault="00E56AED" w14:paraId="4C78335F" w14:textId="77777777">
            <w:pPr>
              <w:pStyle w:val="Paragraphedeliste1"/>
              <w:spacing w:before="240" w:after="240" w:line="100" w:lineRule="atLeast"/>
              <w:ind w:right="142"/>
              <w:jc w:val="both"/>
            </w:pPr>
            <w:r>
              <w:t>- Type d'identifiant du client récupéré depuis le référentiel client.</w:t>
            </w:r>
          </w:p>
          <w:p w:rsidR="00E56AED" w:rsidP="004C027D" w:rsidRDefault="00E56AED" w14:paraId="3A57ACDD" w14:textId="77777777">
            <w:pPr>
              <w:pStyle w:val="Paragraphedeliste1"/>
              <w:spacing w:before="240" w:after="240" w:line="100" w:lineRule="atLeast"/>
              <w:ind w:right="142"/>
              <w:jc w:val="both"/>
            </w:pPr>
            <w:r>
              <w:t>- Numéro d'identité principale du client.</w:t>
            </w:r>
          </w:p>
          <w:p w:rsidR="00E56AED" w:rsidP="004C027D" w:rsidRDefault="00E56AED" w14:paraId="508F5C99" w14:textId="77777777">
            <w:pPr>
              <w:pStyle w:val="Paragraphedeliste1"/>
              <w:numPr>
                <w:ilvl w:val="0"/>
                <w:numId w:val="4"/>
              </w:numPr>
              <w:spacing w:before="240" w:after="240" w:line="100" w:lineRule="atLeast"/>
              <w:ind w:right="142" w:firstLine="0"/>
              <w:jc w:val="both"/>
            </w:pPr>
            <w:r>
              <w:t>Il est possible de faire une recherche des comptes titres ou espèce sur la base d'une fraction du libellé du compte comprise entre %%, suivi par le bouton F2</w:t>
            </w:r>
          </w:p>
        </w:tc>
      </w:tr>
      <w:tr w:rsidRPr="00237864" w:rsidR="00E56AED" w:rsidTr="004C027D" w14:paraId="0FE2D2F6" w14:textId="77777777">
        <w:tc>
          <w:tcPr>
            <w:tcW w:w="1510" w:type="dxa"/>
            <w:tcBorders>
              <w:left w:val="single" w:color="000000" w:sz="4" w:space="0"/>
              <w:bottom w:val="single" w:color="000000" w:sz="4" w:space="0"/>
              <w:right w:val="single" w:color="000000" w:sz="4" w:space="0"/>
            </w:tcBorders>
            <w:shd w:val="clear" w:color="auto" w:fill="FFFFFF"/>
          </w:tcPr>
          <w:p w:rsidRPr="00237864" w:rsidR="00E56AED" w:rsidP="004C027D" w:rsidRDefault="00E56AED" w14:paraId="00B47856" w14:textId="77777777">
            <w:pPr>
              <w:jc w:val="both"/>
            </w:pPr>
            <w:r w:rsidRPr="00237864">
              <w:t>TRT-080-2</w:t>
            </w:r>
          </w:p>
        </w:tc>
        <w:tc>
          <w:tcPr>
            <w:tcW w:w="7718" w:type="dxa"/>
            <w:tcBorders>
              <w:left w:val="single" w:color="000000" w:sz="4" w:space="0"/>
              <w:bottom w:val="single" w:color="000000" w:sz="4" w:space="0"/>
              <w:right w:val="single" w:color="000000" w:sz="4" w:space="0"/>
            </w:tcBorders>
            <w:shd w:val="clear" w:color="auto" w:fill="FFFFFF"/>
          </w:tcPr>
          <w:p w:rsidR="00E56AED" w:rsidP="004C027D" w:rsidRDefault="00E56AED" w14:paraId="2679208F" w14:textId="77777777">
            <w:pPr>
              <w:pStyle w:val="Paragraphedeliste1"/>
              <w:numPr>
                <w:ilvl w:val="0"/>
                <w:numId w:val="4"/>
              </w:numPr>
              <w:spacing w:before="240" w:after="240" w:line="100" w:lineRule="atLeast"/>
              <w:ind w:right="142" w:firstLine="0"/>
              <w:jc w:val="both"/>
            </w:pPr>
            <w:r>
              <w:t>En choisissant l'achat dans le champ type d'opération, le système fera apparaître le champ « Montant de la réservation espèce » au niveau de l'ordre</w:t>
            </w:r>
          </w:p>
        </w:tc>
      </w:tr>
      <w:tr w:rsidRPr="00237864" w:rsidR="00E56AED" w:rsidTr="004C027D" w14:paraId="39AE0732" w14:textId="77777777">
        <w:tc>
          <w:tcPr>
            <w:tcW w:w="1510" w:type="dxa"/>
            <w:tcBorders>
              <w:left w:val="single" w:color="000000" w:sz="4" w:space="0"/>
              <w:bottom w:val="single" w:color="000000" w:sz="4" w:space="0"/>
              <w:right w:val="single" w:color="000000" w:sz="4" w:space="0"/>
            </w:tcBorders>
            <w:shd w:val="clear" w:color="auto" w:fill="FFFFFF"/>
          </w:tcPr>
          <w:p w:rsidRPr="00237864" w:rsidR="00E56AED" w:rsidP="004C027D" w:rsidRDefault="00E56AED" w14:paraId="0BC3F183" w14:textId="77777777">
            <w:pPr>
              <w:jc w:val="both"/>
            </w:pPr>
            <w:r w:rsidRPr="00237864">
              <w:t>TRT-080-3</w:t>
            </w:r>
          </w:p>
        </w:tc>
        <w:tc>
          <w:tcPr>
            <w:tcW w:w="7718" w:type="dxa"/>
            <w:tcBorders>
              <w:left w:val="single" w:color="000000" w:sz="4" w:space="0"/>
              <w:bottom w:val="single" w:color="000000" w:sz="4" w:space="0"/>
              <w:right w:val="single" w:color="000000" w:sz="4" w:space="0"/>
            </w:tcBorders>
            <w:shd w:val="clear" w:color="auto" w:fill="FFFFFF"/>
          </w:tcPr>
          <w:p w:rsidR="00E56AED" w:rsidP="004C027D" w:rsidRDefault="00E56AED" w14:paraId="7714EB04" w14:textId="77777777">
            <w:pPr>
              <w:pStyle w:val="Paragraphedeliste1"/>
              <w:numPr>
                <w:ilvl w:val="0"/>
                <w:numId w:val="4"/>
              </w:numPr>
              <w:spacing w:before="240" w:after="240" w:line="100" w:lineRule="atLeast"/>
              <w:ind w:right="142" w:firstLine="0"/>
              <w:jc w:val="both"/>
            </w:pPr>
            <w:r>
              <w:t>L'identification du titre de l'ordre peut être faite sur la base d'une fraction de sa description comprise entre %%, suivi par le bouton f2</w:t>
            </w:r>
          </w:p>
          <w:p w:rsidR="00E56AED" w:rsidP="004C027D" w:rsidRDefault="00E56AED" w14:paraId="7888F864" w14:textId="77777777">
            <w:pPr>
              <w:pStyle w:val="Paragraphedeliste1"/>
              <w:numPr>
                <w:ilvl w:val="0"/>
                <w:numId w:val="4"/>
              </w:numPr>
              <w:spacing w:before="240" w:after="240" w:line="100" w:lineRule="atLeast"/>
              <w:ind w:right="142" w:firstLine="0"/>
              <w:jc w:val="both"/>
            </w:pPr>
            <w:r>
              <w:t>Une fois le titre renseigné la description sera générée automatiquement</w:t>
            </w:r>
          </w:p>
        </w:tc>
      </w:tr>
      <w:tr w:rsidRPr="00237864" w:rsidR="00E56AED" w:rsidTr="004C027D" w14:paraId="65EC880D" w14:textId="77777777">
        <w:tc>
          <w:tcPr>
            <w:tcW w:w="1510" w:type="dxa"/>
            <w:tcBorders>
              <w:left w:val="single" w:color="000000" w:sz="4" w:space="0"/>
              <w:bottom w:val="single" w:color="000000" w:sz="4" w:space="0"/>
              <w:right w:val="single" w:color="000000" w:sz="4" w:space="0"/>
            </w:tcBorders>
            <w:shd w:val="clear" w:color="auto" w:fill="FFFFFF"/>
          </w:tcPr>
          <w:p w:rsidRPr="00237864" w:rsidR="00E56AED" w:rsidP="004C027D" w:rsidRDefault="00E56AED" w14:paraId="6456CE2C" w14:textId="77777777">
            <w:pPr>
              <w:jc w:val="both"/>
            </w:pPr>
            <w:r w:rsidRPr="00237864">
              <w:t>TRT-080-4</w:t>
            </w:r>
          </w:p>
        </w:tc>
        <w:tc>
          <w:tcPr>
            <w:tcW w:w="7718" w:type="dxa"/>
            <w:tcBorders>
              <w:left w:val="single" w:color="000000" w:sz="4" w:space="0"/>
              <w:bottom w:val="single" w:color="000000" w:sz="4" w:space="0"/>
              <w:right w:val="single" w:color="000000" w:sz="4" w:space="0"/>
            </w:tcBorders>
            <w:shd w:val="clear" w:color="auto" w:fill="FFFFFF"/>
          </w:tcPr>
          <w:p w:rsidR="00E56AED" w:rsidP="004C027D" w:rsidRDefault="00E56AED" w14:paraId="713052FC" w14:textId="77777777">
            <w:pPr>
              <w:pStyle w:val="Paragraphedeliste1"/>
              <w:numPr>
                <w:ilvl w:val="0"/>
                <w:numId w:val="4"/>
              </w:numPr>
              <w:spacing w:before="240" w:after="240" w:line="100" w:lineRule="atLeast"/>
              <w:ind w:right="142" w:firstLine="0"/>
              <w:jc w:val="both"/>
            </w:pPr>
            <w:r>
              <w:t>Saisir la quantité de l'ordre de vente ou d'achat</w:t>
            </w:r>
          </w:p>
        </w:tc>
      </w:tr>
      <w:tr w:rsidRPr="00237864" w:rsidR="00E56AED" w:rsidTr="004C027D" w14:paraId="12392A3D" w14:textId="77777777">
        <w:tc>
          <w:tcPr>
            <w:tcW w:w="1510" w:type="dxa"/>
            <w:tcBorders>
              <w:left w:val="single" w:color="000000" w:sz="4" w:space="0"/>
              <w:bottom w:val="single" w:color="000000" w:sz="4" w:space="0"/>
              <w:right w:val="single" w:color="000000" w:sz="4" w:space="0"/>
            </w:tcBorders>
            <w:shd w:val="clear" w:color="auto" w:fill="FFFFFF"/>
          </w:tcPr>
          <w:p w:rsidRPr="00237864" w:rsidR="00E56AED" w:rsidP="004C027D" w:rsidRDefault="00E56AED" w14:paraId="3E2C5A53" w14:textId="77777777">
            <w:pPr>
              <w:jc w:val="both"/>
            </w:pPr>
            <w:r w:rsidRPr="00237864">
              <w:t>TRT-080-5</w:t>
            </w:r>
          </w:p>
        </w:tc>
        <w:tc>
          <w:tcPr>
            <w:tcW w:w="7718" w:type="dxa"/>
            <w:tcBorders>
              <w:left w:val="single" w:color="000000" w:sz="4" w:space="0"/>
              <w:bottom w:val="single" w:color="000000" w:sz="4" w:space="0"/>
              <w:right w:val="single" w:color="000000" w:sz="4" w:space="0"/>
            </w:tcBorders>
            <w:shd w:val="clear" w:color="auto" w:fill="FFFFFF"/>
          </w:tcPr>
          <w:p w:rsidR="00E56AED" w:rsidP="004C027D" w:rsidRDefault="00E56AED" w14:paraId="469208CE" w14:textId="77777777">
            <w:pPr>
              <w:pStyle w:val="Paragraphedeliste1"/>
              <w:numPr>
                <w:ilvl w:val="0"/>
                <w:numId w:val="4"/>
              </w:numPr>
              <w:spacing w:before="240" w:after="240" w:line="100" w:lineRule="atLeast"/>
              <w:ind w:right="142" w:firstLine="0"/>
              <w:jc w:val="both"/>
            </w:pPr>
            <w:r>
              <w:t>Si dans l'identification du type de prix, le type choisit est « Seuil de déclanchement » un champ « Seuil limite » apparait pour le prix soit saisi au niveau de l'ordre</w:t>
            </w:r>
          </w:p>
          <w:p w:rsidR="00E56AED" w:rsidP="004C027D" w:rsidRDefault="00E56AED" w14:paraId="6B689AD4" w14:textId="77777777">
            <w:pPr>
              <w:pStyle w:val="Paragraphedeliste1"/>
              <w:numPr>
                <w:ilvl w:val="0"/>
                <w:numId w:val="4"/>
              </w:numPr>
              <w:spacing w:before="240" w:after="240" w:line="100" w:lineRule="atLeast"/>
              <w:ind w:right="142" w:firstLine="0"/>
              <w:jc w:val="both"/>
            </w:pPr>
            <w:r>
              <w:t>Le montant de réservation espèce pour un prix seuil est calculé sur la base du brut (Px * Quantité)  avec les frais de courtage et l’impôt de bourse.</w:t>
            </w:r>
          </w:p>
          <w:p w:rsidR="00E56AED" w:rsidP="004C027D" w:rsidRDefault="00E56AED" w14:paraId="2708A89C" w14:textId="77777777">
            <w:pPr>
              <w:pStyle w:val="Paragraphedeliste1"/>
              <w:numPr>
                <w:ilvl w:val="0"/>
                <w:numId w:val="4"/>
              </w:numPr>
              <w:spacing w:before="240" w:after="240" w:line="100" w:lineRule="atLeast"/>
              <w:ind w:right="142" w:firstLine="0"/>
              <w:jc w:val="both"/>
            </w:pPr>
            <w:r>
              <w:t>Si le prix n'est pas mentionné au niveau de l'ordre, « Au marché » a titre d'exemple, le montant de réservation va se calculer sur la base du dernier cours de la valeur avec un majoration par un taux de couverture configuré en amont.</w:t>
            </w:r>
          </w:p>
        </w:tc>
      </w:tr>
      <w:tr w:rsidRPr="00237864" w:rsidR="00E56AED" w:rsidTr="004C027D" w14:paraId="2540C4FF" w14:textId="77777777">
        <w:tc>
          <w:tcPr>
            <w:tcW w:w="1510" w:type="dxa"/>
            <w:tcBorders>
              <w:left w:val="single" w:color="000000" w:sz="4" w:space="0"/>
              <w:bottom w:val="single" w:color="000000" w:sz="4" w:space="0"/>
              <w:right w:val="single" w:color="000000" w:sz="4" w:space="0"/>
            </w:tcBorders>
            <w:shd w:val="clear" w:color="auto" w:fill="FFFFFF"/>
          </w:tcPr>
          <w:p w:rsidRPr="00237864" w:rsidR="00E56AED" w:rsidP="004C027D" w:rsidRDefault="00E56AED" w14:paraId="3616172A" w14:textId="77777777">
            <w:pPr>
              <w:jc w:val="both"/>
            </w:pPr>
            <w:bookmarkStart w:name="__DdeLink__8119_1422217641" w:id="182"/>
            <w:bookmarkEnd w:id="182"/>
            <w:r w:rsidRPr="00237864">
              <w:t>TRT-080-6</w:t>
            </w:r>
          </w:p>
        </w:tc>
        <w:tc>
          <w:tcPr>
            <w:tcW w:w="7718" w:type="dxa"/>
            <w:tcBorders>
              <w:left w:val="single" w:color="000000" w:sz="4" w:space="0"/>
              <w:bottom w:val="single" w:color="000000" w:sz="4" w:space="0"/>
              <w:right w:val="single" w:color="000000" w:sz="4" w:space="0"/>
            </w:tcBorders>
            <w:shd w:val="clear" w:color="auto" w:fill="FFFFFF"/>
          </w:tcPr>
          <w:p w:rsidR="00E56AED" w:rsidP="004C027D" w:rsidRDefault="00E56AED" w14:paraId="08837828" w14:textId="77777777">
            <w:pPr>
              <w:pStyle w:val="Paragraphedeliste1"/>
              <w:numPr>
                <w:ilvl w:val="0"/>
                <w:numId w:val="4"/>
              </w:numPr>
              <w:spacing w:before="240" w:after="240" w:line="100" w:lineRule="atLeast"/>
              <w:ind w:right="142" w:firstLine="0"/>
              <w:jc w:val="both"/>
            </w:pPr>
            <w:r>
              <w:t>Le système présente 3 types de validité :</w:t>
            </w:r>
          </w:p>
          <w:p w:rsidR="00E56AED" w:rsidP="004C027D" w:rsidRDefault="00E56AED" w14:paraId="36A55E77" w14:textId="77777777">
            <w:pPr>
              <w:pStyle w:val="Paragraphedeliste1"/>
              <w:spacing w:before="240" w:after="240" w:line="100" w:lineRule="atLeast"/>
              <w:ind w:right="142"/>
              <w:jc w:val="both"/>
            </w:pPr>
            <w:r>
              <w:t>- A 30 jours calendaire : calculé sur la base de la date de réception de l'ordre, le champ « Nombres de jours de validité » affichera dans ce cas le valeur de 30.</w:t>
            </w:r>
          </w:p>
          <w:p w:rsidR="00E56AED" w:rsidP="004C027D" w:rsidRDefault="00E56AED" w14:paraId="0125BD19" w14:textId="77777777">
            <w:pPr>
              <w:pStyle w:val="Paragraphedeliste1"/>
              <w:spacing w:before="240" w:after="240" w:line="100" w:lineRule="atLeast"/>
              <w:ind w:right="142"/>
              <w:jc w:val="both"/>
            </w:pPr>
            <w:r>
              <w:t>- Jour : A une journée de sa réception</w:t>
            </w:r>
            <w:r w:rsidR="00341FC2">
              <w:t xml:space="preserve"> [Se référer aux règles de date de l’ordre]</w:t>
            </w:r>
          </w:p>
          <w:p w:rsidR="00E56AED" w:rsidP="004C027D" w:rsidRDefault="00E56AED" w14:paraId="1FD40E99" w14:textId="77777777">
            <w:pPr>
              <w:pStyle w:val="Paragraphedeliste1"/>
              <w:spacing w:before="240" w:after="240" w:line="100" w:lineRule="atLeast"/>
              <w:ind w:right="142"/>
              <w:jc w:val="both"/>
            </w:pPr>
            <w:r>
              <w:t>- A date déterminé : Calculé sur la base de la réception de l'ordre ainsi que le nombre de jours mentionné au niveau champ « Nombre de jours de validité », il est possible de saisir la date de validité et que le système calcule automatiquement le nombre de jours de validité.</w:t>
            </w:r>
          </w:p>
        </w:tc>
      </w:tr>
      <w:tr w:rsidRPr="00237864" w:rsidR="00E56AED" w:rsidTr="004C027D" w14:paraId="397C4ADD" w14:textId="77777777">
        <w:tc>
          <w:tcPr>
            <w:tcW w:w="1510" w:type="dxa"/>
            <w:tcBorders>
              <w:left w:val="single" w:color="000000" w:sz="4" w:space="0"/>
              <w:bottom w:val="single" w:color="000000" w:sz="4" w:space="0"/>
              <w:right w:val="single" w:color="000000" w:sz="4" w:space="0"/>
            </w:tcBorders>
            <w:shd w:val="clear" w:color="auto" w:fill="FFFFFF"/>
          </w:tcPr>
          <w:p w:rsidRPr="00237864" w:rsidR="00E56AED" w:rsidP="004C027D" w:rsidRDefault="00E56AED" w14:paraId="40D23F91" w14:textId="77777777">
            <w:pPr>
              <w:jc w:val="both"/>
            </w:pPr>
            <w:r w:rsidRPr="00237864">
              <w:t>TRT-080-7</w:t>
            </w:r>
          </w:p>
        </w:tc>
        <w:tc>
          <w:tcPr>
            <w:tcW w:w="7718" w:type="dxa"/>
            <w:tcBorders>
              <w:left w:val="single" w:color="000000" w:sz="4" w:space="0"/>
              <w:bottom w:val="single" w:color="000000" w:sz="4" w:space="0"/>
              <w:right w:val="single" w:color="000000" w:sz="4" w:space="0"/>
            </w:tcBorders>
            <w:shd w:val="clear" w:color="auto" w:fill="FFFFFF"/>
          </w:tcPr>
          <w:p w:rsidR="00E56AED" w:rsidP="004C027D" w:rsidRDefault="00E56AED" w14:paraId="5CDD8676" w14:textId="77777777">
            <w:pPr>
              <w:pStyle w:val="Paragraphedeliste1"/>
              <w:numPr>
                <w:ilvl w:val="0"/>
                <w:numId w:val="4"/>
              </w:numPr>
              <w:spacing w:before="240" w:after="240" w:line="100" w:lineRule="atLeast"/>
              <w:ind w:right="142" w:firstLine="0"/>
              <w:jc w:val="both"/>
            </w:pPr>
            <w:r>
              <w:t>La date de réception hérite de la date du jour.</w:t>
            </w:r>
          </w:p>
        </w:tc>
      </w:tr>
      <w:tr w:rsidRPr="00237864" w:rsidR="00E56AED" w:rsidTr="004C027D" w14:paraId="38D6F9E0" w14:textId="77777777">
        <w:tc>
          <w:tcPr>
            <w:tcW w:w="1510" w:type="dxa"/>
            <w:tcBorders>
              <w:left w:val="single" w:color="000000" w:sz="4" w:space="0"/>
              <w:bottom w:val="single" w:color="000000" w:sz="4" w:space="0"/>
              <w:right w:val="single" w:color="000000" w:sz="4" w:space="0"/>
            </w:tcBorders>
            <w:shd w:val="clear" w:color="auto" w:fill="FFFFFF"/>
          </w:tcPr>
          <w:p w:rsidRPr="00237864" w:rsidR="00E56AED" w:rsidP="004C027D" w:rsidRDefault="00E56AED" w14:paraId="7050CCA2" w14:textId="77777777">
            <w:pPr>
              <w:jc w:val="both"/>
            </w:pPr>
            <w:r w:rsidRPr="00237864">
              <w:t>TRT-080-8</w:t>
            </w:r>
          </w:p>
        </w:tc>
        <w:tc>
          <w:tcPr>
            <w:tcW w:w="7718" w:type="dxa"/>
            <w:tcBorders>
              <w:left w:val="single" w:color="000000" w:sz="4" w:space="0"/>
              <w:bottom w:val="single" w:color="000000" w:sz="4" w:space="0"/>
              <w:right w:val="single" w:color="000000" w:sz="4" w:space="0"/>
            </w:tcBorders>
            <w:shd w:val="clear" w:color="auto" w:fill="FFFFFF"/>
          </w:tcPr>
          <w:p w:rsidR="00E56AED" w:rsidP="004C027D" w:rsidRDefault="00E56AED" w14:paraId="66C76693" w14:textId="77777777">
            <w:pPr>
              <w:pStyle w:val="Paragraphedeliste1"/>
              <w:numPr>
                <w:ilvl w:val="0"/>
                <w:numId w:val="4"/>
              </w:numPr>
              <w:spacing w:before="240" w:after="240" w:line="100" w:lineRule="atLeast"/>
              <w:ind w:right="142" w:firstLine="0"/>
              <w:jc w:val="both"/>
            </w:pPr>
            <w:r>
              <w:t>Au moment de la sauvegarde de l'ordre, la référence est générée automatiquement au niveau de l'écran pour annoncer la conformité de l'ordre crée.</w:t>
            </w:r>
          </w:p>
          <w:p w:rsidR="00E56AED" w:rsidP="004C027D" w:rsidRDefault="00E56AED" w14:paraId="0AB6FBD5" w14:textId="77777777">
            <w:pPr>
              <w:pStyle w:val="Paragraphedeliste1"/>
              <w:numPr>
                <w:ilvl w:val="0"/>
                <w:numId w:val="4"/>
              </w:numPr>
              <w:spacing w:before="240" w:after="240" w:line="100" w:lineRule="atLeast"/>
              <w:ind w:right="142" w:firstLine="0"/>
              <w:jc w:val="both"/>
            </w:pPr>
            <w:r>
              <w:t>Le contrôle de provision titre et espèce pour les opérations vente et achat se fait à cette étape, en cas de défaut, le système affichera un statut d'  « Insuffisance titre ou espèce » respectivement.</w:t>
            </w:r>
          </w:p>
          <w:p w:rsidR="00E56AED" w:rsidP="004C027D" w:rsidRDefault="00E56AED" w14:paraId="28E7D978" w14:textId="77777777">
            <w:pPr>
              <w:pStyle w:val="Paragraphedeliste1"/>
              <w:numPr>
                <w:ilvl w:val="0"/>
                <w:numId w:val="4"/>
              </w:numPr>
              <w:spacing w:before="240" w:after="240" w:line="100" w:lineRule="atLeast"/>
              <w:ind w:right="142" w:firstLine="0"/>
              <w:jc w:val="both"/>
            </w:pPr>
            <w:r>
              <w:t>L'ordre sera créé sous le statut « en attente de validation », son édition sera possible à ce niveau afin de le présenter et de le faire signé par le client, suite à cela il sera scanné et le réintégré en pièce jointe, cette opération sera déterminante dans la validation de l'ordre par le chef d'agence.</w:t>
            </w:r>
          </w:p>
          <w:p w:rsidR="00E56AED" w:rsidP="004C027D" w:rsidRDefault="00E56AED" w14:paraId="618EA82F" w14:textId="77777777">
            <w:pPr>
              <w:pStyle w:val="Paragraphedeliste1"/>
              <w:numPr>
                <w:ilvl w:val="0"/>
                <w:numId w:val="4"/>
              </w:numPr>
              <w:spacing w:before="240" w:after="240" w:line="100" w:lineRule="atLeast"/>
              <w:ind w:right="142" w:firstLine="0"/>
              <w:jc w:val="both"/>
            </w:pPr>
            <w:r>
              <w:t>Une fois l'ordre validé, son statut passera en « En attente d'envoi à la SDB ».</w:t>
            </w:r>
          </w:p>
        </w:tc>
      </w:tr>
      <w:bookmarkEnd w:id="179"/>
      <w:bookmarkEnd w:id="180"/>
      <w:bookmarkEnd w:id="181"/>
    </w:tbl>
    <w:p w:rsidR="00E56AED" w:rsidP="002F5C7D" w:rsidRDefault="00E56AED" w14:paraId="2A3CE84F" w14:textId="77777777">
      <w:pPr>
        <w:spacing w:before="240" w:after="240" w:line="240" w:lineRule="auto"/>
        <w:ind w:right="142"/>
        <w:jc w:val="both"/>
      </w:pPr>
    </w:p>
    <w:p w:rsidR="00E56AED" w:rsidP="002F5C7D" w:rsidRDefault="00E56AED" w14:paraId="7DA8E1AF" w14:textId="77777777">
      <w:pPr>
        <w:spacing w:before="240" w:after="240" w:line="240" w:lineRule="auto"/>
        <w:ind w:right="142"/>
        <w:jc w:val="both"/>
      </w:pPr>
    </w:p>
    <w:p w:rsidRPr="004325ED" w:rsidR="00E56AED" w:rsidP="003D34DB" w:rsidRDefault="00E56AED" w14:paraId="52E6DF40" w14:textId="77777777">
      <w:pPr>
        <w:pStyle w:val="Style3"/>
        <w:numPr>
          <w:ilvl w:val="2"/>
          <w:numId w:val="3"/>
        </w:numPr>
        <w:jc w:val="both"/>
      </w:pPr>
      <w:bookmarkStart w:name="_Toc409973656" w:id="183"/>
      <w:r w:rsidRPr="004325ED">
        <w:t>Messages d’erreur</w:t>
      </w:r>
      <w:bookmarkEnd w:id="183"/>
    </w:p>
    <w:p w:rsidRPr="004325ED" w:rsidR="00E56AED" w:rsidP="002F5C7D" w:rsidRDefault="00E56AED" w14:paraId="7E0F6AA5" w14:textId="77777777">
      <w:pPr>
        <w:spacing w:before="240" w:after="240" w:line="240" w:lineRule="auto"/>
        <w:ind w:right="142"/>
        <w:jc w:val="both"/>
      </w:pPr>
    </w:p>
    <w:tbl>
      <w:tblPr>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1526"/>
        <w:gridCol w:w="7719"/>
      </w:tblGrid>
      <w:tr w:rsidRPr="00237864" w:rsidR="00E56AED" w:rsidTr="00BA7060" w14:paraId="0291FE81" w14:textId="77777777">
        <w:trPr>
          <w:tblHeader/>
          <w:jc w:val="center"/>
        </w:trPr>
        <w:tc>
          <w:tcPr>
            <w:tcW w:w="1526" w:type="dxa"/>
            <w:shd w:val="clear" w:color="auto" w:fill="808080"/>
          </w:tcPr>
          <w:p w:rsidRPr="00237864" w:rsidR="00E56AED" w:rsidP="002F5C7D" w:rsidRDefault="00E56AED" w14:paraId="307B3853" w14:textId="77777777">
            <w:pPr>
              <w:jc w:val="both"/>
              <w:rPr>
                <w:b/>
              </w:rPr>
            </w:pPr>
            <w:r w:rsidRPr="00237864">
              <w:rPr>
                <w:b/>
              </w:rPr>
              <w:t>Réf.</w:t>
            </w:r>
          </w:p>
        </w:tc>
        <w:tc>
          <w:tcPr>
            <w:tcW w:w="7719" w:type="dxa"/>
            <w:shd w:val="clear" w:color="auto" w:fill="808080"/>
          </w:tcPr>
          <w:p w:rsidRPr="00237864" w:rsidR="00E56AED" w:rsidP="002F5C7D" w:rsidRDefault="00E56AED" w14:paraId="022C8FB7" w14:textId="77777777">
            <w:pPr>
              <w:jc w:val="both"/>
              <w:rPr>
                <w:b/>
              </w:rPr>
            </w:pPr>
            <w:r w:rsidRPr="00237864">
              <w:rPr>
                <w:b/>
              </w:rPr>
              <w:t>Description</w:t>
            </w:r>
          </w:p>
        </w:tc>
      </w:tr>
      <w:tr w:rsidRPr="00237864" w:rsidR="00E56AED" w:rsidTr="00BA7060" w14:paraId="1CD6C553" w14:textId="77777777">
        <w:trPr>
          <w:jc w:val="center"/>
        </w:trPr>
        <w:tc>
          <w:tcPr>
            <w:tcW w:w="1526" w:type="dxa"/>
          </w:tcPr>
          <w:p w:rsidRPr="00237864" w:rsidR="00E56AED" w:rsidP="002F5C7D" w:rsidRDefault="00E56AED" w14:paraId="35DD55FC" w14:textId="77777777">
            <w:pPr>
              <w:jc w:val="both"/>
            </w:pPr>
            <w:r w:rsidRPr="00237864">
              <w:t>ERR-080-1</w:t>
            </w:r>
          </w:p>
        </w:tc>
        <w:tc>
          <w:tcPr>
            <w:tcW w:w="7719" w:type="dxa"/>
          </w:tcPr>
          <w:p w:rsidRPr="002F5C7D" w:rsidR="00E56AED" w:rsidP="002F5C7D" w:rsidRDefault="00E56AED" w14:paraId="07387B17" w14:textId="77777777">
            <w:pPr>
              <w:pStyle w:val="Normal1"/>
              <w:jc w:val="both"/>
              <w:rPr>
                <w:rFonts w:ascii="Calibri" w:hAnsi="Calibri"/>
                <w:sz w:val="22"/>
                <w:szCs w:val="22"/>
              </w:rPr>
            </w:pPr>
            <w:r w:rsidRPr="002F5C7D">
              <w:rPr>
                <w:rFonts w:ascii="Calibri" w:hAnsi="Calibri"/>
                <w:sz w:val="22"/>
                <w:szCs w:val="22"/>
              </w:rPr>
              <w:t>« Données invalides » dans le cas où l'une des règles de gestion à la saisie de l'ordre n'a pas été respectée.</w:t>
            </w:r>
          </w:p>
        </w:tc>
      </w:tr>
    </w:tbl>
    <w:p w:rsidR="00E56AED" w:rsidP="003D34DB" w:rsidRDefault="00E56AED" w14:paraId="765CBBD1" w14:textId="77777777">
      <w:pPr>
        <w:pStyle w:val="Style2"/>
        <w:numPr>
          <w:ilvl w:val="1"/>
          <w:numId w:val="3"/>
        </w:numPr>
        <w:jc w:val="both"/>
      </w:pPr>
      <w:bookmarkStart w:name="_Toc409973657" w:id="184"/>
      <w:bookmarkStart w:name="_Toc54515390" w:id="185"/>
      <w:bookmarkStart w:name="_Toc318352136" w:id="186"/>
      <w:bookmarkStart w:name="_Toc319568802" w:id="187"/>
      <w:r>
        <w:t>Cas d’utilisation &lt;Saisie manuelle d'une exécution pour un OB&gt;</w:t>
      </w:r>
      <w:bookmarkEnd w:id="184"/>
    </w:p>
    <w:p w:rsidR="00E56AED" w:rsidP="003D34DB" w:rsidRDefault="00E56AED" w14:paraId="5E9E49BE" w14:textId="77777777">
      <w:pPr>
        <w:pStyle w:val="Style3"/>
        <w:numPr>
          <w:ilvl w:val="2"/>
          <w:numId w:val="3"/>
        </w:numPr>
        <w:jc w:val="both"/>
      </w:pPr>
      <w:bookmarkStart w:name="_Toc409973658" w:id="188"/>
      <w:r>
        <w:t>Définition et objectif</w:t>
      </w:r>
      <w:bookmarkEnd w:id="188"/>
    </w:p>
    <w:p w:rsidR="00E56AED" w:rsidP="002F5C7D" w:rsidRDefault="00E56AED" w14:paraId="797FF1EF" w14:textId="77777777">
      <w:pPr>
        <w:jc w:val="both"/>
      </w:pPr>
    </w:p>
    <w:p w:rsidR="00E56AED" w:rsidP="002F5C7D" w:rsidRDefault="00E56AED" w14:paraId="3C715DF4" w14:textId="77777777">
      <w:pPr>
        <w:jc w:val="both"/>
      </w:pPr>
    </w:p>
    <w:p w:rsidR="00E56AED" w:rsidP="003D34DB" w:rsidRDefault="00E56AED" w14:paraId="642E247E" w14:textId="77777777">
      <w:pPr>
        <w:numPr>
          <w:ilvl w:val="0"/>
          <w:numId w:val="26"/>
        </w:numPr>
        <w:suppressAutoHyphens/>
        <w:jc w:val="both"/>
      </w:pPr>
      <w:r>
        <w:t>L'objectif de ce cas d'utilisation est donner la possibilité à l'utilisateur de saisir les exécutions de son ordre dans le cas d'échec du processus automatique et ne pas bloquer le flux de génération des instructions pour le règlement livraison</w:t>
      </w:r>
    </w:p>
    <w:p w:rsidR="00E56AED" w:rsidP="003D34DB" w:rsidRDefault="00E56AED" w14:paraId="593AE138" w14:textId="77777777">
      <w:pPr>
        <w:numPr>
          <w:ilvl w:val="0"/>
          <w:numId w:val="26"/>
        </w:numPr>
        <w:suppressAutoHyphens/>
        <w:jc w:val="both"/>
      </w:pPr>
      <w:r>
        <w:t>Même approche que l'écran de saisie d'un ordre de bourse, plusieurs fonctionnalité sont à la disposition de l'utilisateur pour faciliter la saisie de l'exécution.</w:t>
      </w:r>
    </w:p>
    <w:p w:rsidR="00E56AED" w:rsidP="003D34DB" w:rsidRDefault="00E56AED" w14:paraId="42DF0D51" w14:textId="77777777">
      <w:pPr>
        <w:pStyle w:val="Style3"/>
        <w:numPr>
          <w:ilvl w:val="2"/>
          <w:numId w:val="3"/>
        </w:numPr>
        <w:spacing w:before="240" w:line="100" w:lineRule="atLeast"/>
        <w:jc w:val="both"/>
      </w:pPr>
      <w:bookmarkStart w:name="_Toc409973659" w:id="189"/>
      <w:r>
        <w:t>Pré-conditions</w:t>
      </w:r>
      <w:bookmarkEnd w:id="189"/>
    </w:p>
    <w:p w:rsidR="00E56AED" w:rsidP="002F5C7D" w:rsidRDefault="00E56AED" w14:paraId="020EAC74" w14:textId="77777777">
      <w:pPr>
        <w:jc w:val="both"/>
      </w:pPr>
    </w:p>
    <w:p w:rsidR="00E56AED" w:rsidP="003D34DB" w:rsidRDefault="00E56AED" w14:paraId="07FA9152" w14:textId="77777777">
      <w:pPr>
        <w:numPr>
          <w:ilvl w:val="0"/>
          <w:numId w:val="26"/>
        </w:numPr>
        <w:suppressAutoHyphens/>
        <w:jc w:val="both"/>
      </w:pPr>
      <w:r>
        <w:t>Les prés conditions spécifiques à la saisie d'une exécution d'ordre de bourse :</w:t>
      </w:r>
    </w:p>
    <w:p w:rsidR="00E56AED" w:rsidP="002F5C7D" w:rsidRDefault="00E56AED" w14:paraId="32A5AC97" w14:textId="77777777">
      <w:pPr>
        <w:jc w:val="both"/>
      </w:pPr>
    </w:p>
    <w:p w:rsidR="00E56AED" w:rsidP="002F5C7D" w:rsidRDefault="00E56AED" w14:paraId="18DAF75D" w14:textId="77777777">
      <w:pPr>
        <w:jc w:val="both"/>
      </w:pPr>
    </w:p>
    <w:tbl>
      <w:tblPr>
        <w:tblW w:w="0" w:type="auto"/>
        <w:tblLayout w:type="fixed"/>
        <w:tblLook w:val="0000" w:firstRow="0" w:lastRow="0" w:firstColumn="0" w:lastColumn="0" w:noHBand="0" w:noVBand="0"/>
      </w:tblPr>
      <w:tblGrid>
        <w:gridCol w:w="1222"/>
        <w:gridCol w:w="8024"/>
      </w:tblGrid>
      <w:tr w:rsidRPr="00237864" w:rsidR="00E56AED" w:rsidTr="00CC6AC5" w14:paraId="6AF3321C" w14:textId="77777777">
        <w:trPr>
          <w:tblHeader/>
        </w:trPr>
        <w:tc>
          <w:tcPr>
            <w:tcW w:w="1222"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23505F33" w14:textId="77777777">
            <w:pPr>
              <w:jc w:val="both"/>
              <w:rPr>
                <w:b/>
              </w:rPr>
            </w:pPr>
            <w:r w:rsidRPr="00237864">
              <w:rPr>
                <w:b/>
              </w:rPr>
              <w:t>Réf.</w:t>
            </w:r>
          </w:p>
        </w:tc>
        <w:tc>
          <w:tcPr>
            <w:tcW w:w="8024"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5D60F065" w14:textId="77777777">
            <w:pPr>
              <w:jc w:val="both"/>
              <w:rPr>
                <w:b/>
              </w:rPr>
            </w:pPr>
            <w:r w:rsidRPr="00237864">
              <w:rPr>
                <w:b/>
              </w:rPr>
              <w:t>Description</w:t>
            </w:r>
          </w:p>
        </w:tc>
      </w:tr>
      <w:tr w:rsidRPr="00237864" w:rsidR="00E56AED" w:rsidTr="00CC6AC5" w14:paraId="7A673C28" w14:textId="77777777">
        <w:tc>
          <w:tcPr>
            <w:tcW w:w="1222"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0ED65569" w14:textId="77777777">
            <w:pPr>
              <w:jc w:val="both"/>
            </w:pPr>
            <w:r w:rsidRPr="00237864">
              <w:t>PRE-081-1</w:t>
            </w:r>
          </w:p>
        </w:tc>
        <w:tc>
          <w:tcPr>
            <w:tcW w:w="8024"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4F974CB9" w14:textId="77777777">
            <w:pPr>
              <w:pStyle w:val="Normal1"/>
              <w:jc w:val="both"/>
              <w:rPr>
                <w:rFonts w:ascii="Calibri" w:hAnsi="Calibri"/>
                <w:i w:val="0"/>
                <w:lang w:val="fr-FR"/>
              </w:rPr>
            </w:pPr>
            <w:r>
              <w:rPr>
                <w:rFonts w:ascii="Calibri" w:hAnsi="Calibri"/>
                <w:i w:val="0"/>
                <w:lang w:val="fr-FR"/>
              </w:rPr>
              <w:t>L'ordre sujet à l'exécution doit détenir le statut « En attente d'exécution » sinon il sera pas retenu au niveau de l'écran de saisie</w:t>
            </w:r>
          </w:p>
        </w:tc>
      </w:tr>
    </w:tbl>
    <w:p w:rsidR="00E56AED" w:rsidP="002F5C7D" w:rsidRDefault="00E56AED" w14:paraId="657BBA66" w14:textId="77777777">
      <w:pPr>
        <w:jc w:val="both"/>
      </w:pPr>
    </w:p>
    <w:p w:rsidR="00E56AED" w:rsidP="003D34DB" w:rsidRDefault="00E56AED" w14:paraId="56AABC3C" w14:textId="77777777">
      <w:pPr>
        <w:pStyle w:val="Style3"/>
        <w:numPr>
          <w:ilvl w:val="2"/>
          <w:numId w:val="3"/>
        </w:numPr>
        <w:spacing w:before="240" w:line="100" w:lineRule="atLeast"/>
        <w:jc w:val="both"/>
      </w:pPr>
      <w:bookmarkStart w:name="_Toc409973660" w:id="190"/>
      <w:r>
        <w:t>Post-conditions</w:t>
      </w:r>
      <w:bookmarkEnd w:id="190"/>
    </w:p>
    <w:p w:rsidR="00E56AED" w:rsidP="002F5C7D" w:rsidRDefault="00E56AED" w14:paraId="6F043A30" w14:textId="77777777">
      <w:pPr>
        <w:jc w:val="both"/>
      </w:pPr>
    </w:p>
    <w:p w:rsidR="00E56AED" w:rsidP="003D34DB" w:rsidRDefault="00E56AED" w14:paraId="10392EF6" w14:textId="77777777">
      <w:pPr>
        <w:numPr>
          <w:ilvl w:val="0"/>
          <w:numId w:val="26"/>
        </w:numPr>
        <w:suppressAutoHyphens/>
        <w:jc w:val="both"/>
      </w:pPr>
      <w:r>
        <w:t>Les post - conditions spécifiques à la saisie d'une exécution d'ordre de bourse :</w:t>
      </w:r>
    </w:p>
    <w:p w:rsidR="00E56AED" w:rsidP="002F5C7D" w:rsidRDefault="00E56AED" w14:paraId="7CCB6004" w14:textId="77777777">
      <w:pPr>
        <w:jc w:val="both"/>
      </w:pPr>
    </w:p>
    <w:p w:rsidR="00E56AED" w:rsidP="002F5C7D" w:rsidRDefault="00E56AED" w14:paraId="212F72B0" w14:textId="77777777">
      <w:pPr>
        <w:jc w:val="both"/>
      </w:pPr>
    </w:p>
    <w:p w:rsidR="00E56AED" w:rsidP="002F5C7D" w:rsidRDefault="00E56AED" w14:paraId="344F9FE2" w14:textId="77777777">
      <w:pPr>
        <w:jc w:val="both"/>
      </w:pPr>
    </w:p>
    <w:tbl>
      <w:tblPr>
        <w:tblW w:w="9939" w:type="dxa"/>
        <w:tblInd w:w="-2" w:type="dxa"/>
        <w:tblLayout w:type="fixed"/>
        <w:tblLook w:val="0000" w:firstRow="0" w:lastRow="0" w:firstColumn="0" w:lastColumn="0" w:noHBand="0" w:noVBand="0"/>
      </w:tblPr>
      <w:tblGrid>
        <w:gridCol w:w="1913"/>
        <w:gridCol w:w="8026"/>
      </w:tblGrid>
      <w:tr w:rsidRPr="00237864" w:rsidR="00E56AED" w:rsidTr="00CE6855" w14:paraId="39339C05" w14:textId="77777777">
        <w:trPr>
          <w:tblHeader/>
        </w:trPr>
        <w:tc>
          <w:tcPr>
            <w:tcW w:w="1913"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6DB561B0" w14:textId="77777777">
            <w:pPr>
              <w:jc w:val="both"/>
              <w:rPr>
                <w:b/>
              </w:rPr>
            </w:pPr>
            <w:r w:rsidRPr="00237864">
              <w:rPr>
                <w:b/>
              </w:rPr>
              <w:t>Réf.</w:t>
            </w:r>
          </w:p>
        </w:tc>
        <w:tc>
          <w:tcPr>
            <w:tcW w:w="8026"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62718CCE" w14:textId="77777777">
            <w:pPr>
              <w:jc w:val="both"/>
              <w:rPr>
                <w:b/>
              </w:rPr>
            </w:pPr>
            <w:r w:rsidRPr="00237864">
              <w:rPr>
                <w:b/>
              </w:rPr>
              <w:t>Description</w:t>
            </w:r>
          </w:p>
        </w:tc>
      </w:tr>
      <w:tr w:rsidRPr="00237864" w:rsidR="00E56AED" w:rsidTr="00CE6855" w14:paraId="2A23FEDA" w14:textId="77777777">
        <w:tc>
          <w:tcPr>
            <w:tcW w:w="1913"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0BF535D9" w14:textId="77777777">
            <w:pPr>
              <w:jc w:val="both"/>
            </w:pPr>
            <w:r w:rsidRPr="00237864">
              <w:t>POS-081-1</w:t>
            </w:r>
          </w:p>
        </w:tc>
        <w:tc>
          <w:tcPr>
            <w:tcW w:w="8026"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591F8AFD" w14:textId="77777777">
            <w:pPr>
              <w:pStyle w:val="Normal1"/>
              <w:jc w:val="both"/>
              <w:rPr>
                <w:rFonts w:ascii="Calibri" w:hAnsi="Calibri"/>
                <w:i w:val="0"/>
                <w:lang w:val="fr-FR"/>
              </w:rPr>
            </w:pPr>
            <w:r>
              <w:rPr>
                <w:rFonts w:ascii="Calibri" w:hAnsi="Calibri"/>
                <w:i w:val="0"/>
                <w:lang w:val="fr-FR"/>
              </w:rPr>
              <w:t xml:space="preserve">Identification de la référence d'ordre objet de l'exécution </w:t>
            </w:r>
          </w:p>
        </w:tc>
      </w:tr>
      <w:tr w:rsidRPr="00237864" w:rsidR="00E56AED" w:rsidTr="00CE6855" w14:paraId="627BAC46" w14:textId="77777777">
        <w:tc>
          <w:tcPr>
            <w:tcW w:w="1913"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1F4BD19" w14:textId="77777777">
            <w:pPr>
              <w:jc w:val="both"/>
            </w:pPr>
            <w:r w:rsidRPr="00237864">
              <w:t>POS-081-2</w:t>
            </w:r>
          </w:p>
        </w:tc>
        <w:tc>
          <w:tcPr>
            <w:tcW w:w="8026" w:type="dxa"/>
            <w:tcBorders>
              <w:left w:val="single" w:color="000000" w:sz="4" w:space="0"/>
              <w:bottom w:val="single" w:color="000000" w:sz="4" w:space="0"/>
              <w:right w:val="single" w:color="000000" w:sz="4" w:space="0"/>
            </w:tcBorders>
            <w:shd w:val="clear" w:color="auto" w:fill="FFFFFF"/>
          </w:tcPr>
          <w:p w:rsidR="00E56AED" w:rsidP="002F5C7D" w:rsidRDefault="00E56AED" w14:paraId="650741FE" w14:textId="77777777">
            <w:pPr>
              <w:pStyle w:val="Normal1"/>
              <w:jc w:val="both"/>
              <w:rPr>
                <w:rFonts w:ascii="Calibri" w:hAnsi="Calibri"/>
                <w:i w:val="0"/>
                <w:lang w:val="fr-FR"/>
              </w:rPr>
            </w:pPr>
            <w:r>
              <w:rPr>
                <w:rFonts w:ascii="Calibri" w:hAnsi="Calibri"/>
                <w:i w:val="0"/>
                <w:lang w:val="fr-FR"/>
              </w:rPr>
              <w:t>Saisie du numéro de contrat de qui sera déversé dans le R/L</w:t>
            </w:r>
          </w:p>
        </w:tc>
      </w:tr>
      <w:tr w:rsidRPr="00237864" w:rsidR="00E56AED" w:rsidTr="00CE6855" w14:paraId="60E7EBBD" w14:textId="77777777">
        <w:tc>
          <w:tcPr>
            <w:tcW w:w="1913"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D8CF510" w14:textId="77777777">
            <w:pPr>
              <w:jc w:val="both"/>
            </w:pPr>
            <w:r w:rsidRPr="00237864">
              <w:t>POS-0981-3</w:t>
            </w:r>
          </w:p>
        </w:tc>
        <w:tc>
          <w:tcPr>
            <w:tcW w:w="8026" w:type="dxa"/>
            <w:tcBorders>
              <w:left w:val="single" w:color="000000" w:sz="4" w:space="0"/>
              <w:bottom w:val="single" w:color="000000" w:sz="4" w:space="0"/>
              <w:right w:val="single" w:color="000000" w:sz="4" w:space="0"/>
            </w:tcBorders>
            <w:shd w:val="clear" w:color="auto" w:fill="FFFFFF"/>
          </w:tcPr>
          <w:p w:rsidR="00E56AED" w:rsidP="002F5C7D" w:rsidRDefault="00E56AED" w14:paraId="63A23569" w14:textId="77777777">
            <w:pPr>
              <w:pStyle w:val="Normal1"/>
              <w:jc w:val="both"/>
              <w:rPr>
                <w:rFonts w:ascii="Calibri" w:hAnsi="Calibri"/>
                <w:i w:val="0"/>
                <w:lang w:val="fr-FR"/>
              </w:rPr>
            </w:pPr>
            <w:r>
              <w:rPr>
                <w:rFonts w:ascii="Calibri" w:hAnsi="Calibri"/>
                <w:i w:val="0"/>
                <w:lang w:val="fr-FR"/>
              </w:rPr>
              <w:t>Saisie de la quantité d'exécution : Totale ou partielle</w:t>
            </w:r>
          </w:p>
        </w:tc>
      </w:tr>
      <w:tr w:rsidRPr="00237864" w:rsidR="00E56AED" w:rsidTr="00CE6855" w14:paraId="6DF016B0" w14:textId="77777777">
        <w:tc>
          <w:tcPr>
            <w:tcW w:w="1913"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C4B8F65" w14:textId="77777777">
            <w:pPr>
              <w:jc w:val="both"/>
            </w:pPr>
            <w:r w:rsidRPr="00237864">
              <w:t>POS 081-4</w:t>
            </w:r>
          </w:p>
        </w:tc>
        <w:tc>
          <w:tcPr>
            <w:tcW w:w="8026" w:type="dxa"/>
            <w:tcBorders>
              <w:left w:val="single" w:color="000000" w:sz="4" w:space="0"/>
              <w:bottom w:val="single" w:color="000000" w:sz="4" w:space="0"/>
              <w:right w:val="single" w:color="000000" w:sz="4" w:space="0"/>
            </w:tcBorders>
            <w:shd w:val="clear" w:color="auto" w:fill="FFFFFF"/>
          </w:tcPr>
          <w:p w:rsidR="00E56AED" w:rsidP="002F5C7D" w:rsidRDefault="00E56AED" w14:paraId="39C8F873" w14:textId="77777777">
            <w:pPr>
              <w:pStyle w:val="Normal1"/>
              <w:jc w:val="both"/>
              <w:rPr>
                <w:rFonts w:ascii="Calibri" w:hAnsi="Calibri"/>
                <w:i w:val="0"/>
                <w:lang w:val="fr-FR"/>
              </w:rPr>
            </w:pPr>
            <w:r>
              <w:rPr>
                <w:rFonts w:ascii="Calibri" w:hAnsi="Calibri"/>
                <w:i w:val="0"/>
                <w:lang w:val="fr-FR"/>
              </w:rPr>
              <w:t>Saisie du prix de l'exécution</w:t>
            </w:r>
          </w:p>
        </w:tc>
      </w:tr>
    </w:tbl>
    <w:p w:rsidR="00E56AED" w:rsidP="002F5C7D" w:rsidRDefault="00E56AED" w14:paraId="2EA33FA5" w14:textId="77777777">
      <w:pPr>
        <w:jc w:val="both"/>
      </w:pPr>
    </w:p>
    <w:p w:rsidR="00E56AED" w:rsidP="003D34DB" w:rsidRDefault="00E56AED" w14:paraId="47CD7163" w14:textId="77777777">
      <w:pPr>
        <w:pStyle w:val="Style3"/>
        <w:numPr>
          <w:ilvl w:val="2"/>
          <w:numId w:val="3"/>
        </w:numPr>
        <w:spacing w:before="240" w:line="100" w:lineRule="atLeast"/>
        <w:jc w:val="both"/>
      </w:pPr>
      <w:bookmarkStart w:name="_Toc409973661" w:id="191"/>
      <w:r>
        <w:t>Diagramme d’activité</w:t>
      </w:r>
      <w:bookmarkEnd w:id="191"/>
    </w:p>
    <w:p w:rsidR="00E56AED" w:rsidP="002F5C7D" w:rsidRDefault="00E56AED" w14:paraId="2F83B1A4" w14:textId="77777777">
      <w:pPr>
        <w:jc w:val="both"/>
      </w:pPr>
    </w:p>
    <w:p w:rsidR="00E56AED" w:rsidP="002F5C7D" w:rsidRDefault="00E56AED" w14:paraId="6A42AFC6" w14:textId="77777777">
      <w:pPr>
        <w:jc w:val="both"/>
      </w:pPr>
    </w:p>
    <w:p w:rsidR="00E56AED" w:rsidP="002F5C7D" w:rsidRDefault="00E56AED" w14:paraId="1B5E3EE9" w14:textId="77777777">
      <w:pPr>
        <w:jc w:val="both"/>
      </w:pPr>
    </w:p>
    <w:p w:rsidR="00E56AED" w:rsidP="002F5C7D" w:rsidRDefault="00E56AED" w14:paraId="09A02D6A" w14:textId="77777777">
      <w:pPr>
        <w:jc w:val="both"/>
      </w:pPr>
    </w:p>
    <w:tbl>
      <w:tblPr>
        <w:tblW w:w="0" w:type="auto"/>
        <w:tblLayout w:type="fixed"/>
        <w:tblLook w:val="0000" w:firstRow="0" w:lastRow="0" w:firstColumn="0" w:lastColumn="0" w:noHBand="0" w:noVBand="0"/>
      </w:tblPr>
      <w:tblGrid>
        <w:gridCol w:w="4340"/>
        <w:gridCol w:w="4911"/>
      </w:tblGrid>
      <w:tr w:rsidRPr="00237864" w:rsidR="00E56AED" w:rsidTr="00CC6AC5" w14:paraId="750A0159" w14:textId="77777777">
        <w:trPr>
          <w:tblHeader/>
        </w:trPr>
        <w:tc>
          <w:tcPr>
            <w:tcW w:w="4340"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60FAFAE5" w14:textId="77777777">
            <w:pPr>
              <w:jc w:val="both"/>
              <w:rPr>
                <w:b/>
              </w:rPr>
            </w:pPr>
            <w:r w:rsidRPr="00237864">
              <w:rPr>
                <w:b/>
              </w:rPr>
              <w:t>L’utilisateur</w:t>
            </w:r>
          </w:p>
        </w:tc>
        <w:tc>
          <w:tcPr>
            <w:tcW w:w="4911"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177816A9" w14:textId="77777777">
            <w:pPr>
              <w:jc w:val="both"/>
              <w:rPr>
                <w:b/>
              </w:rPr>
            </w:pPr>
            <w:r w:rsidRPr="00237864">
              <w:rPr>
                <w:b/>
              </w:rPr>
              <w:t>MegaTrade</w:t>
            </w:r>
          </w:p>
        </w:tc>
      </w:tr>
      <w:tr w:rsidRPr="00237864" w:rsidR="00E56AED" w:rsidTr="00CC6AC5" w14:paraId="4FFAB24C" w14:textId="77777777">
        <w:tc>
          <w:tcPr>
            <w:tcW w:w="4340"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1BE296C4" w14:textId="77777777">
            <w:pPr>
              <w:jc w:val="both"/>
            </w:pPr>
            <w:r w:rsidRPr="00237864">
              <w:t>Ouverture de l'écran par l'utilisateur</w:t>
            </w:r>
          </w:p>
        </w:tc>
        <w:tc>
          <w:tcPr>
            <w:tcW w:w="4911" w:type="dxa"/>
            <w:tcBorders>
              <w:top w:val="single" w:color="000000" w:sz="4" w:space="0"/>
              <w:left w:val="single" w:color="000000" w:sz="4" w:space="0"/>
              <w:bottom w:val="single" w:color="000000" w:sz="4" w:space="0"/>
              <w:right w:val="single" w:color="000000" w:sz="4" w:space="0"/>
            </w:tcBorders>
            <w:shd w:val="clear" w:color="auto" w:fill="FFFFFF"/>
          </w:tcPr>
          <w:p w:rsidRPr="0032262B" w:rsidR="00E56AED" w:rsidP="002F5C7D" w:rsidRDefault="00E56AED" w14:paraId="5EBE922D" w14:textId="77777777">
            <w:pPr>
              <w:pStyle w:val="Normal1"/>
              <w:jc w:val="both"/>
              <w:rPr>
                <w:rFonts w:ascii="Calibri" w:hAnsi="Calibri"/>
                <w:i w:val="0"/>
                <w:sz w:val="22"/>
                <w:szCs w:val="22"/>
                <w:lang w:val="fr-FR"/>
              </w:rPr>
            </w:pPr>
            <w:r w:rsidRPr="0032262B">
              <w:rPr>
                <w:rFonts w:ascii="Calibri" w:hAnsi="Calibri"/>
                <w:i w:val="0"/>
                <w:sz w:val="22"/>
                <w:szCs w:val="22"/>
                <w:lang w:val="fr-FR"/>
              </w:rPr>
              <w:t>La date de l'exécution, reprend la date du jour</w:t>
            </w:r>
            <w:r w:rsidR="00341FC2">
              <w:rPr>
                <w:rFonts w:ascii="Calibri" w:hAnsi="Calibri"/>
                <w:i w:val="0"/>
                <w:sz w:val="22"/>
                <w:szCs w:val="22"/>
                <w:lang w:val="fr-FR"/>
              </w:rPr>
              <w:t xml:space="preserve">, mais elle est modifiable car il se peut que le traitement ne peut être effectué qu’a une date ultérieure de la date réelle de l’exécution </w:t>
            </w:r>
          </w:p>
        </w:tc>
      </w:tr>
      <w:tr w:rsidRPr="00237864" w:rsidR="00E56AED" w:rsidTr="00CC6AC5" w14:paraId="5C384325" w14:textId="77777777">
        <w:tc>
          <w:tcPr>
            <w:tcW w:w="434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F96E14D" w14:textId="77777777">
            <w:pPr>
              <w:jc w:val="both"/>
            </w:pPr>
            <w:r w:rsidRPr="00237864">
              <w:t>Identification de l'ordre objet de l'exécution</w:t>
            </w:r>
          </w:p>
        </w:tc>
        <w:tc>
          <w:tcPr>
            <w:tcW w:w="4911" w:type="dxa"/>
            <w:tcBorders>
              <w:left w:val="single" w:color="000000" w:sz="4" w:space="0"/>
              <w:bottom w:val="single" w:color="000000" w:sz="4" w:space="0"/>
              <w:right w:val="single" w:color="000000" w:sz="4" w:space="0"/>
            </w:tcBorders>
            <w:shd w:val="clear" w:color="auto" w:fill="FFFFFF"/>
          </w:tcPr>
          <w:p w:rsidRPr="0032262B" w:rsidR="00E56AED" w:rsidP="002F5C7D" w:rsidRDefault="00E56AED" w14:paraId="3A4E430E" w14:textId="77777777">
            <w:pPr>
              <w:pStyle w:val="Normal1"/>
              <w:jc w:val="both"/>
              <w:rPr>
                <w:rFonts w:ascii="Calibri" w:hAnsi="Calibri"/>
                <w:i w:val="0"/>
                <w:sz w:val="22"/>
                <w:szCs w:val="22"/>
                <w:lang w:val="fr-FR"/>
              </w:rPr>
            </w:pPr>
            <w:r w:rsidRPr="0032262B">
              <w:rPr>
                <w:rFonts w:ascii="Calibri" w:hAnsi="Calibri"/>
                <w:i w:val="0"/>
                <w:sz w:val="22"/>
                <w:szCs w:val="22"/>
                <w:lang w:val="fr-FR"/>
              </w:rPr>
              <w:t>Il est possible de lancer la recherche en appuyant sur le bouton F2, ou limiter la recherche par une fraction de la référence de l'ordre entre %TR11358%, plusieurs champs seront déduits lors de cette étape :</w:t>
            </w:r>
          </w:p>
          <w:p w:rsidRPr="0032262B" w:rsidR="00E56AED" w:rsidP="003D34DB" w:rsidRDefault="00E56AED" w14:paraId="676F4221" w14:textId="77777777">
            <w:pPr>
              <w:pStyle w:val="Normal1"/>
              <w:numPr>
                <w:ilvl w:val="0"/>
                <w:numId w:val="27"/>
              </w:numPr>
              <w:suppressAutoHyphens/>
              <w:spacing w:line="100" w:lineRule="atLeast"/>
              <w:jc w:val="both"/>
              <w:rPr>
                <w:rFonts w:ascii="Calibri" w:hAnsi="Calibri"/>
                <w:i w:val="0"/>
                <w:sz w:val="22"/>
                <w:szCs w:val="22"/>
                <w:lang w:val="fr-FR"/>
              </w:rPr>
            </w:pPr>
            <w:r w:rsidRPr="0032262B">
              <w:rPr>
                <w:rFonts w:ascii="Calibri" w:hAnsi="Calibri"/>
                <w:i w:val="0"/>
                <w:sz w:val="22"/>
                <w:szCs w:val="22"/>
                <w:lang w:val="fr-FR"/>
              </w:rPr>
              <w:t>Le titre de l'ordre</w:t>
            </w:r>
          </w:p>
          <w:p w:rsidRPr="0032262B" w:rsidR="00E56AED" w:rsidP="003D34DB" w:rsidRDefault="00E56AED" w14:paraId="3248E838" w14:textId="77777777">
            <w:pPr>
              <w:pStyle w:val="Normal1"/>
              <w:numPr>
                <w:ilvl w:val="0"/>
                <w:numId w:val="27"/>
              </w:numPr>
              <w:suppressAutoHyphens/>
              <w:spacing w:line="100" w:lineRule="atLeast"/>
              <w:jc w:val="both"/>
              <w:rPr>
                <w:rFonts w:ascii="Calibri" w:hAnsi="Calibri"/>
                <w:i w:val="0"/>
                <w:sz w:val="22"/>
                <w:szCs w:val="22"/>
                <w:lang w:val="fr-FR"/>
              </w:rPr>
            </w:pPr>
            <w:r w:rsidRPr="0032262B">
              <w:rPr>
                <w:rFonts w:ascii="Calibri" w:hAnsi="Calibri"/>
                <w:i w:val="0"/>
                <w:sz w:val="22"/>
                <w:szCs w:val="22"/>
                <w:lang w:val="fr-FR"/>
              </w:rPr>
              <w:t>La quantité à exécuter</w:t>
            </w:r>
          </w:p>
          <w:p w:rsidRPr="0032262B" w:rsidR="00E56AED" w:rsidP="003D34DB" w:rsidRDefault="00E56AED" w14:paraId="32018C54" w14:textId="77777777">
            <w:pPr>
              <w:pStyle w:val="Normal1"/>
              <w:numPr>
                <w:ilvl w:val="0"/>
                <w:numId w:val="27"/>
              </w:numPr>
              <w:suppressAutoHyphens/>
              <w:spacing w:line="100" w:lineRule="atLeast"/>
              <w:jc w:val="both"/>
              <w:rPr>
                <w:rFonts w:ascii="Calibri" w:hAnsi="Calibri"/>
                <w:i w:val="0"/>
                <w:sz w:val="22"/>
                <w:szCs w:val="22"/>
                <w:lang w:val="fr-FR"/>
              </w:rPr>
            </w:pPr>
            <w:r w:rsidRPr="0032262B">
              <w:rPr>
                <w:rFonts w:ascii="Calibri" w:hAnsi="Calibri"/>
                <w:i w:val="0"/>
                <w:sz w:val="22"/>
                <w:szCs w:val="22"/>
                <w:lang w:val="fr-FR"/>
              </w:rPr>
              <w:t>le sens de l'opération</w:t>
            </w:r>
          </w:p>
          <w:p w:rsidRPr="0032262B" w:rsidR="00E56AED" w:rsidP="003D34DB" w:rsidRDefault="00E56AED" w14:paraId="00714025" w14:textId="77777777">
            <w:pPr>
              <w:pStyle w:val="Normal1"/>
              <w:numPr>
                <w:ilvl w:val="0"/>
                <w:numId w:val="27"/>
              </w:numPr>
              <w:suppressAutoHyphens/>
              <w:spacing w:line="100" w:lineRule="atLeast"/>
              <w:jc w:val="both"/>
              <w:rPr>
                <w:rFonts w:ascii="Calibri" w:hAnsi="Calibri"/>
                <w:i w:val="0"/>
                <w:sz w:val="22"/>
                <w:szCs w:val="22"/>
                <w:lang w:val="fr-FR"/>
              </w:rPr>
            </w:pPr>
            <w:r w:rsidRPr="0032262B">
              <w:rPr>
                <w:rFonts w:ascii="Calibri" w:hAnsi="Calibri"/>
                <w:i w:val="0"/>
                <w:sz w:val="22"/>
                <w:szCs w:val="22"/>
                <w:lang w:val="fr-FR"/>
              </w:rPr>
              <w:t>La quantité exécutée</w:t>
            </w:r>
          </w:p>
          <w:p w:rsidRPr="0032262B" w:rsidR="00E56AED" w:rsidP="003D34DB" w:rsidRDefault="00E56AED" w14:paraId="13B685D0" w14:textId="77777777">
            <w:pPr>
              <w:pStyle w:val="Normal1"/>
              <w:numPr>
                <w:ilvl w:val="0"/>
                <w:numId w:val="27"/>
              </w:numPr>
              <w:suppressAutoHyphens/>
              <w:spacing w:line="100" w:lineRule="atLeast"/>
              <w:jc w:val="both"/>
              <w:rPr>
                <w:rFonts w:ascii="Calibri" w:hAnsi="Calibri"/>
                <w:i w:val="0"/>
                <w:sz w:val="22"/>
                <w:szCs w:val="22"/>
                <w:lang w:val="fr-FR"/>
              </w:rPr>
            </w:pPr>
            <w:r w:rsidRPr="0032262B">
              <w:rPr>
                <w:rFonts w:ascii="Calibri" w:hAnsi="Calibri"/>
                <w:i w:val="0"/>
                <w:sz w:val="22"/>
                <w:szCs w:val="22"/>
                <w:lang w:val="fr-FR"/>
              </w:rPr>
              <w:t>La quantité restante</w:t>
            </w:r>
          </w:p>
        </w:tc>
      </w:tr>
      <w:tr w:rsidRPr="00237864" w:rsidR="00E56AED" w:rsidTr="00CC6AC5" w14:paraId="0149CDA8" w14:textId="77777777">
        <w:tc>
          <w:tcPr>
            <w:tcW w:w="434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574CBD3" w14:textId="77777777">
            <w:pPr>
              <w:jc w:val="both"/>
            </w:pPr>
            <w:r w:rsidRPr="00237864">
              <w:t>Saisie du numéro de contrat de l'ordre</w:t>
            </w:r>
          </w:p>
        </w:tc>
        <w:tc>
          <w:tcPr>
            <w:tcW w:w="4911" w:type="dxa"/>
            <w:tcBorders>
              <w:left w:val="single" w:color="000000" w:sz="4" w:space="0"/>
              <w:bottom w:val="single" w:color="000000" w:sz="4" w:space="0"/>
              <w:right w:val="single" w:color="000000" w:sz="4" w:space="0"/>
            </w:tcBorders>
            <w:shd w:val="clear" w:color="auto" w:fill="FFFFFF"/>
          </w:tcPr>
          <w:p w:rsidRPr="0032262B" w:rsidR="00E56AED" w:rsidP="002F5C7D" w:rsidRDefault="00E56AED" w14:paraId="1CBC5D08" w14:textId="77777777">
            <w:pPr>
              <w:pStyle w:val="Normal1"/>
              <w:jc w:val="both"/>
              <w:rPr>
                <w:sz w:val="22"/>
                <w:szCs w:val="22"/>
              </w:rPr>
            </w:pPr>
          </w:p>
        </w:tc>
      </w:tr>
      <w:tr w:rsidRPr="00237864" w:rsidR="00E56AED" w:rsidTr="00CC6AC5" w14:paraId="47D6D5EF" w14:textId="77777777">
        <w:tc>
          <w:tcPr>
            <w:tcW w:w="434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7636008" w14:textId="77777777">
            <w:pPr>
              <w:jc w:val="both"/>
            </w:pPr>
            <w:r w:rsidRPr="00237864">
              <w:t>Modification de la quantité exécutée</w:t>
            </w:r>
          </w:p>
        </w:tc>
        <w:tc>
          <w:tcPr>
            <w:tcW w:w="4911" w:type="dxa"/>
            <w:tcBorders>
              <w:left w:val="single" w:color="000000" w:sz="4" w:space="0"/>
              <w:bottom w:val="single" w:color="000000" w:sz="4" w:space="0"/>
              <w:right w:val="single" w:color="000000" w:sz="4" w:space="0"/>
            </w:tcBorders>
            <w:shd w:val="clear" w:color="auto" w:fill="FFFFFF"/>
          </w:tcPr>
          <w:p w:rsidRPr="0032262B" w:rsidR="00E56AED" w:rsidP="002F5C7D" w:rsidRDefault="00E56AED" w14:paraId="0A67B6A7" w14:textId="77777777">
            <w:pPr>
              <w:pStyle w:val="Normal1"/>
              <w:jc w:val="both"/>
              <w:rPr>
                <w:rFonts w:ascii="Calibri" w:hAnsi="Calibri"/>
                <w:i w:val="0"/>
                <w:sz w:val="22"/>
                <w:szCs w:val="22"/>
                <w:lang w:val="fr-FR"/>
              </w:rPr>
            </w:pPr>
            <w:r w:rsidRPr="0032262B">
              <w:rPr>
                <w:rFonts w:ascii="Calibri" w:hAnsi="Calibri"/>
                <w:i w:val="0"/>
                <w:sz w:val="22"/>
                <w:szCs w:val="22"/>
                <w:lang w:val="fr-FR"/>
              </w:rPr>
              <w:t>A utiliser dans le cas d'une exécution partielle, le système ajustera toutes les données calculées sur la base de ce champ.</w:t>
            </w:r>
          </w:p>
        </w:tc>
      </w:tr>
      <w:tr w:rsidRPr="00237864" w:rsidR="00E56AED" w:rsidTr="00CC6AC5" w14:paraId="57718E47" w14:textId="77777777">
        <w:tc>
          <w:tcPr>
            <w:tcW w:w="434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7DA08EE" w14:textId="77777777">
            <w:pPr>
              <w:jc w:val="both"/>
            </w:pPr>
            <w:r>
              <w:t xml:space="preserve">Défiler </w:t>
            </w:r>
            <w:r w:rsidRPr="00237864">
              <w:t xml:space="preserve">sur </w:t>
            </w:r>
            <w:r>
              <w:t xml:space="preserve">la </w:t>
            </w:r>
            <w:r w:rsidRPr="00237864">
              <w:t>date de l'exécution</w:t>
            </w:r>
          </w:p>
        </w:tc>
        <w:tc>
          <w:tcPr>
            <w:tcW w:w="4911" w:type="dxa"/>
            <w:tcBorders>
              <w:left w:val="single" w:color="000000" w:sz="4" w:space="0"/>
              <w:bottom w:val="single" w:color="000000" w:sz="4" w:space="0"/>
              <w:right w:val="single" w:color="000000" w:sz="4" w:space="0"/>
            </w:tcBorders>
            <w:shd w:val="clear" w:color="auto" w:fill="FFFFFF"/>
          </w:tcPr>
          <w:p w:rsidRPr="0032262B" w:rsidR="00E56AED" w:rsidP="002F5C7D" w:rsidRDefault="00E56AED" w14:paraId="22955F31" w14:textId="77777777">
            <w:pPr>
              <w:pStyle w:val="Normal1"/>
              <w:jc w:val="both"/>
              <w:rPr>
                <w:rFonts w:ascii="Calibri" w:hAnsi="Calibri"/>
                <w:i w:val="0"/>
                <w:sz w:val="22"/>
                <w:szCs w:val="22"/>
                <w:lang w:val="fr-FR"/>
              </w:rPr>
            </w:pPr>
            <w:r w:rsidRPr="0032262B">
              <w:rPr>
                <w:rFonts w:ascii="Calibri" w:hAnsi="Calibri"/>
                <w:i w:val="0"/>
                <w:sz w:val="22"/>
                <w:szCs w:val="22"/>
                <w:lang w:val="fr-FR"/>
              </w:rPr>
              <w:t>Le système calcule la date de dénouement via une configuration (Date d'exécution DayShift)</w:t>
            </w:r>
          </w:p>
        </w:tc>
      </w:tr>
      <w:tr w:rsidRPr="00237864" w:rsidR="00E56AED" w:rsidTr="00CC6AC5" w14:paraId="5CA13F1B" w14:textId="77777777">
        <w:tc>
          <w:tcPr>
            <w:tcW w:w="434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A6C0B77" w14:textId="77777777">
            <w:pPr>
              <w:jc w:val="both"/>
            </w:pPr>
            <w:r w:rsidRPr="00237864">
              <w:t>Saisie du prix de l'exécution</w:t>
            </w:r>
          </w:p>
        </w:tc>
        <w:tc>
          <w:tcPr>
            <w:tcW w:w="4911" w:type="dxa"/>
            <w:tcBorders>
              <w:left w:val="single" w:color="000000" w:sz="4" w:space="0"/>
              <w:bottom w:val="single" w:color="000000" w:sz="4" w:space="0"/>
              <w:right w:val="single" w:color="000000" w:sz="4" w:space="0"/>
            </w:tcBorders>
            <w:shd w:val="clear" w:color="auto" w:fill="FFFFFF"/>
          </w:tcPr>
          <w:p w:rsidRPr="0032262B" w:rsidR="00E56AED" w:rsidP="002F5C7D" w:rsidRDefault="00E56AED" w14:paraId="5E00AD9E" w14:textId="77777777">
            <w:pPr>
              <w:pStyle w:val="Normal1"/>
              <w:jc w:val="both"/>
              <w:rPr>
                <w:rFonts w:ascii="Calibri" w:hAnsi="Calibri"/>
                <w:i w:val="0"/>
                <w:sz w:val="22"/>
                <w:szCs w:val="22"/>
                <w:lang w:val="fr-FR"/>
              </w:rPr>
            </w:pPr>
            <w:r w:rsidRPr="0032262B">
              <w:rPr>
                <w:rFonts w:ascii="Calibri" w:hAnsi="Calibri"/>
                <w:i w:val="0"/>
                <w:sz w:val="22"/>
                <w:szCs w:val="22"/>
                <w:lang w:val="fr-FR"/>
              </w:rPr>
              <w:t>A ce niveau le système calculera les champs suivants à la fois :</w:t>
            </w:r>
          </w:p>
          <w:p w:rsidRPr="0032262B" w:rsidR="00E56AED" w:rsidP="003D34DB" w:rsidRDefault="00E56AED" w14:paraId="5B117AFC" w14:textId="77777777">
            <w:pPr>
              <w:pStyle w:val="Normal1"/>
              <w:numPr>
                <w:ilvl w:val="0"/>
                <w:numId w:val="28"/>
              </w:numPr>
              <w:suppressAutoHyphens/>
              <w:spacing w:line="100" w:lineRule="atLeast"/>
              <w:jc w:val="both"/>
              <w:rPr>
                <w:rFonts w:ascii="Calibri" w:hAnsi="Calibri"/>
                <w:i w:val="0"/>
                <w:sz w:val="22"/>
                <w:szCs w:val="22"/>
                <w:lang w:val="fr-FR"/>
              </w:rPr>
            </w:pPr>
            <w:r w:rsidRPr="0032262B">
              <w:rPr>
                <w:rFonts w:ascii="Calibri" w:hAnsi="Calibri"/>
                <w:i w:val="0"/>
                <w:sz w:val="22"/>
                <w:szCs w:val="22"/>
                <w:lang w:val="fr-FR"/>
              </w:rPr>
              <w:t>Les champs de commissions de courtage en HT et TTC</w:t>
            </w:r>
          </w:p>
          <w:p w:rsidRPr="0032262B" w:rsidR="00E56AED" w:rsidP="003D34DB" w:rsidRDefault="00E56AED" w14:paraId="48A807AA" w14:textId="77777777">
            <w:pPr>
              <w:pStyle w:val="Normal1"/>
              <w:numPr>
                <w:ilvl w:val="0"/>
                <w:numId w:val="28"/>
              </w:numPr>
              <w:suppressAutoHyphens/>
              <w:spacing w:line="100" w:lineRule="atLeast"/>
              <w:jc w:val="both"/>
              <w:rPr>
                <w:rFonts w:ascii="Calibri" w:hAnsi="Calibri"/>
                <w:i w:val="0"/>
                <w:sz w:val="22"/>
                <w:szCs w:val="22"/>
                <w:lang w:val="fr-FR"/>
              </w:rPr>
            </w:pPr>
            <w:r w:rsidRPr="0032262B">
              <w:rPr>
                <w:rFonts w:ascii="Calibri" w:hAnsi="Calibri"/>
                <w:i w:val="0"/>
                <w:sz w:val="22"/>
                <w:szCs w:val="22"/>
                <w:lang w:val="fr-FR"/>
              </w:rPr>
              <w:t>Les champs impôt de bourse en HT et TTC</w:t>
            </w:r>
          </w:p>
          <w:p w:rsidRPr="0032262B" w:rsidR="00E56AED" w:rsidP="003D34DB" w:rsidRDefault="00E56AED" w14:paraId="713AD0BC" w14:textId="77777777">
            <w:pPr>
              <w:pStyle w:val="Normal1"/>
              <w:numPr>
                <w:ilvl w:val="0"/>
                <w:numId w:val="28"/>
              </w:numPr>
              <w:suppressAutoHyphens/>
              <w:spacing w:line="100" w:lineRule="atLeast"/>
              <w:jc w:val="both"/>
              <w:rPr>
                <w:rFonts w:ascii="Calibri" w:hAnsi="Calibri"/>
                <w:i w:val="0"/>
                <w:sz w:val="22"/>
                <w:szCs w:val="22"/>
                <w:lang w:val="fr-FR"/>
              </w:rPr>
            </w:pPr>
            <w:r w:rsidRPr="0032262B">
              <w:rPr>
                <w:rFonts w:ascii="Calibri" w:hAnsi="Calibri"/>
                <w:i w:val="0"/>
                <w:sz w:val="22"/>
                <w:szCs w:val="22"/>
                <w:lang w:val="fr-FR"/>
              </w:rPr>
              <w:t>Les montants des TVA appliqués</w:t>
            </w:r>
          </w:p>
          <w:p w:rsidR="00E56AED" w:rsidP="003D34DB" w:rsidRDefault="00E56AED" w14:paraId="78669D2D" w14:textId="77777777">
            <w:pPr>
              <w:pStyle w:val="Normal1"/>
              <w:numPr>
                <w:ilvl w:val="0"/>
                <w:numId w:val="28"/>
              </w:numPr>
              <w:suppressAutoHyphens/>
              <w:spacing w:line="100" w:lineRule="atLeast"/>
              <w:jc w:val="both"/>
              <w:rPr>
                <w:rFonts w:ascii="Calibri" w:hAnsi="Calibri"/>
                <w:i w:val="0"/>
                <w:sz w:val="22"/>
                <w:szCs w:val="22"/>
                <w:lang w:val="fr-FR"/>
              </w:rPr>
            </w:pPr>
            <w:r w:rsidRPr="0032262B">
              <w:rPr>
                <w:rFonts w:ascii="Calibri" w:hAnsi="Calibri"/>
                <w:i w:val="0"/>
                <w:sz w:val="22"/>
                <w:szCs w:val="22"/>
                <w:lang w:val="fr-FR"/>
              </w:rPr>
              <w:t>L</w:t>
            </w:r>
            <w:r>
              <w:rPr>
                <w:rFonts w:ascii="Calibri" w:hAnsi="Calibri"/>
                <w:i w:val="0"/>
                <w:sz w:val="22"/>
                <w:szCs w:val="22"/>
                <w:lang w:val="fr-FR"/>
              </w:rPr>
              <w:t>e taux de commission de courtage</w:t>
            </w:r>
          </w:p>
          <w:p w:rsidRPr="0032262B" w:rsidR="00E56AED" w:rsidP="003D34DB" w:rsidRDefault="00E56AED" w14:paraId="13A8C24F" w14:textId="77777777">
            <w:pPr>
              <w:pStyle w:val="Normal1"/>
              <w:numPr>
                <w:ilvl w:val="0"/>
                <w:numId w:val="28"/>
              </w:numPr>
              <w:suppressAutoHyphens/>
              <w:spacing w:line="100" w:lineRule="atLeast"/>
              <w:jc w:val="both"/>
              <w:rPr>
                <w:rFonts w:ascii="Calibri" w:hAnsi="Calibri"/>
                <w:i w:val="0"/>
                <w:sz w:val="22"/>
                <w:szCs w:val="22"/>
                <w:lang w:val="fr-FR"/>
              </w:rPr>
            </w:pPr>
            <w:r>
              <w:rPr>
                <w:rFonts w:ascii="Calibri" w:hAnsi="Calibri"/>
                <w:i w:val="0"/>
                <w:sz w:val="22"/>
                <w:szCs w:val="22"/>
                <w:lang w:val="fr-FR"/>
              </w:rPr>
              <w:t>Le taux d’impôt de bourse</w:t>
            </w:r>
          </w:p>
          <w:p w:rsidRPr="0032262B" w:rsidR="00E56AED" w:rsidP="003D34DB" w:rsidRDefault="00E56AED" w14:paraId="4C330706" w14:textId="77777777">
            <w:pPr>
              <w:pStyle w:val="Normal1"/>
              <w:numPr>
                <w:ilvl w:val="0"/>
                <w:numId w:val="28"/>
              </w:numPr>
              <w:suppressAutoHyphens/>
              <w:spacing w:line="100" w:lineRule="atLeast"/>
              <w:jc w:val="both"/>
              <w:rPr>
                <w:rFonts w:ascii="Calibri" w:hAnsi="Calibri"/>
                <w:i w:val="0"/>
                <w:sz w:val="22"/>
                <w:szCs w:val="22"/>
                <w:lang w:val="fr-FR"/>
              </w:rPr>
            </w:pPr>
            <w:r w:rsidRPr="0032262B">
              <w:rPr>
                <w:rFonts w:ascii="Calibri" w:hAnsi="Calibri"/>
                <w:i w:val="0"/>
                <w:sz w:val="22"/>
                <w:szCs w:val="22"/>
                <w:lang w:val="fr-FR"/>
              </w:rPr>
              <w:t>Les montants nets et bruts</w:t>
            </w:r>
          </w:p>
        </w:tc>
      </w:tr>
    </w:tbl>
    <w:p w:rsidR="00E56AED" w:rsidP="002F5C7D" w:rsidRDefault="00E56AED" w14:paraId="30FEC50D" w14:textId="77777777">
      <w:pPr>
        <w:jc w:val="both"/>
      </w:pPr>
    </w:p>
    <w:p w:rsidR="00E56AED" w:rsidP="002F5C7D" w:rsidRDefault="00E56AED" w14:paraId="38DA602F" w14:textId="77777777">
      <w:pPr>
        <w:jc w:val="both"/>
      </w:pPr>
    </w:p>
    <w:p w:rsidR="00E56AED" w:rsidP="003D34DB" w:rsidRDefault="00E56AED" w14:paraId="2CA8CA76" w14:textId="77777777">
      <w:pPr>
        <w:pStyle w:val="Style3"/>
        <w:numPr>
          <w:ilvl w:val="2"/>
          <w:numId w:val="3"/>
        </w:numPr>
        <w:spacing w:before="240" w:line="100" w:lineRule="atLeast"/>
        <w:jc w:val="both"/>
      </w:pPr>
      <w:bookmarkStart w:name="_Toc409973662" w:id="192"/>
      <w:r>
        <w:t>Règles de gestion</w:t>
      </w:r>
      <w:bookmarkEnd w:id="192"/>
    </w:p>
    <w:p w:rsidR="00E56AED" w:rsidP="002F5C7D" w:rsidRDefault="00E56AED" w14:paraId="626BCD1C" w14:textId="77777777">
      <w:pPr>
        <w:jc w:val="both"/>
      </w:pPr>
    </w:p>
    <w:p w:rsidR="00E56AED" w:rsidP="003D34DB" w:rsidRDefault="00E56AED" w14:paraId="5CA88682" w14:textId="77777777">
      <w:pPr>
        <w:numPr>
          <w:ilvl w:val="0"/>
          <w:numId w:val="22"/>
        </w:numPr>
        <w:suppressAutoHyphens/>
        <w:jc w:val="both"/>
      </w:pPr>
      <w:r>
        <w:t xml:space="preserve">Cette partie identifie toutes les règles de gestion relative à un </w:t>
      </w:r>
      <w:r w:rsidR="00C97AB5">
        <w:t>d’achat vente bourse pour le marché local :</w:t>
      </w:r>
    </w:p>
    <w:p w:rsidR="00E56AED" w:rsidP="002F5C7D" w:rsidRDefault="00E56AED" w14:paraId="483D132D" w14:textId="77777777">
      <w:pPr>
        <w:jc w:val="both"/>
      </w:pPr>
    </w:p>
    <w:tbl>
      <w:tblPr>
        <w:tblW w:w="0" w:type="auto"/>
        <w:tblLayout w:type="fixed"/>
        <w:tblLook w:val="0000" w:firstRow="0" w:lastRow="0" w:firstColumn="0" w:lastColumn="0" w:noHBand="0" w:noVBand="0"/>
      </w:tblPr>
      <w:tblGrid>
        <w:gridCol w:w="1501"/>
        <w:gridCol w:w="7719"/>
      </w:tblGrid>
      <w:tr w:rsidRPr="00237864" w:rsidR="00E56AED" w:rsidTr="00CC6AC5" w14:paraId="01DDEE88" w14:textId="77777777">
        <w:trPr>
          <w:tblHeader/>
        </w:trPr>
        <w:tc>
          <w:tcPr>
            <w:tcW w:w="1501"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6A15790A" w14:textId="77777777">
            <w:pPr>
              <w:jc w:val="both"/>
              <w:rPr>
                <w:b/>
              </w:rPr>
            </w:pPr>
            <w:r w:rsidRPr="00237864">
              <w:rPr>
                <w:b/>
              </w:rPr>
              <w:t>Réf.</w:t>
            </w:r>
          </w:p>
        </w:tc>
        <w:tc>
          <w:tcPr>
            <w:tcW w:w="7719"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54D170B7" w14:textId="77777777">
            <w:pPr>
              <w:jc w:val="both"/>
              <w:rPr>
                <w:b/>
              </w:rPr>
            </w:pPr>
            <w:r w:rsidRPr="00237864">
              <w:rPr>
                <w:b/>
              </w:rPr>
              <w:t>Description</w:t>
            </w:r>
          </w:p>
        </w:tc>
      </w:tr>
      <w:tr w:rsidRPr="00237864" w:rsidR="00E56AED" w:rsidTr="00CC6AC5" w14:paraId="4E889D1E" w14:textId="77777777">
        <w:tc>
          <w:tcPr>
            <w:tcW w:w="150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3A1486E9" w14:textId="77777777">
            <w:pPr>
              <w:jc w:val="both"/>
            </w:pPr>
            <w:r w:rsidRPr="00237864">
              <w:t>RG-081-1</w:t>
            </w:r>
          </w:p>
        </w:tc>
        <w:tc>
          <w:tcPr>
            <w:tcW w:w="7719" w:type="dxa"/>
            <w:tcBorders>
              <w:top w:val="single" w:color="000000" w:sz="4" w:space="0"/>
              <w:left w:val="single" w:color="000000" w:sz="4" w:space="0"/>
              <w:bottom w:val="single" w:color="000000" w:sz="4" w:space="0"/>
              <w:right w:val="single" w:color="000000" w:sz="4" w:space="0"/>
            </w:tcBorders>
            <w:shd w:val="clear" w:color="auto" w:fill="FFFFFF"/>
          </w:tcPr>
          <w:p w:rsidRPr="00C53A52" w:rsidR="00E56AED" w:rsidP="002F5C7D" w:rsidRDefault="00E56AED" w14:paraId="408878A1" w14:textId="77777777">
            <w:pPr>
              <w:pStyle w:val="Normal1"/>
              <w:jc w:val="both"/>
              <w:rPr>
                <w:rFonts w:ascii="Calibri" w:hAnsi="Calibri"/>
                <w:i w:val="0"/>
                <w:sz w:val="22"/>
                <w:szCs w:val="22"/>
                <w:lang w:val="fr-FR"/>
              </w:rPr>
            </w:pPr>
            <w:r w:rsidRPr="00C53A52">
              <w:rPr>
                <w:rFonts w:ascii="Calibri" w:hAnsi="Calibri"/>
                <w:i w:val="0"/>
                <w:sz w:val="22"/>
                <w:szCs w:val="22"/>
                <w:lang w:val="fr-FR"/>
              </w:rPr>
              <w:t>La référence de l'exécution est calculée par le système</w:t>
            </w:r>
          </w:p>
        </w:tc>
      </w:tr>
      <w:tr w:rsidRPr="00237864" w:rsidR="00E56AED" w:rsidTr="00CC6AC5" w14:paraId="7752D470"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A005F90" w14:textId="77777777">
            <w:pPr>
              <w:jc w:val="both"/>
            </w:pPr>
            <w:r w:rsidRPr="00237864">
              <w:t>RG-081-2</w:t>
            </w:r>
          </w:p>
        </w:tc>
        <w:tc>
          <w:tcPr>
            <w:tcW w:w="7719" w:type="dxa"/>
            <w:tcBorders>
              <w:left w:val="single" w:color="000000" w:sz="4" w:space="0"/>
              <w:bottom w:val="single" w:color="000000" w:sz="4" w:space="0"/>
              <w:right w:val="single" w:color="000000" w:sz="4" w:space="0"/>
            </w:tcBorders>
            <w:shd w:val="clear" w:color="auto" w:fill="FFFFFF"/>
          </w:tcPr>
          <w:p w:rsidRPr="00C53A52" w:rsidR="00E56AED" w:rsidP="002F5C7D" w:rsidRDefault="00E56AED" w14:paraId="2B5F0516" w14:textId="77777777">
            <w:pPr>
              <w:pStyle w:val="Normal1"/>
              <w:jc w:val="both"/>
              <w:rPr>
                <w:rFonts w:ascii="Calibri" w:hAnsi="Calibri"/>
                <w:i w:val="0"/>
                <w:sz w:val="22"/>
                <w:szCs w:val="22"/>
                <w:lang w:val="fr-FR"/>
              </w:rPr>
            </w:pPr>
            <w:r w:rsidRPr="00C53A52">
              <w:rPr>
                <w:rFonts w:ascii="Calibri" w:hAnsi="Calibri"/>
                <w:i w:val="0"/>
                <w:sz w:val="22"/>
                <w:szCs w:val="22"/>
                <w:lang w:val="fr-FR"/>
              </w:rPr>
              <w:t>Le numéro de contrat est obligatoire</w:t>
            </w:r>
          </w:p>
        </w:tc>
      </w:tr>
      <w:tr w:rsidRPr="00237864" w:rsidR="00E56AED" w:rsidTr="00CC6AC5" w14:paraId="7F60888F"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FACB669" w14:textId="77777777">
            <w:pPr>
              <w:jc w:val="both"/>
            </w:pPr>
            <w:r w:rsidRPr="00237864">
              <w:t>RG-081-3</w:t>
            </w:r>
          </w:p>
        </w:tc>
        <w:tc>
          <w:tcPr>
            <w:tcW w:w="7719" w:type="dxa"/>
            <w:tcBorders>
              <w:left w:val="single" w:color="000000" w:sz="4" w:space="0"/>
              <w:bottom w:val="single" w:color="000000" w:sz="4" w:space="0"/>
              <w:right w:val="single" w:color="000000" w:sz="4" w:space="0"/>
            </w:tcBorders>
            <w:shd w:val="clear" w:color="auto" w:fill="FFFFFF"/>
          </w:tcPr>
          <w:p w:rsidRPr="00C53A52" w:rsidR="00E56AED" w:rsidP="002F5C7D" w:rsidRDefault="00E56AED" w14:paraId="5FDEBF5F" w14:textId="77777777">
            <w:pPr>
              <w:pStyle w:val="Normal1"/>
              <w:jc w:val="both"/>
              <w:rPr>
                <w:rFonts w:ascii="Calibri" w:hAnsi="Calibri"/>
                <w:i w:val="0"/>
                <w:sz w:val="22"/>
                <w:szCs w:val="22"/>
                <w:lang w:val="fr-FR"/>
              </w:rPr>
            </w:pPr>
            <w:r w:rsidRPr="00C53A52">
              <w:rPr>
                <w:rFonts w:ascii="Calibri" w:hAnsi="Calibri"/>
                <w:i w:val="0"/>
                <w:sz w:val="22"/>
                <w:szCs w:val="22"/>
                <w:lang w:val="fr-FR"/>
              </w:rPr>
              <w:t>La date de dénouement est calculée depuis la date d'exécution</w:t>
            </w:r>
          </w:p>
        </w:tc>
      </w:tr>
      <w:tr w:rsidRPr="00237864" w:rsidR="00E56AED" w:rsidTr="00CC6AC5" w14:paraId="0C926365"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563C91D" w14:textId="77777777">
            <w:pPr>
              <w:jc w:val="both"/>
            </w:pPr>
            <w:r w:rsidRPr="00237864">
              <w:t>RG-081-4</w:t>
            </w:r>
          </w:p>
        </w:tc>
        <w:tc>
          <w:tcPr>
            <w:tcW w:w="7719" w:type="dxa"/>
            <w:tcBorders>
              <w:left w:val="single" w:color="000000" w:sz="4" w:space="0"/>
              <w:bottom w:val="single" w:color="000000" w:sz="4" w:space="0"/>
              <w:right w:val="single" w:color="000000" w:sz="4" w:space="0"/>
            </w:tcBorders>
            <w:shd w:val="clear" w:color="auto" w:fill="FFFFFF"/>
          </w:tcPr>
          <w:p w:rsidRPr="00C53A52" w:rsidR="00E56AED" w:rsidP="002F5C7D" w:rsidRDefault="00E56AED" w14:paraId="50273E6B" w14:textId="77777777">
            <w:pPr>
              <w:pStyle w:val="Normal1"/>
              <w:jc w:val="both"/>
              <w:rPr>
                <w:rFonts w:ascii="Calibri" w:hAnsi="Calibri"/>
                <w:i w:val="0"/>
                <w:sz w:val="22"/>
                <w:szCs w:val="22"/>
                <w:lang w:val="fr-FR"/>
              </w:rPr>
            </w:pPr>
            <w:r w:rsidRPr="00C53A52">
              <w:rPr>
                <w:rFonts w:ascii="Calibri" w:hAnsi="Calibri"/>
                <w:i w:val="0"/>
                <w:sz w:val="22"/>
                <w:szCs w:val="22"/>
                <w:lang w:val="fr-FR"/>
              </w:rPr>
              <w:t>Le titre de l'ordre est généré automatiquement</w:t>
            </w:r>
          </w:p>
        </w:tc>
      </w:tr>
      <w:tr w:rsidRPr="00237864" w:rsidR="00E56AED" w:rsidTr="00CC6AC5" w14:paraId="62AF38C2"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6FBC8F8" w14:textId="77777777">
            <w:pPr>
              <w:jc w:val="both"/>
            </w:pPr>
            <w:r w:rsidRPr="00237864">
              <w:t>RG-081-5</w:t>
            </w:r>
          </w:p>
        </w:tc>
        <w:tc>
          <w:tcPr>
            <w:tcW w:w="7719" w:type="dxa"/>
            <w:tcBorders>
              <w:left w:val="single" w:color="000000" w:sz="4" w:space="0"/>
              <w:bottom w:val="single" w:color="000000" w:sz="4" w:space="0"/>
              <w:right w:val="single" w:color="000000" w:sz="4" w:space="0"/>
            </w:tcBorders>
            <w:shd w:val="clear" w:color="auto" w:fill="FFFFFF"/>
          </w:tcPr>
          <w:p w:rsidRPr="00C53A52" w:rsidR="00E56AED" w:rsidP="002F5C7D" w:rsidRDefault="00E56AED" w14:paraId="6459C389" w14:textId="77777777">
            <w:pPr>
              <w:pStyle w:val="Normal1"/>
              <w:jc w:val="both"/>
              <w:rPr>
                <w:rFonts w:ascii="Calibri" w:hAnsi="Calibri"/>
                <w:i w:val="0"/>
                <w:sz w:val="22"/>
                <w:szCs w:val="22"/>
                <w:lang w:val="fr-FR"/>
              </w:rPr>
            </w:pPr>
            <w:r w:rsidRPr="00C53A52">
              <w:rPr>
                <w:rFonts w:ascii="Calibri" w:hAnsi="Calibri"/>
                <w:i w:val="0"/>
                <w:sz w:val="22"/>
                <w:szCs w:val="22"/>
                <w:lang w:val="fr-FR"/>
              </w:rPr>
              <w:t>Les quantités a exécuter restantes et exécutées sont calculées automatiquement.</w:t>
            </w:r>
          </w:p>
        </w:tc>
      </w:tr>
      <w:tr w:rsidRPr="00237864" w:rsidR="00E56AED" w:rsidTr="00CC6AC5" w14:paraId="26FFD721"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7214A15" w14:textId="77777777">
            <w:pPr>
              <w:jc w:val="both"/>
            </w:pPr>
            <w:r w:rsidRPr="00237864">
              <w:t>RG-081-6</w:t>
            </w:r>
          </w:p>
        </w:tc>
        <w:tc>
          <w:tcPr>
            <w:tcW w:w="7719" w:type="dxa"/>
            <w:tcBorders>
              <w:left w:val="single" w:color="000000" w:sz="4" w:space="0"/>
              <w:bottom w:val="single" w:color="000000" w:sz="4" w:space="0"/>
              <w:right w:val="single" w:color="000000" w:sz="4" w:space="0"/>
            </w:tcBorders>
            <w:shd w:val="clear" w:color="auto" w:fill="FFFFFF"/>
          </w:tcPr>
          <w:p w:rsidRPr="00C53A52" w:rsidR="00E56AED" w:rsidP="002F5C7D" w:rsidRDefault="00E56AED" w14:paraId="5323FF24" w14:textId="77777777">
            <w:pPr>
              <w:pStyle w:val="Normal1"/>
              <w:jc w:val="both"/>
              <w:rPr>
                <w:rFonts w:ascii="Calibri" w:hAnsi="Calibri"/>
                <w:i w:val="0"/>
                <w:sz w:val="22"/>
                <w:szCs w:val="22"/>
                <w:lang w:val="fr-FR"/>
              </w:rPr>
            </w:pPr>
            <w:r w:rsidRPr="00C53A52">
              <w:rPr>
                <w:rFonts w:ascii="Calibri" w:hAnsi="Calibri"/>
                <w:i w:val="0"/>
                <w:sz w:val="22"/>
                <w:szCs w:val="22"/>
                <w:lang w:val="fr-FR"/>
              </w:rPr>
              <w:t>Les montants des commissions BVC et SDB sont déduites selon une configuration SLA faite en amont.</w:t>
            </w:r>
          </w:p>
        </w:tc>
      </w:tr>
    </w:tbl>
    <w:p w:rsidR="00E56AED" w:rsidP="002F5C7D" w:rsidRDefault="00E56AED" w14:paraId="3FECD8AB" w14:textId="77777777">
      <w:pPr>
        <w:jc w:val="both"/>
      </w:pPr>
    </w:p>
    <w:p w:rsidR="00E56AED" w:rsidP="002F5C7D" w:rsidRDefault="00E56AED" w14:paraId="7C40DD20" w14:textId="77777777">
      <w:pPr>
        <w:jc w:val="both"/>
      </w:pPr>
    </w:p>
    <w:p w:rsidR="00E56AED" w:rsidP="003D34DB" w:rsidRDefault="00E56AED" w14:paraId="5F701FFD" w14:textId="77777777">
      <w:pPr>
        <w:pStyle w:val="Style3"/>
        <w:numPr>
          <w:ilvl w:val="2"/>
          <w:numId w:val="3"/>
        </w:numPr>
        <w:jc w:val="both"/>
      </w:pPr>
      <w:bookmarkStart w:name="__DdeLink__8295_1422217641" w:id="193"/>
      <w:bookmarkStart w:name="_Toc54515374311" w:id="194"/>
      <w:bookmarkStart w:name="_Toc409973663" w:id="195"/>
      <w:bookmarkEnd w:id="193"/>
      <w:r>
        <w:t>T</w:t>
      </w:r>
      <w:bookmarkEnd w:id="194"/>
      <w:r>
        <w:t>raitements</w:t>
      </w:r>
      <w:bookmarkEnd w:id="195"/>
    </w:p>
    <w:p w:rsidR="00E56AED" w:rsidP="002F5C7D" w:rsidRDefault="00E56AED" w14:paraId="6B88276A" w14:textId="77777777">
      <w:pPr>
        <w:jc w:val="both"/>
      </w:pPr>
    </w:p>
    <w:p w:rsidR="00E56AED" w:rsidP="002F5C7D" w:rsidRDefault="00E56AED" w14:paraId="615D0D09" w14:textId="77777777">
      <w:pPr>
        <w:jc w:val="both"/>
      </w:pPr>
      <w:r>
        <w:t>L'objectif de la partie traitement est d'expliquer les différentes étapes à suivre lors de la saisie d'une exécution d'un ordre de bourse, au moment de la sauvegarde de cette opération, une notification sera générée vers le règlement livraison pour créer les instructions règlement livraison.</w:t>
      </w:r>
    </w:p>
    <w:p w:rsidR="00E56AED" w:rsidP="002F5C7D" w:rsidRDefault="00E56AED" w14:paraId="49C9F21A" w14:textId="77777777">
      <w:pPr>
        <w:jc w:val="both"/>
      </w:pPr>
    </w:p>
    <w:p w:rsidR="00E56AED" w:rsidP="002F5C7D" w:rsidRDefault="00E56AED" w14:paraId="6359B57F" w14:textId="77777777">
      <w:pPr>
        <w:jc w:val="both"/>
      </w:pPr>
    </w:p>
    <w:tbl>
      <w:tblPr>
        <w:tblW w:w="0" w:type="auto"/>
        <w:tblLayout w:type="fixed"/>
        <w:tblLook w:val="0000" w:firstRow="0" w:lastRow="0" w:firstColumn="0" w:lastColumn="0" w:noHBand="0" w:noVBand="0"/>
      </w:tblPr>
      <w:tblGrid>
        <w:gridCol w:w="1501"/>
        <w:gridCol w:w="7719"/>
      </w:tblGrid>
      <w:tr w:rsidRPr="00237864" w:rsidR="00E56AED" w:rsidTr="00CC6AC5" w14:paraId="5FF0A313" w14:textId="77777777">
        <w:trPr>
          <w:tblHeader/>
        </w:trPr>
        <w:tc>
          <w:tcPr>
            <w:tcW w:w="1501"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0394B21E" w14:textId="77777777">
            <w:pPr>
              <w:jc w:val="both"/>
              <w:rPr>
                <w:b/>
              </w:rPr>
            </w:pPr>
            <w:r w:rsidRPr="00237864">
              <w:rPr>
                <w:b/>
              </w:rPr>
              <w:t>Réf.</w:t>
            </w:r>
          </w:p>
        </w:tc>
        <w:tc>
          <w:tcPr>
            <w:tcW w:w="7719"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7A81C85D" w14:textId="77777777">
            <w:pPr>
              <w:jc w:val="both"/>
              <w:rPr>
                <w:b/>
              </w:rPr>
            </w:pPr>
            <w:r w:rsidRPr="00237864">
              <w:rPr>
                <w:b/>
              </w:rPr>
              <w:t>Description</w:t>
            </w:r>
          </w:p>
        </w:tc>
      </w:tr>
      <w:tr w:rsidRPr="00237864" w:rsidR="00E56AED" w:rsidTr="00CC6AC5" w14:paraId="4F500210" w14:textId="77777777">
        <w:tc>
          <w:tcPr>
            <w:tcW w:w="150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2DAD0385" w14:textId="77777777">
            <w:pPr>
              <w:jc w:val="both"/>
            </w:pPr>
            <w:r w:rsidRPr="00237864">
              <w:t>TRT-081-1</w:t>
            </w:r>
          </w:p>
        </w:tc>
        <w:tc>
          <w:tcPr>
            <w:tcW w:w="7719" w:type="dxa"/>
            <w:tcBorders>
              <w:top w:val="single" w:color="000000" w:sz="4" w:space="0"/>
              <w:left w:val="single" w:color="000000" w:sz="4" w:space="0"/>
              <w:bottom w:val="single" w:color="000000" w:sz="4" w:space="0"/>
              <w:right w:val="single" w:color="000000" w:sz="4" w:space="0"/>
            </w:tcBorders>
            <w:shd w:val="clear" w:color="auto" w:fill="FFFFFF"/>
          </w:tcPr>
          <w:p w:rsidR="00E56AED" w:rsidP="003D34DB" w:rsidRDefault="00E56AED" w14:paraId="616CC335" w14:textId="77777777">
            <w:pPr>
              <w:pStyle w:val="Paragraphedeliste1"/>
              <w:numPr>
                <w:ilvl w:val="0"/>
                <w:numId w:val="23"/>
              </w:numPr>
              <w:spacing w:before="240" w:after="240" w:line="100" w:lineRule="atLeast"/>
              <w:jc w:val="both"/>
            </w:pPr>
            <w:r>
              <w:t>Ouverture de l'écran de l'exécution via le chemin de l'application : Ordres de bourse&gt;Exécutions Ordre de bourse&gt; Saisie Exécution marché</w:t>
            </w:r>
          </w:p>
          <w:p w:rsidR="00E56AED" w:rsidP="003D34DB" w:rsidRDefault="00E56AED" w14:paraId="2489A372" w14:textId="77777777">
            <w:pPr>
              <w:pStyle w:val="Paragraphedeliste1"/>
              <w:numPr>
                <w:ilvl w:val="0"/>
                <w:numId w:val="23"/>
              </w:numPr>
              <w:spacing w:before="240" w:after="240" w:line="100" w:lineRule="atLeast"/>
              <w:jc w:val="both"/>
            </w:pPr>
            <w:r>
              <w:t>L'écran généré en haut et à gauche la référence de l'exécution Object de réconciliation.</w:t>
            </w:r>
          </w:p>
        </w:tc>
      </w:tr>
      <w:tr w:rsidRPr="00237864" w:rsidR="00E56AED" w:rsidTr="00CC6AC5" w14:paraId="1ED0416D"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B6BFBC0" w14:textId="77777777">
            <w:pPr>
              <w:jc w:val="both"/>
            </w:pPr>
            <w:r w:rsidRPr="00237864">
              <w:t>TRT-081-2</w:t>
            </w:r>
          </w:p>
        </w:tc>
        <w:tc>
          <w:tcPr>
            <w:tcW w:w="7719" w:type="dxa"/>
            <w:tcBorders>
              <w:left w:val="single" w:color="000000" w:sz="4" w:space="0"/>
              <w:bottom w:val="single" w:color="000000" w:sz="4" w:space="0"/>
              <w:right w:val="single" w:color="000000" w:sz="4" w:space="0"/>
            </w:tcBorders>
            <w:shd w:val="clear" w:color="auto" w:fill="FFFFFF"/>
          </w:tcPr>
          <w:p w:rsidR="00E56AED" w:rsidP="003D34DB" w:rsidRDefault="00E56AED" w14:paraId="08A5C9B9" w14:textId="77777777">
            <w:pPr>
              <w:pStyle w:val="Paragraphedeliste1"/>
              <w:numPr>
                <w:ilvl w:val="0"/>
                <w:numId w:val="23"/>
              </w:numPr>
              <w:spacing w:before="240" w:after="240" w:line="100" w:lineRule="atLeast"/>
              <w:jc w:val="both"/>
            </w:pPr>
            <w:r>
              <w:t>Apres la saisie du numéro de contrat, l'utilisateur doit identifier la référence de l'ordre par bouton F2 au niveau du champ « Référence opération de bourse » ou par une fraction de la référence entre %%</w:t>
            </w:r>
          </w:p>
          <w:p w:rsidR="00E56AED" w:rsidP="003D34DB" w:rsidRDefault="00E56AED" w14:paraId="5B3870EF" w14:textId="77777777">
            <w:pPr>
              <w:pStyle w:val="Paragraphedeliste1"/>
              <w:numPr>
                <w:ilvl w:val="0"/>
                <w:numId w:val="23"/>
              </w:numPr>
              <w:spacing w:before="240" w:after="240" w:line="100" w:lineRule="atLeast"/>
              <w:jc w:val="both"/>
            </w:pPr>
            <w:r>
              <w:t xml:space="preserve">Les champs calculés au niveau de l'écran </w:t>
            </w:r>
          </w:p>
          <w:p w:rsidR="00E56AED" w:rsidP="002F5C7D" w:rsidRDefault="00E56AED" w14:paraId="1F51598B" w14:textId="77777777">
            <w:pPr>
              <w:pStyle w:val="Paragraphedeliste1"/>
              <w:spacing w:before="240" w:after="240" w:line="100" w:lineRule="atLeast"/>
              <w:jc w:val="both"/>
            </w:pPr>
            <w:r>
              <w:t>- Le titre de l'ordre</w:t>
            </w:r>
          </w:p>
          <w:p w:rsidR="00E56AED" w:rsidP="002F5C7D" w:rsidRDefault="00E56AED" w14:paraId="0EE4DF5F" w14:textId="77777777">
            <w:pPr>
              <w:pStyle w:val="Paragraphedeliste1"/>
              <w:spacing w:before="240" w:after="240" w:line="100" w:lineRule="atLeast"/>
              <w:jc w:val="both"/>
            </w:pPr>
            <w:r>
              <w:t>- La quantité à exécuter</w:t>
            </w:r>
          </w:p>
          <w:p w:rsidR="00E56AED" w:rsidP="002F5C7D" w:rsidRDefault="00E56AED" w14:paraId="7D5A09FD" w14:textId="77777777">
            <w:pPr>
              <w:pStyle w:val="Paragraphedeliste1"/>
              <w:spacing w:before="240" w:after="240" w:line="100" w:lineRule="atLeast"/>
              <w:jc w:val="both"/>
            </w:pPr>
            <w:r>
              <w:t>- Le sens de l'opération</w:t>
            </w:r>
          </w:p>
          <w:p w:rsidR="00E56AED" w:rsidP="002F5C7D" w:rsidRDefault="00E56AED" w14:paraId="023E1DE2" w14:textId="77777777">
            <w:pPr>
              <w:pStyle w:val="Paragraphedeliste1"/>
              <w:spacing w:before="240" w:after="240" w:line="100" w:lineRule="atLeast"/>
              <w:jc w:val="both"/>
            </w:pPr>
            <w:r>
              <w:t>- La quantité exécutée</w:t>
            </w:r>
          </w:p>
          <w:p w:rsidR="00E56AED" w:rsidP="002F5C7D" w:rsidRDefault="00E56AED" w14:paraId="240D1B07" w14:textId="77777777">
            <w:pPr>
              <w:pStyle w:val="Paragraphedeliste1"/>
              <w:spacing w:before="240" w:after="240" w:line="100" w:lineRule="atLeast"/>
              <w:jc w:val="both"/>
            </w:pPr>
            <w:r>
              <w:t>- La quantité restante</w:t>
            </w:r>
          </w:p>
          <w:p w:rsidR="00E56AED" w:rsidP="003D34DB" w:rsidRDefault="00E56AED" w14:paraId="25D2B0AA" w14:textId="77777777">
            <w:pPr>
              <w:pStyle w:val="Paragraphedeliste1"/>
              <w:numPr>
                <w:ilvl w:val="0"/>
                <w:numId w:val="23"/>
              </w:numPr>
              <w:spacing w:before="240" w:after="240" w:line="100" w:lineRule="atLeast"/>
              <w:jc w:val="both"/>
            </w:pPr>
            <w:r>
              <w:t>il est possible de modifier la quantité à exécuter dans le cas d'une exécution partielle, cela engendre une modification sur les montant les frais calculés.</w:t>
            </w:r>
          </w:p>
        </w:tc>
      </w:tr>
      <w:tr w:rsidRPr="00237864" w:rsidR="00E56AED" w:rsidTr="00CC6AC5" w14:paraId="729E3921"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66ABA01" w14:textId="77777777">
            <w:pPr>
              <w:jc w:val="both"/>
            </w:pPr>
            <w:r w:rsidRPr="00237864">
              <w:t>TRT-081-3</w:t>
            </w:r>
          </w:p>
        </w:tc>
        <w:tc>
          <w:tcPr>
            <w:tcW w:w="7719" w:type="dxa"/>
            <w:tcBorders>
              <w:left w:val="single" w:color="000000" w:sz="4" w:space="0"/>
              <w:bottom w:val="single" w:color="000000" w:sz="4" w:space="0"/>
              <w:right w:val="single" w:color="000000" w:sz="4" w:space="0"/>
            </w:tcBorders>
            <w:shd w:val="clear" w:color="auto" w:fill="FFFFFF"/>
          </w:tcPr>
          <w:p w:rsidR="00E56AED" w:rsidP="003D34DB" w:rsidRDefault="00E56AED" w14:paraId="376E962D" w14:textId="77777777">
            <w:pPr>
              <w:pStyle w:val="Paragraphedeliste1"/>
              <w:numPr>
                <w:ilvl w:val="0"/>
                <w:numId w:val="23"/>
              </w:numPr>
              <w:spacing w:before="240" w:after="240" w:line="100" w:lineRule="atLeast"/>
              <w:jc w:val="both"/>
            </w:pPr>
            <w:r>
              <w:t>La saisie du prix de l'exécution génère automatiquement le calcul des montants et des frais tel que cité dans la liste suivante :</w:t>
            </w:r>
          </w:p>
          <w:p w:rsidR="00E56AED" w:rsidP="00CE6855" w:rsidRDefault="00E56AED" w14:paraId="2883FFB6" w14:textId="77777777">
            <w:pPr>
              <w:pStyle w:val="Paragraphedeliste1"/>
              <w:spacing w:before="240" w:after="240" w:line="100" w:lineRule="atLeast"/>
              <w:jc w:val="both"/>
              <w:rPr>
                <w:iCs/>
              </w:rPr>
            </w:pPr>
            <w:r w:rsidRPr="00CE6855">
              <w:rPr>
                <w:iCs/>
              </w:rPr>
              <w:t>- Les champs de commissions en HT et TTC</w:t>
            </w:r>
          </w:p>
          <w:p w:rsidR="00E56AED" w:rsidP="00CE6855" w:rsidRDefault="00E56AED" w14:paraId="6AF5A7E8" w14:textId="77777777">
            <w:pPr>
              <w:pStyle w:val="Paragraphedeliste1"/>
              <w:spacing w:before="240" w:after="240" w:line="100" w:lineRule="atLeast"/>
              <w:jc w:val="both"/>
            </w:pPr>
            <w:r>
              <w:rPr>
                <w:iCs/>
              </w:rPr>
              <w:t xml:space="preserve">- </w:t>
            </w:r>
            <w:r w:rsidRPr="00C53A52">
              <w:t>Les champs d'impôt de bourse en HT et TTC</w:t>
            </w:r>
          </w:p>
          <w:p w:rsidR="00E56AED" w:rsidP="00CE6855" w:rsidRDefault="00E56AED" w14:paraId="6D37515C" w14:textId="77777777">
            <w:pPr>
              <w:pStyle w:val="Paragraphedeliste1"/>
              <w:spacing w:before="240" w:after="240" w:line="100" w:lineRule="atLeast"/>
              <w:jc w:val="both"/>
            </w:pPr>
            <w:r>
              <w:t xml:space="preserve">- </w:t>
            </w:r>
            <w:r w:rsidRPr="00C53A52">
              <w:t>Les taux de TVA appliqués</w:t>
            </w:r>
          </w:p>
          <w:p w:rsidRPr="00CE6855" w:rsidR="00E56AED" w:rsidP="00CE6855" w:rsidRDefault="00E56AED" w14:paraId="7E392DC7" w14:textId="77777777">
            <w:pPr>
              <w:pStyle w:val="Paragraphedeliste1"/>
              <w:spacing w:before="240" w:after="240" w:line="100" w:lineRule="atLeast"/>
              <w:jc w:val="both"/>
              <w:rPr>
                <w:iCs/>
              </w:rPr>
            </w:pPr>
            <w:r>
              <w:t xml:space="preserve">- </w:t>
            </w:r>
            <w:r w:rsidRPr="00C53A52">
              <w:t>Les montants nets et bruts</w:t>
            </w:r>
          </w:p>
        </w:tc>
      </w:tr>
      <w:tr w:rsidRPr="00237864" w:rsidR="00E56AED" w:rsidTr="00CC6AC5" w14:paraId="39769BBF"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B02A159" w14:textId="77777777">
            <w:pPr>
              <w:jc w:val="both"/>
            </w:pPr>
            <w:r w:rsidRPr="00237864">
              <w:t>TRT-081-4</w:t>
            </w:r>
          </w:p>
        </w:tc>
        <w:tc>
          <w:tcPr>
            <w:tcW w:w="7719" w:type="dxa"/>
            <w:tcBorders>
              <w:left w:val="single" w:color="000000" w:sz="4" w:space="0"/>
              <w:bottom w:val="single" w:color="000000" w:sz="4" w:space="0"/>
              <w:right w:val="single" w:color="000000" w:sz="4" w:space="0"/>
            </w:tcBorders>
            <w:shd w:val="clear" w:color="auto" w:fill="FFFFFF"/>
          </w:tcPr>
          <w:p w:rsidR="00E56AED" w:rsidP="003D34DB" w:rsidRDefault="00E56AED" w14:paraId="6EF49EA2" w14:textId="77777777">
            <w:pPr>
              <w:pStyle w:val="Paragraphedeliste1"/>
              <w:numPr>
                <w:ilvl w:val="0"/>
                <w:numId w:val="23"/>
              </w:numPr>
              <w:spacing w:before="240" w:after="240" w:line="100" w:lineRule="atLeast"/>
              <w:jc w:val="both"/>
            </w:pPr>
            <w:r>
              <w:t>À la sauvegarde de l'exécution le système génère une notification transmise au niveau du Module MegaCustody pour les générer les instructions de règlement livraison</w:t>
            </w:r>
          </w:p>
        </w:tc>
      </w:tr>
    </w:tbl>
    <w:p w:rsidR="00E56AED" w:rsidP="002F5C7D" w:rsidRDefault="00E56AED" w14:paraId="1641C1A3" w14:textId="77777777">
      <w:pPr>
        <w:jc w:val="both"/>
      </w:pPr>
      <w:bookmarkStart w:name="__DdeLink__8295_14222176411" w:id="196"/>
      <w:bookmarkEnd w:id="196"/>
    </w:p>
    <w:p w:rsidR="00E56AED" w:rsidP="003D34DB" w:rsidRDefault="00E56AED" w14:paraId="73AE361F" w14:textId="77777777">
      <w:pPr>
        <w:pStyle w:val="Style3"/>
        <w:numPr>
          <w:ilvl w:val="2"/>
          <w:numId w:val="3"/>
        </w:numPr>
        <w:jc w:val="both"/>
        <w:rPr>
          <w:color w:val="999999"/>
        </w:rPr>
      </w:pPr>
      <w:bookmarkStart w:name="_Toc409973664" w:id="197"/>
      <w:r>
        <w:rPr>
          <w:color w:val="999999"/>
        </w:rPr>
        <w:t>Messages d’erreur</w:t>
      </w:r>
      <w:bookmarkEnd w:id="197"/>
    </w:p>
    <w:p w:rsidR="00E56AED" w:rsidP="0091661A" w:rsidRDefault="00E56AED" w14:paraId="7D5F2E08" w14:textId="77777777">
      <w:pPr>
        <w:pStyle w:val="Paragraphedeliste1"/>
        <w:numPr>
          <w:ilvl w:val="0"/>
          <w:numId w:val="4"/>
        </w:numPr>
        <w:spacing w:before="240" w:after="240" w:line="100" w:lineRule="atLeast"/>
        <w:ind w:right="142" w:firstLine="0"/>
        <w:jc w:val="both"/>
      </w:pPr>
      <w:r>
        <w:t>Identifier et lister les messages d’erreur spécifiques à ce CUF.</w:t>
      </w:r>
    </w:p>
    <w:p w:rsidR="00E56AED" w:rsidP="002F5C7D" w:rsidRDefault="00E56AED" w14:paraId="4775E2F7" w14:textId="77777777">
      <w:pPr>
        <w:pStyle w:val="Paragraphedeliste1"/>
        <w:spacing w:before="240" w:after="240" w:line="100" w:lineRule="atLeast"/>
        <w:ind w:right="142"/>
        <w:jc w:val="both"/>
      </w:pPr>
    </w:p>
    <w:tbl>
      <w:tblPr>
        <w:tblW w:w="0" w:type="auto"/>
        <w:tblInd w:w="108" w:type="dxa"/>
        <w:tblLayout w:type="fixed"/>
        <w:tblLook w:val="0000" w:firstRow="0" w:lastRow="0" w:firstColumn="0" w:lastColumn="0" w:noHBand="0" w:noVBand="0"/>
      </w:tblPr>
      <w:tblGrid>
        <w:gridCol w:w="1505"/>
        <w:gridCol w:w="7718"/>
      </w:tblGrid>
      <w:tr w:rsidRPr="00237864" w:rsidR="00E56AED" w:rsidTr="00CC6AC5" w14:paraId="2B81626A" w14:textId="77777777">
        <w:trPr>
          <w:tblHeader/>
        </w:trPr>
        <w:tc>
          <w:tcPr>
            <w:tcW w:w="1505"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1090F387" w14:textId="77777777">
            <w:pPr>
              <w:jc w:val="both"/>
              <w:rPr>
                <w:b/>
              </w:rPr>
            </w:pPr>
            <w:r w:rsidRPr="00237864">
              <w:rPr>
                <w:b/>
              </w:rPr>
              <w:t>Réf.</w:t>
            </w:r>
          </w:p>
        </w:tc>
        <w:tc>
          <w:tcPr>
            <w:tcW w:w="7718"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23DB34B2" w14:textId="77777777">
            <w:pPr>
              <w:jc w:val="both"/>
              <w:rPr>
                <w:b/>
              </w:rPr>
            </w:pPr>
            <w:r w:rsidRPr="00237864">
              <w:rPr>
                <w:b/>
              </w:rPr>
              <w:t>Description</w:t>
            </w:r>
          </w:p>
        </w:tc>
      </w:tr>
      <w:tr w:rsidRPr="00237864" w:rsidR="00E56AED" w:rsidTr="00CC6AC5" w14:paraId="3B0A4239" w14:textId="77777777">
        <w:tc>
          <w:tcPr>
            <w:tcW w:w="150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1DA93681" w14:textId="77777777">
            <w:pPr>
              <w:jc w:val="both"/>
            </w:pPr>
            <w:r w:rsidRPr="00237864">
              <w:t>ERR-GEN-1</w:t>
            </w:r>
          </w:p>
        </w:tc>
        <w:tc>
          <w:tcPr>
            <w:tcW w:w="7718"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7F9CBCF7" w14:textId="77777777">
            <w:pPr>
              <w:pStyle w:val="Normal1"/>
              <w:jc w:val="both"/>
            </w:pPr>
          </w:p>
        </w:tc>
      </w:tr>
    </w:tbl>
    <w:p w:rsidR="00E56AED" w:rsidP="002F5C7D" w:rsidRDefault="00E56AED" w14:paraId="139B4D2A" w14:textId="77777777">
      <w:pPr>
        <w:spacing w:before="60"/>
        <w:jc w:val="both"/>
        <w:rPr>
          <w:i/>
          <w:sz w:val="20"/>
          <w:szCs w:val="20"/>
        </w:rPr>
      </w:pPr>
      <w:r>
        <w:rPr>
          <w:i/>
          <w:sz w:val="20"/>
          <w:szCs w:val="20"/>
        </w:rPr>
        <w:t>XXX = Trigramme spécifique à ce cas d’utilisation</w:t>
      </w:r>
    </w:p>
    <w:p w:rsidR="00E56AED" w:rsidP="002F5C7D" w:rsidRDefault="00E56AED" w14:paraId="47EC1089" w14:textId="77777777">
      <w:pPr>
        <w:spacing w:before="60"/>
        <w:jc w:val="both"/>
        <w:rPr>
          <w:i/>
          <w:sz w:val="20"/>
          <w:szCs w:val="20"/>
        </w:rPr>
      </w:pPr>
    </w:p>
    <w:p w:rsidRPr="00BE6190" w:rsidR="00E56AED" w:rsidP="003D34DB" w:rsidRDefault="00E56AED" w14:paraId="46432E29" w14:textId="77777777">
      <w:pPr>
        <w:pStyle w:val="Style2"/>
        <w:numPr>
          <w:ilvl w:val="1"/>
          <w:numId w:val="3"/>
        </w:numPr>
        <w:jc w:val="both"/>
      </w:pPr>
      <w:bookmarkStart w:name="_Toc409973665" w:id="198"/>
      <w:r w:rsidRPr="00BE6190">
        <w:t>Cas d’utilisation &lt;Saisie manuelle d’un ordre de souscription rachat OPCVM&gt;</w:t>
      </w:r>
      <w:bookmarkEnd w:id="198"/>
    </w:p>
    <w:p w:rsidR="00E56AED" w:rsidP="002F5C7D" w:rsidRDefault="00E56AED" w14:paraId="1A4EC54C" w14:textId="77777777">
      <w:pPr>
        <w:jc w:val="both"/>
      </w:pPr>
    </w:p>
    <w:p w:rsidRPr="00BE6190" w:rsidR="00E56AED" w:rsidP="003D34DB" w:rsidRDefault="00E56AED" w14:paraId="5AF3A563" w14:textId="77777777">
      <w:pPr>
        <w:pStyle w:val="Style3"/>
        <w:numPr>
          <w:ilvl w:val="2"/>
          <w:numId w:val="3"/>
        </w:numPr>
        <w:jc w:val="both"/>
      </w:pPr>
      <w:bookmarkStart w:name="_Toc406686451" w:id="199"/>
      <w:bookmarkStart w:name="_Toc409973666" w:id="200"/>
      <w:bookmarkEnd w:id="199"/>
      <w:r w:rsidRPr="00BE6190">
        <w:t>Définition et objectif</w:t>
      </w:r>
      <w:bookmarkEnd w:id="200"/>
    </w:p>
    <w:p w:rsidR="00E56AED" w:rsidP="002F5C7D" w:rsidRDefault="00E56AED" w14:paraId="501CAA52" w14:textId="77777777">
      <w:pPr>
        <w:jc w:val="both"/>
      </w:pPr>
    </w:p>
    <w:p w:rsidR="00E56AED" w:rsidP="0091661A" w:rsidRDefault="00E56AED" w14:paraId="76BEE015" w14:textId="77777777">
      <w:pPr>
        <w:numPr>
          <w:ilvl w:val="0"/>
          <w:numId w:val="4"/>
        </w:numPr>
        <w:tabs>
          <w:tab w:val="left" w:pos="708"/>
        </w:tabs>
        <w:suppressAutoHyphens/>
        <w:jc w:val="both"/>
      </w:pPr>
      <w:r>
        <w:t>L'objectif de ce cas d'utilisation détaillé est de lister l'ensemble des champs retenues pour la saisie d'un ordre de souscription Rachat / OPCVM pour le marché local, Megara offre à l’utilisateur (Agence et Back Office) plusieurs fonctionnalités pour faciliter la création de l'ordre et minimiser les risques d'erreur ou omission.</w:t>
      </w:r>
    </w:p>
    <w:p w:rsidR="00E56AED" w:rsidP="0091661A" w:rsidRDefault="00E56AED" w14:paraId="13A76CBC" w14:textId="77777777">
      <w:pPr>
        <w:numPr>
          <w:ilvl w:val="0"/>
          <w:numId w:val="4"/>
        </w:numPr>
        <w:tabs>
          <w:tab w:val="left" w:pos="708"/>
        </w:tabs>
        <w:suppressAutoHyphens/>
        <w:spacing w:before="240" w:line="100" w:lineRule="atLeast"/>
        <w:jc w:val="both"/>
      </w:pPr>
      <w:r>
        <w:t>Megara offre aussi un écran de monitoring avec multicritères (Date, client, statut, titre ...) qui permet de suivre l'état d'avancement de chaque ordre OPCVM via un statut significatif.</w:t>
      </w:r>
    </w:p>
    <w:p w:rsidR="00E56AED" w:rsidP="0091661A" w:rsidRDefault="00E56AED" w14:paraId="19031961" w14:textId="77777777">
      <w:pPr>
        <w:numPr>
          <w:ilvl w:val="0"/>
          <w:numId w:val="4"/>
        </w:numPr>
        <w:tabs>
          <w:tab w:val="left" w:pos="708"/>
        </w:tabs>
        <w:suppressAutoHyphens/>
        <w:spacing w:before="240" w:line="100" w:lineRule="atLeast"/>
        <w:jc w:val="both"/>
      </w:pPr>
      <w:r>
        <w:t xml:space="preserve">Une fois l'ordre est exécuté, il est automatiquement déversé vers le règlement / livraison pour dénouement (Se référer du diagramme de séquence de l'ordre et se </w:t>
      </w:r>
      <w:r w:rsidR="000D0028">
        <w:t>référer</w:t>
      </w:r>
      <w:r>
        <w:t xml:space="preserve"> aux Spécifications du module MegaCustody pour le traitement des processus de R/L)</w:t>
      </w:r>
    </w:p>
    <w:p w:rsidR="00E56AED" w:rsidP="002F5C7D" w:rsidRDefault="00E56AED" w14:paraId="26F150BE" w14:textId="77777777">
      <w:pPr>
        <w:spacing w:before="240" w:line="100" w:lineRule="atLeast"/>
        <w:jc w:val="both"/>
      </w:pPr>
      <w:r>
        <w:tab/>
      </w:r>
    </w:p>
    <w:p w:rsidR="00E56AED" w:rsidP="003D34DB" w:rsidRDefault="00E56AED" w14:paraId="12B34CD6" w14:textId="77777777">
      <w:pPr>
        <w:pStyle w:val="Style3"/>
        <w:numPr>
          <w:ilvl w:val="2"/>
          <w:numId w:val="3"/>
        </w:numPr>
        <w:spacing w:before="240" w:line="100" w:lineRule="atLeast"/>
        <w:jc w:val="both"/>
      </w:pPr>
      <w:bookmarkStart w:name="_Toc409973667" w:id="201"/>
      <w:r>
        <w:t>Pré-conditions</w:t>
      </w:r>
      <w:bookmarkEnd w:id="201"/>
    </w:p>
    <w:p w:rsidR="00E56AED" w:rsidP="003D34DB" w:rsidRDefault="00E56AED" w14:paraId="03976FFC" w14:textId="77777777">
      <w:pPr>
        <w:numPr>
          <w:ilvl w:val="0"/>
          <w:numId w:val="31"/>
        </w:numPr>
        <w:suppressAutoHyphens/>
        <w:spacing w:before="240" w:line="100" w:lineRule="atLeast"/>
        <w:jc w:val="both"/>
      </w:pPr>
      <w:r>
        <w:t>Les pré-conditions spécifiques à la création d'un ordre de souscription / Rachat OPCVM sont :</w:t>
      </w:r>
    </w:p>
    <w:p w:rsidR="00E56AED" w:rsidP="002F5C7D" w:rsidRDefault="00E56AED" w14:paraId="63AFB989" w14:textId="77777777">
      <w:pPr>
        <w:spacing w:before="240" w:line="100" w:lineRule="atLeast"/>
        <w:jc w:val="both"/>
      </w:pPr>
    </w:p>
    <w:tbl>
      <w:tblPr>
        <w:tblW w:w="9228" w:type="dxa"/>
        <w:tblInd w:w="108" w:type="dxa"/>
        <w:tblLayout w:type="fixed"/>
        <w:tblLook w:val="0000" w:firstRow="0" w:lastRow="0" w:firstColumn="0" w:lastColumn="0" w:noHBand="0" w:noVBand="0"/>
      </w:tblPr>
      <w:tblGrid>
        <w:gridCol w:w="1204"/>
        <w:gridCol w:w="8024"/>
      </w:tblGrid>
      <w:tr w:rsidRPr="00237864" w:rsidR="00E56AED" w:rsidTr="00E67809" w14:paraId="13CDF11D" w14:textId="77777777">
        <w:trPr>
          <w:tblHeader/>
        </w:trPr>
        <w:tc>
          <w:tcPr>
            <w:tcW w:w="1204"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676DB64D" w14:textId="77777777">
            <w:pPr>
              <w:jc w:val="both"/>
              <w:rPr>
                <w:b/>
              </w:rPr>
            </w:pPr>
            <w:r w:rsidRPr="00237864">
              <w:rPr>
                <w:b/>
              </w:rPr>
              <w:t>Réf.</w:t>
            </w:r>
          </w:p>
        </w:tc>
        <w:tc>
          <w:tcPr>
            <w:tcW w:w="8024"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76F799A3" w14:textId="77777777">
            <w:pPr>
              <w:jc w:val="both"/>
              <w:rPr>
                <w:b/>
              </w:rPr>
            </w:pPr>
            <w:r w:rsidRPr="00237864">
              <w:rPr>
                <w:b/>
              </w:rPr>
              <w:t>Description</w:t>
            </w:r>
          </w:p>
        </w:tc>
      </w:tr>
      <w:tr w:rsidRPr="00237864" w:rsidR="00E56AED" w:rsidTr="00E67809" w14:paraId="336B80DA" w14:textId="77777777">
        <w:tc>
          <w:tcPr>
            <w:tcW w:w="1204"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5EA7926A" w14:textId="77777777">
            <w:pPr>
              <w:jc w:val="both"/>
            </w:pPr>
            <w:r w:rsidRPr="00237864">
              <w:t>PRE-083-1</w:t>
            </w:r>
          </w:p>
        </w:tc>
        <w:tc>
          <w:tcPr>
            <w:tcW w:w="8024" w:type="dxa"/>
            <w:tcBorders>
              <w:top w:val="single" w:color="000000" w:sz="4" w:space="0"/>
              <w:left w:val="single" w:color="000000" w:sz="4" w:space="0"/>
              <w:bottom w:val="single" w:color="000000" w:sz="4" w:space="0"/>
              <w:right w:val="single" w:color="000000" w:sz="4" w:space="0"/>
            </w:tcBorders>
            <w:shd w:val="clear" w:color="auto" w:fill="FFFFFF"/>
          </w:tcPr>
          <w:p w:rsidRPr="00C53A52" w:rsidR="00E56AED" w:rsidP="002F5C7D" w:rsidRDefault="00E56AED" w14:paraId="5DA8E524" w14:textId="77777777">
            <w:pPr>
              <w:pStyle w:val="Normal1"/>
              <w:jc w:val="both"/>
              <w:rPr>
                <w:rFonts w:ascii="Calibri" w:hAnsi="Calibri"/>
                <w:i w:val="0"/>
                <w:sz w:val="22"/>
                <w:szCs w:val="22"/>
                <w:lang w:val="fr-FR"/>
              </w:rPr>
            </w:pPr>
            <w:r w:rsidRPr="00C53A52">
              <w:rPr>
                <w:rFonts w:ascii="Calibri" w:hAnsi="Calibri"/>
                <w:i w:val="0"/>
                <w:sz w:val="22"/>
                <w:szCs w:val="22"/>
                <w:lang w:val="fr-FR"/>
              </w:rPr>
              <w:t>Définir dans le référentiel</w:t>
            </w:r>
            <w:r>
              <w:rPr>
                <w:rFonts w:ascii="Calibri" w:hAnsi="Calibri"/>
                <w:i w:val="0"/>
                <w:sz w:val="22"/>
                <w:szCs w:val="22"/>
                <w:lang w:val="fr-FR"/>
              </w:rPr>
              <w:t xml:space="preserve">  les</w:t>
            </w:r>
            <w:r w:rsidRPr="00C53A52">
              <w:rPr>
                <w:rFonts w:ascii="Calibri" w:hAnsi="Calibri"/>
                <w:i w:val="0"/>
                <w:sz w:val="22"/>
                <w:szCs w:val="22"/>
                <w:lang w:val="fr-FR"/>
              </w:rPr>
              <w:t xml:space="preserve"> valeurs, les OPCVMs objets à un ordre de souscription rachat pour le marché local, ceux dont AttijariWafabank est le collecteur au niveau de l'agence.</w:t>
            </w:r>
          </w:p>
        </w:tc>
      </w:tr>
      <w:tr w:rsidRPr="00237864" w:rsidR="00E56AED" w:rsidTr="00E67809" w14:paraId="72C5D103" w14:textId="77777777">
        <w:tc>
          <w:tcPr>
            <w:tcW w:w="1204"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3E3AFED1" w14:textId="77777777">
            <w:pPr>
              <w:jc w:val="both"/>
            </w:pPr>
            <w:r>
              <w:t>PRE-083-2</w:t>
            </w:r>
          </w:p>
        </w:tc>
        <w:tc>
          <w:tcPr>
            <w:tcW w:w="8024" w:type="dxa"/>
            <w:tcBorders>
              <w:top w:val="single" w:color="000000" w:sz="4" w:space="0"/>
              <w:left w:val="single" w:color="000000" w:sz="4" w:space="0"/>
              <w:bottom w:val="single" w:color="000000" w:sz="4" w:space="0"/>
              <w:right w:val="single" w:color="000000" w:sz="4" w:space="0"/>
            </w:tcBorders>
            <w:shd w:val="clear" w:color="auto" w:fill="FFFFFF"/>
          </w:tcPr>
          <w:p w:rsidRPr="00C53A52" w:rsidR="00E56AED" w:rsidP="002F5C7D" w:rsidRDefault="00E56AED" w14:paraId="784E66AC" w14:textId="77777777">
            <w:pPr>
              <w:pStyle w:val="Normal1"/>
              <w:jc w:val="both"/>
              <w:rPr>
                <w:rFonts w:ascii="Calibri" w:hAnsi="Calibri"/>
                <w:i w:val="0"/>
                <w:sz w:val="22"/>
                <w:szCs w:val="22"/>
                <w:lang w:val="fr-FR"/>
              </w:rPr>
            </w:pPr>
            <w:r w:rsidRPr="00C53A52">
              <w:rPr>
                <w:rFonts w:ascii="Calibri" w:hAnsi="Calibri"/>
                <w:i w:val="0"/>
                <w:sz w:val="22"/>
                <w:szCs w:val="22"/>
                <w:lang w:val="fr-FR"/>
              </w:rPr>
              <w:t xml:space="preserve">Définir </w:t>
            </w:r>
            <w:r>
              <w:rPr>
                <w:rFonts w:ascii="Calibri" w:hAnsi="Calibri"/>
                <w:i w:val="0"/>
                <w:sz w:val="22"/>
                <w:szCs w:val="22"/>
                <w:lang w:val="fr-FR"/>
              </w:rPr>
              <w:t>les clients au niveau du référentiel</w:t>
            </w:r>
          </w:p>
        </w:tc>
      </w:tr>
      <w:tr w:rsidRPr="00237864" w:rsidR="00E56AED" w:rsidTr="00E67809" w14:paraId="6A383CC0" w14:textId="77777777">
        <w:tc>
          <w:tcPr>
            <w:tcW w:w="1204"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29F05C19" w14:textId="77777777">
            <w:pPr>
              <w:jc w:val="both"/>
            </w:pPr>
            <w:r>
              <w:t>PRE-083-3</w:t>
            </w:r>
          </w:p>
        </w:tc>
        <w:tc>
          <w:tcPr>
            <w:tcW w:w="8024" w:type="dxa"/>
            <w:tcBorders>
              <w:top w:val="single" w:color="000000" w:sz="4" w:space="0"/>
              <w:left w:val="single" w:color="000000" w:sz="4" w:space="0"/>
              <w:bottom w:val="single" w:color="000000" w:sz="4" w:space="0"/>
              <w:right w:val="single" w:color="000000" w:sz="4" w:space="0"/>
            </w:tcBorders>
            <w:shd w:val="clear" w:color="auto" w:fill="FFFFFF"/>
          </w:tcPr>
          <w:p w:rsidRPr="00C53A52" w:rsidR="00E56AED" w:rsidP="002F5C7D" w:rsidRDefault="00E56AED" w14:paraId="0509F63D" w14:textId="77777777">
            <w:pPr>
              <w:pStyle w:val="Normal1"/>
              <w:jc w:val="both"/>
              <w:rPr>
                <w:rFonts w:ascii="Calibri" w:hAnsi="Calibri"/>
                <w:i w:val="0"/>
                <w:sz w:val="22"/>
                <w:szCs w:val="22"/>
                <w:lang w:val="fr-FR"/>
              </w:rPr>
            </w:pPr>
            <w:r w:rsidRPr="00C53A52">
              <w:rPr>
                <w:rFonts w:ascii="Calibri" w:hAnsi="Calibri"/>
                <w:i w:val="0"/>
                <w:sz w:val="22"/>
                <w:szCs w:val="22"/>
                <w:lang w:val="fr-FR"/>
              </w:rPr>
              <w:t>Définir dans le référentiel les comptes-titres client</w:t>
            </w:r>
            <w:r>
              <w:rPr>
                <w:rFonts w:ascii="Calibri" w:hAnsi="Calibri"/>
                <w:i w:val="0"/>
                <w:sz w:val="22"/>
                <w:szCs w:val="22"/>
                <w:lang w:val="fr-FR"/>
              </w:rPr>
              <w:t>s</w:t>
            </w:r>
            <w:r w:rsidRPr="00C53A52">
              <w:rPr>
                <w:rFonts w:ascii="Calibri" w:hAnsi="Calibri"/>
                <w:i w:val="0"/>
                <w:sz w:val="22"/>
                <w:szCs w:val="22"/>
                <w:lang w:val="fr-FR"/>
              </w:rPr>
              <w:t xml:space="preserve"> </w:t>
            </w:r>
          </w:p>
        </w:tc>
      </w:tr>
      <w:tr w:rsidRPr="00237864" w:rsidR="00E56AED" w:rsidTr="00E67809" w14:paraId="65D8630B" w14:textId="77777777">
        <w:tc>
          <w:tcPr>
            <w:tcW w:w="1204"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0A7F939B" w14:textId="77777777">
            <w:pPr>
              <w:jc w:val="both"/>
            </w:pPr>
            <w:r>
              <w:t>PRE-083-4</w:t>
            </w:r>
          </w:p>
        </w:tc>
        <w:tc>
          <w:tcPr>
            <w:tcW w:w="8024" w:type="dxa"/>
            <w:tcBorders>
              <w:top w:val="single" w:color="000000" w:sz="4" w:space="0"/>
              <w:left w:val="single" w:color="000000" w:sz="4" w:space="0"/>
              <w:bottom w:val="single" w:color="000000" w:sz="4" w:space="0"/>
              <w:right w:val="single" w:color="000000" w:sz="4" w:space="0"/>
            </w:tcBorders>
            <w:shd w:val="clear" w:color="auto" w:fill="FFFFFF"/>
          </w:tcPr>
          <w:p w:rsidRPr="00C53A52" w:rsidR="00E56AED" w:rsidP="002F5C7D" w:rsidRDefault="00E56AED" w14:paraId="5B4E4C77" w14:textId="77777777">
            <w:pPr>
              <w:pStyle w:val="Normal1"/>
              <w:jc w:val="both"/>
              <w:rPr>
                <w:rFonts w:ascii="Calibri" w:hAnsi="Calibri"/>
                <w:i w:val="0"/>
                <w:sz w:val="22"/>
                <w:szCs w:val="22"/>
                <w:lang w:val="fr-FR"/>
              </w:rPr>
            </w:pPr>
            <w:r w:rsidRPr="00C53A52">
              <w:rPr>
                <w:rFonts w:ascii="Calibri" w:hAnsi="Calibri"/>
                <w:i w:val="0"/>
                <w:sz w:val="22"/>
                <w:szCs w:val="22"/>
                <w:lang w:val="fr-FR"/>
              </w:rPr>
              <w:t>Définir dans le référentiel les comptes-espèces client</w:t>
            </w:r>
            <w:r>
              <w:rPr>
                <w:rFonts w:ascii="Calibri" w:hAnsi="Calibri"/>
                <w:i w:val="0"/>
                <w:sz w:val="22"/>
                <w:szCs w:val="22"/>
                <w:lang w:val="fr-FR"/>
              </w:rPr>
              <w:t>s</w:t>
            </w:r>
          </w:p>
        </w:tc>
      </w:tr>
      <w:tr w:rsidRPr="00237864" w:rsidR="00E56AED" w:rsidTr="00E67809" w14:paraId="15CA4EBC" w14:textId="77777777">
        <w:tc>
          <w:tcPr>
            <w:tcW w:w="120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95C99D4" w14:textId="77777777">
            <w:pPr>
              <w:jc w:val="both"/>
            </w:pPr>
            <w:r>
              <w:t>PRE-083-5</w:t>
            </w:r>
          </w:p>
        </w:tc>
        <w:tc>
          <w:tcPr>
            <w:tcW w:w="8024" w:type="dxa"/>
            <w:tcBorders>
              <w:left w:val="single" w:color="000000" w:sz="4" w:space="0"/>
              <w:bottom w:val="single" w:color="000000" w:sz="4" w:space="0"/>
              <w:right w:val="single" w:color="000000" w:sz="4" w:space="0"/>
            </w:tcBorders>
            <w:shd w:val="clear" w:color="auto" w:fill="FFFFFF"/>
          </w:tcPr>
          <w:p w:rsidR="00E56AED" w:rsidP="002F5C7D" w:rsidRDefault="00E56AED" w14:paraId="30862505" w14:textId="77777777">
            <w:pPr>
              <w:pStyle w:val="Normal1"/>
              <w:jc w:val="both"/>
              <w:rPr>
                <w:rFonts w:ascii="Calibri" w:hAnsi="Calibri"/>
                <w:i w:val="0"/>
                <w:sz w:val="22"/>
                <w:szCs w:val="22"/>
              </w:rPr>
            </w:pPr>
            <w:r w:rsidRPr="00C53A52">
              <w:rPr>
                <w:rFonts w:ascii="Calibri" w:hAnsi="Calibri"/>
                <w:i w:val="0"/>
                <w:sz w:val="22"/>
                <w:szCs w:val="22"/>
              </w:rPr>
              <w:t>Définir l'éligibilité comptes titres et comptes espèces client via un SLA</w:t>
            </w:r>
            <w:r>
              <w:rPr>
                <w:rFonts w:ascii="Calibri" w:hAnsi="Calibri"/>
                <w:i w:val="0"/>
                <w:sz w:val="22"/>
                <w:szCs w:val="22"/>
              </w:rPr>
              <w:t> :</w:t>
            </w:r>
          </w:p>
          <w:p w:rsidR="00E56AED" w:rsidP="002F5C7D" w:rsidRDefault="00E56AED" w14:paraId="254703D7" w14:textId="77777777">
            <w:pPr>
              <w:pStyle w:val="Normal1"/>
              <w:jc w:val="both"/>
              <w:rPr>
                <w:rFonts w:ascii="Calibri" w:hAnsi="Calibri"/>
                <w:i w:val="0"/>
                <w:sz w:val="22"/>
                <w:szCs w:val="22"/>
              </w:rPr>
            </w:pPr>
            <w:r>
              <w:rPr>
                <w:rFonts w:ascii="Calibri" w:hAnsi="Calibri"/>
                <w:i w:val="0"/>
                <w:sz w:val="22"/>
                <w:szCs w:val="22"/>
              </w:rPr>
              <w:t>Contexte : Compte titre client</w:t>
            </w:r>
          </w:p>
          <w:p w:rsidRPr="00C53A52" w:rsidR="00E56AED" w:rsidP="002F5C7D" w:rsidRDefault="00E56AED" w14:paraId="306B0C79" w14:textId="77777777">
            <w:pPr>
              <w:pStyle w:val="Normal1"/>
              <w:jc w:val="both"/>
              <w:rPr>
                <w:rFonts w:ascii="Calibri" w:hAnsi="Calibri"/>
                <w:i w:val="0"/>
                <w:sz w:val="22"/>
                <w:szCs w:val="22"/>
              </w:rPr>
            </w:pPr>
            <w:r>
              <w:rPr>
                <w:rFonts w:ascii="Calibri" w:hAnsi="Calibri"/>
                <w:i w:val="0"/>
                <w:sz w:val="22"/>
                <w:szCs w:val="22"/>
              </w:rPr>
              <w:t>Résultat : Comptes espèces client</w:t>
            </w:r>
          </w:p>
        </w:tc>
      </w:tr>
      <w:tr w:rsidRPr="00237864" w:rsidR="00E56AED" w:rsidTr="00E67809" w14:paraId="35CA6A0D" w14:textId="77777777">
        <w:tc>
          <w:tcPr>
            <w:tcW w:w="120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D3B2E6F" w14:textId="77777777">
            <w:pPr>
              <w:jc w:val="both"/>
            </w:pPr>
            <w:r>
              <w:t>PRE-083-6</w:t>
            </w:r>
          </w:p>
        </w:tc>
        <w:tc>
          <w:tcPr>
            <w:tcW w:w="8024" w:type="dxa"/>
            <w:tcBorders>
              <w:left w:val="single" w:color="000000" w:sz="4" w:space="0"/>
              <w:bottom w:val="single" w:color="000000" w:sz="4" w:space="0"/>
              <w:right w:val="single" w:color="000000" w:sz="4" w:space="0"/>
            </w:tcBorders>
            <w:shd w:val="clear" w:color="auto" w:fill="FFFFFF"/>
          </w:tcPr>
          <w:p w:rsidRPr="00C53A52" w:rsidR="00E56AED" w:rsidP="002F5C7D" w:rsidRDefault="00E56AED" w14:paraId="32710B47" w14:textId="77777777">
            <w:pPr>
              <w:pStyle w:val="Normal1"/>
              <w:jc w:val="both"/>
              <w:rPr>
                <w:rFonts w:ascii="Calibri" w:hAnsi="Calibri"/>
                <w:i w:val="0"/>
                <w:sz w:val="22"/>
                <w:szCs w:val="22"/>
                <w:lang w:val="fr-FR"/>
              </w:rPr>
            </w:pPr>
            <w:r w:rsidRPr="00C53A52">
              <w:rPr>
                <w:rFonts w:ascii="Calibri" w:hAnsi="Calibri"/>
                <w:i w:val="0"/>
                <w:sz w:val="22"/>
                <w:szCs w:val="22"/>
                <w:lang w:val="fr-FR"/>
              </w:rPr>
              <w:t xml:space="preserve">Définir dans le référentiel </w:t>
            </w:r>
            <w:r>
              <w:rPr>
                <w:rFonts w:ascii="Calibri" w:hAnsi="Calibri"/>
                <w:i w:val="0"/>
                <w:sz w:val="22"/>
                <w:szCs w:val="22"/>
                <w:lang w:val="fr-FR"/>
              </w:rPr>
              <w:t xml:space="preserve"> les </w:t>
            </w:r>
            <w:r w:rsidRPr="00C53A52">
              <w:rPr>
                <w:rFonts w:ascii="Calibri" w:hAnsi="Calibri"/>
                <w:i w:val="0"/>
                <w:sz w:val="22"/>
                <w:szCs w:val="22"/>
                <w:lang w:val="fr-FR"/>
              </w:rPr>
              <w:t>valeurs la société de gestion à qui les ordres seront envoyés.</w:t>
            </w:r>
          </w:p>
        </w:tc>
      </w:tr>
    </w:tbl>
    <w:p w:rsidR="00E56AED" w:rsidP="002F5C7D" w:rsidRDefault="00E56AED" w14:paraId="31534499" w14:textId="77777777">
      <w:pPr>
        <w:spacing w:before="240" w:line="100" w:lineRule="atLeast"/>
        <w:jc w:val="both"/>
      </w:pPr>
    </w:p>
    <w:p w:rsidR="00E56AED" w:rsidP="003D34DB" w:rsidRDefault="00E56AED" w14:paraId="627B6D2F" w14:textId="77777777">
      <w:pPr>
        <w:pStyle w:val="Style3"/>
        <w:numPr>
          <w:ilvl w:val="2"/>
          <w:numId w:val="3"/>
        </w:numPr>
        <w:spacing w:before="240" w:line="100" w:lineRule="atLeast"/>
        <w:jc w:val="both"/>
      </w:pPr>
      <w:bookmarkStart w:name="_Toc409973668" w:id="202"/>
      <w:r>
        <w:t>Post-conditions</w:t>
      </w:r>
      <w:bookmarkEnd w:id="202"/>
    </w:p>
    <w:p w:rsidR="00E56AED" w:rsidP="002F5C7D" w:rsidRDefault="00E56AED" w14:paraId="3418887B" w14:textId="77777777">
      <w:pPr>
        <w:spacing w:before="240" w:line="100" w:lineRule="atLeast"/>
        <w:jc w:val="both"/>
      </w:pPr>
    </w:p>
    <w:p w:rsidR="00E56AED" w:rsidP="0091661A" w:rsidRDefault="00E56AED" w14:paraId="2C389972" w14:textId="77777777">
      <w:pPr>
        <w:pStyle w:val="Paragraphedeliste1"/>
        <w:numPr>
          <w:ilvl w:val="0"/>
          <w:numId w:val="4"/>
        </w:numPr>
        <w:spacing w:before="240" w:after="240" w:line="100" w:lineRule="atLeast"/>
        <w:ind w:right="142" w:firstLine="0"/>
        <w:jc w:val="both"/>
      </w:pPr>
      <w:r>
        <w:t>Les post-conditions spécifiques à la création d'un ordre de souscription / Rachat OPCVM :</w:t>
      </w:r>
    </w:p>
    <w:p w:rsidR="00E56AED" w:rsidP="002F5C7D" w:rsidRDefault="00E56AED" w14:paraId="12637E30" w14:textId="77777777">
      <w:pPr>
        <w:pStyle w:val="Paragraphedeliste1"/>
        <w:spacing w:before="240" w:after="240" w:line="100" w:lineRule="atLeast"/>
        <w:ind w:left="0" w:right="142"/>
        <w:jc w:val="both"/>
      </w:pPr>
    </w:p>
    <w:tbl>
      <w:tblPr>
        <w:tblW w:w="0" w:type="auto"/>
        <w:tblInd w:w="108" w:type="dxa"/>
        <w:tblLayout w:type="fixed"/>
        <w:tblLook w:val="0000" w:firstRow="0" w:lastRow="0" w:firstColumn="0" w:lastColumn="0" w:noHBand="0" w:noVBand="0"/>
      </w:tblPr>
      <w:tblGrid>
        <w:gridCol w:w="1204"/>
        <w:gridCol w:w="8024"/>
      </w:tblGrid>
      <w:tr w:rsidRPr="00237864" w:rsidR="00E56AED" w:rsidTr="00CC6AC5" w14:paraId="73DF3871" w14:textId="77777777">
        <w:trPr>
          <w:tblHeader/>
        </w:trPr>
        <w:tc>
          <w:tcPr>
            <w:tcW w:w="1204"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0DECADC4" w14:textId="77777777">
            <w:pPr>
              <w:jc w:val="both"/>
              <w:rPr>
                <w:b/>
              </w:rPr>
            </w:pPr>
            <w:r w:rsidRPr="00237864">
              <w:rPr>
                <w:b/>
              </w:rPr>
              <w:t>Réf.</w:t>
            </w:r>
          </w:p>
        </w:tc>
        <w:tc>
          <w:tcPr>
            <w:tcW w:w="8024"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4BD2DFC4" w14:textId="77777777">
            <w:pPr>
              <w:jc w:val="both"/>
              <w:rPr>
                <w:b/>
              </w:rPr>
            </w:pPr>
            <w:r w:rsidRPr="00237864">
              <w:rPr>
                <w:b/>
              </w:rPr>
              <w:t>Description</w:t>
            </w:r>
          </w:p>
        </w:tc>
      </w:tr>
      <w:tr w:rsidRPr="00237864" w:rsidR="00E56AED" w:rsidTr="00CC6AC5" w14:paraId="6339B5D2" w14:textId="77777777">
        <w:tc>
          <w:tcPr>
            <w:tcW w:w="1204"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558549E0" w14:textId="77777777">
            <w:pPr>
              <w:jc w:val="both"/>
            </w:pPr>
            <w:r w:rsidRPr="00237864">
              <w:t>POS-083-1</w:t>
            </w:r>
          </w:p>
        </w:tc>
        <w:tc>
          <w:tcPr>
            <w:tcW w:w="8024" w:type="dxa"/>
            <w:tcBorders>
              <w:top w:val="single" w:color="000000" w:sz="4" w:space="0"/>
              <w:left w:val="single" w:color="000000" w:sz="4" w:space="0"/>
              <w:bottom w:val="single" w:color="000000" w:sz="4" w:space="0"/>
              <w:right w:val="single" w:color="000000" w:sz="4" w:space="0"/>
            </w:tcBorders>
            <w:shd w:val="clear" w:color="auto" w:fill="FFFFFF"/>
          </w:tcPr>
          <w:p w:rsidR="00E56AED" w:rsidP="00C97AB5" w:rsidRDefault="00E56AED" w14:paraId="756FF5E8" w14:textId="77777777">
            <w:pPr>
              <w:pStyle w:val="Normal1"/>
              <w:jc w:val="both"/>
              <w:rPr>
                <w:rFonts w:ascii="Calibri" w:hAnsi="Calibri"/>
                <w:i w:val="0"/>
                <w:lang w:val="fr-FR"/>
              </w:rPr>
            </w:pPr>
            <w:r>
              <w:rPr>
                <w:rFonts w:ascii="Calibri" w:hAnsi="Calibri"/>
                <w:i w:val="0"/>
                <w:lang w:val="fr-FR"/>
              </w:rPr>
              <w:t xml:space="preserve">Voir les règles de gestion d'un ordre </w:t>
            </w:r>
            <w:r w:rsidR="00C97AB5">
              <w:rPr>
                <w:rFonts w:ascii="Calibri" w:hAnsi="Calibri"/>
                <w:i w:val="0"/>
                <w:lang w:val="fr-FR"/>
              </w:rPr>
              <w:t>de souscription / rachat OPCVM pour le marché local ci bas</w:t>
            </w:r>
          </w:p>
        </w:tc>
      </w:tr>
    </w:tbl>
    <w:p w:rsidR="00E56AED" w:rsidP="002F5C7D" w:rsidRDefault="00E56AED" w14:paraId="380132E6" w14:textId="77777777">
      <w:pPr>
        <w:spacing w:before="240" w:after="240" w:line="100" w:lineRule="atLeast"/>
        <w:ind w:right="142"/>
        <w:jc w:val="both"/>
      </w:pPr>
    </w:p>
    <w:p w:rsidR="00E56AED" w:rsidP="003D34DB" w:rsidRDefault="00E56AED" w14:paraId="210A73D4" w14:textId="77777777">
      <w:pPr>
        <w:pStyle w:val="Style3"/>
        <w:numPr>
          <w:ilvl w:val="2"/>
          <w:numId w:val="3"/>
        </w:numPr>
        <w:spacing w:before="240" w:line="100" w:lineRule="atLeast"/>
        <w:jc w:val="both"/>
      </w:pPr>
      <w:bookmarkStart w:name="_Toc409973669" w:id="203"/>
      <w:r>
        <w:t>Diagramme d’activité</w:t>
      </w:r>
      <w:bookmarkEnd w:id="203"/>
    </w:p>
    <w:p w:rsidR="00E56AED" w:rsidP="003D34DB" w:rsidRDefault="00E56AED" w14:paraId="290A506D" w14:textId="77777777">
      <w:pPr>
        <w:numPr>
          <w:ilvl w:val="0"/>
          <w:numId w:val="32"/>
        </w:numPr>
        <w:suppressAutoHyphens/>
        <w:spacing w:before="240" w:line="100" w:lineRule="atLeast"/>
        <w:jc w:val="both"/>
      </w:pPr>
      <w:r>
        <w:t>L'interaction entre le système et l'utilisateur va se présenté comme suite :</w:t>
      </w:r>
    </w:p>
    <w:p w:rsidR="00E56AED" w:rsidP="002F5C7D" w:rsidRDefault="00E56AED" w14:paraId="0BBC3939" w14:textId="77777777">
      <w:pPr>
        <w:spacing w:before="240" w:line="100" w:lineRule="atLeast"/>
        <w:jc w:val="both"/>
      </w:pPr>
    </w:p>
    <w:tbl>
      <w:tblPr>
        <w:tblW w:w="0" w:type="auto"/>
        <w:tblLayout w:type="fixed"/>
        <w:tblLook w:val="0000" w:firstRow="0" w:lastRow="0" w:firstColumn="0" w:lastColumn="0" w:noHBand="0" w:noVBand="0"/>
      </w:tblPr>
      <w:tblGrid>
        <w:gridCol w:w="4340"/>
        <w:gridCol w:w="4911"/>
      </w:tblGrid>
      <w:tr w:rsidRPr="00237864" w:rsidR="00E56AED" w:rsidTr="00CC6AC5" w14:paraId="19FBF7F6" w14:textId="77777777">
        <w:trPr>
          <w:tblHeader/>
        </w:trPr>
        <w:tc>
          <w:tcPr>
            <w:tcW w:w="4340"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4EEBE818" w14:textId="77777777">
            <w:pPr>
              <w:jc w:val="both"/>
              <w:rPr>
                <w:b/>
              </w:rPr>
            </w:pPr>
            <w:r w:rsidRPr="00237864">
              <w:rPr>
                <w:b/>
              </w:rPr>
              <w:t>L’utilisateur</w:t>
            </w:r>
          </w:p>
        </w:tc>
        <w:tc>
          <w:tcPr>
            <w:tcW w:w="4911"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4B33B6E3" w14:textId="77777777">
            <w:pPr>
              <w:jc w:val="both"/>
              <w:rPr>
                <w:b/>
              </w:rPr>
            </w:pPr>
            <w:r w:rsidRPr="00237864">
              <w:rPr>
                <w:b/>
              </w:rPr>
              <w:t>MegaTrade</w:t>
            </w:r>
          </w:p>
        </w:tc>
      </w:tr>
      <w:tr w:rsidRPr="00237864" w:rsidR="00E56AED" w:rsidTr="00CC6AC5" w14:paraId="1235ED71" w14:textId="77777777">
        <w:tc>
          <w:tcPr>
            <w:tcW w:w="4340"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72645582" w14:textId="77777777">
            <w:pPr>
              <w:jc w:val="both"/>
            </w:pPr>
            <w:r w:rsidRPr="00237864">
              <w:t>Consultation du champ aide à la saisie pour guider l'utilisateur lors de la création de l'ordre</w:t>
            </w:r>
          </w:p>
        </w:tc>
        <w:tc>
          <w:tcPr>
            <w:tcW w:w="4911" w:type="dxa"/>
            <w:tcBorders>
              <w:top w:val="single" w:color="000000" w:sz="4" w:space="0"/>
              <w:left w:val="single" w:color="000000" w:sz="4" w:space="0"/>
              <w:bottom w:val="single" w:color="000000" w:sz="4" w:space="0"/>
              <w:right w:val="single" w:color="000000" w:sz="4" w:space="0"/>
            </w:tcBorders>
            <w:shd w:val="clear" w:color="auto" w:fill="FFFFFF"/>
          </w:tcPr>
          <w:p w:rsidRPr="00C53A52" w:rsidR="00E56AED" w:rsidP="002F5C7D" w:rsidRDefault="00E56AED" w14:paraId="0E313E76" w14:textId="77777777">
            <w:pPr>
              <w:pStyle w:val="Normal1"/>
              <w:jc w:val="both"/>
              <w:rPr>
                <w:sz w:val="22"/>
                <w:szCs w:val="22"/>
              </w:rPr>
            </w:pPr>
          </w:p>
        </w:tc>
      </w:tr>
      <w:tr w:rsidRPr="00237864" w:rsidR="00E56AED" w:rsidTr="00CC6AC5" w14:paraId="2F395366" w14:textId="77777777">
        <w:tc>
          <w:tcPr>
            <w:tcW w:w="4340"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39E2C0D9" w14:textId="77777777">
            <w:pPr>
              <w:jc w:val="both"/>
            </w:pPr>
            <w:r w:rsidRPr="00237864">
              <w:t>Identification du compte espèce ou le compte titre du client</w:t>
            </w:r>
          </w:p>
        </w:tc>
        <w:tc>
          <w:tcPr>
            <w:tcW w:w="4911" w:type="dxa"/>
            <w:tcBorders>
              <w:top w:val="single" w:color="000000" w:sz="4" w:space="0"/>
              <w:left w:val="single" w:color="000000" w:sz="4" w:space="0"/>
              <w:bottom w:val="single" w:color="000000" w:sz="4" w:space="0"/>
              <w:right w:val="single" w:color="000000" w:sz="4" w:space="0"/>
            </w:tcBorders>
            <w:shd w:val="clear" w:color="auto" w:fill="FFFFFF"/>
          </w:tcPr>
          <w:p w:rsidRPr="00C53A52" w:rsidR="00E56AED" w:rsidP="002F5C7D" w:rsidRDefault="00E56AED" w14:paraId="4B0D1288" w14:textId="77777777">
            <w:pPr>
              <w:pStyle w:val="Normal1"/>
              <w:jc w:val="both"/>
              <w:rPr>
                <w:rFonts w:ascii="Calibri" w:hAnsi="Calibri"/>
                <w:i w:val="0"/>
                <w:sz w:val="22"/>
                <w:szCs w:val="22"/>
                <w:lang w:val="fr-FR"/>
              </w:rPr>
            </w:pPr>
            <w:r w:rsidRPr="00C53A52">
              <w:rPr>
                <w:rFonts w:ascii="Calibri" w:hAnsi="Calibri"/>
                <w:i w:val="0"/>
                <w:sz w:val="22"/>
                <w:szCs w:val="22"/>
                <w:lang w:val="fr-FR"/>
              </w:rPr>
              <w:t>Selon les données insérées, le système va générer ou le compte espèce ou le compte titre du client et :</w:t>
            </w:r>
          </w:p>
          <w:p w:rsidRPr="00C53A52" w:rsidR="00E56AED" w:rsidP="003D34DB" w:rsidRDefault="00E56AED" w14:paraId="4F8CD31B" w14:textId="77777777">
            <w:pPr>
              <w:pStyle w:val="Normal1"/>
              <w:numPr>
                <w:ilvl w:val="0"/>
                <w:numId w:val="21"/>
              </w:numPr>
              <w:suppressAutoHyphens/>
              <w:spacing w:line="100" w:lineRule="atLeast"/>
              <w:jc w:val="both"/>
              <w:rPr>
                <w:rFonts w:ascii="Calibri" w:hAnsi="Calibri"/>
                <w:i w:val="0"/>
                <w:sz w:val="22"/>
                <w:szCs w:val="22"/>
                <w:lang w:val="fr-FR"/>
              </w:rPr>
            </w:pPr>
            <w:r w:rsidRPr="00C53A52">
              <w:rPr>
                <w:rFonts w:ascii="Calibri" w:hAnsi="Calibri"/>
                <w:i w:val="0"/>
                <w:sz w:val="22"/>
                <w:szCs w:val="22"/>
                <w:lang w:val="fr-FR"/>
              </w:rPr>
              <w:t>La description du compte titre</w:t>
            </w:r>
          </w:p>
          <w:p w:rsidRPr="00C53A52" w:rsidR="00E56AED" w:rsidP="003D34DB" w:rsidRDefault="00E56AED" w14:paraId="688B9BA2" w14:textId="77777777">
            <w:pPr>
              <w:pStyle w:val="Normal1"/>
              <w:numPr>
                <w:ilvl w:val="0"/>
                <w:numId w:val="21"/>
              </w:numPr>
              <w:suppressAutoHyphens/>
              <w:spacing w:line="100" w:lineRule="atLeast"/>
              <w:jc w:val="both"/>
              <w:rPr>
                <w:rFonts w:ascii="Calibri" w:hAnsi="Calibri"/>
                <w:i w:val="0"/>
                <w:sz w:val="22"/>
                <w:szCs w:val="22"/>
                <w:lang w:val="fr-FR"/>
              </w:rPr>
            </w:pPr>
            <w:r w:rsidRPr="00C53A52">
              <w:rPr>
                <w:rFonts w:ascii="Calibri" w:hAnsi="Calibri"/>
                <w:i w:val="0"/>
                <w:sz w:val="22"/>
                <w:szCs w:val="22"/>
                <w:lang w:val="fr-FR"/>
              </w:rPr>
              <w:t>la description di compte espèce</w:t>
            </w:r>
          </w:p>
          <w:p w:rsidRPr="00C53A52" w:rsidR="00E56AED" w:rsidP="003D34DB" w:rsidRDefault="00E56AED" w14:paraId="4EDE741C" w14:textId="77777777">
            <w:pPr>
              <w:pStyle w:val="Normal1"/>
              <w:numPr>
                <w:ilvl w:val="0"/>
                <w:numId w:val="21"/>
              </w:numPr>
              <w:suppressAutoHyphens/>
              <w:spacing w:line="100" w:lineRule="atLeast"/>
              <w:jc w:val="both"/>
              <w:rPr>
                <w:rFonts w:ascii="Calibri" w:hAnsi="Calibri"/>
                <w:i w:val="0"/>
                <w:sz w:val="22"/>
                <w:szCs w:val="22"/>
                <w:lang w:val="fr-FR"/>
              </w:rPr>
            </w:pPr>
            <w:r w:rsidRPr="00C53A52">
              <w:rPr>
                <w:rFonts w:ascii="Calibri" w:hAnsi="Calibri"/>
                <w:i w:val="0"/>
                <w:sz w:val="22"/>
                <w:szCs w:val="22"/>
                <w:lang w:val="fr-FR"/>
              </w:rPr>
              <w:t>le type d'identité du client</w:t>
            </w:r>
          </w:p>
          <w:p w:rsidRPr="00C53A52" w:rsidR="00E56AED" w:rsidP="003D34DB" w:rsidRDefault="00E56AED" w14:paraId="47194358" w14:textId="77777777">
            <w:pPr>
              <w:pStyle w:val="Normal1"/>
              <w:numPr>
                <w:ilvl w:val="0"/>
                <w:numId w:val="21"/>
              </w:numPr>
              <w:suppressAutoHyphens/>
              <w:spacing w:line="100" w:lineRule="atLeast"/>
              <w:jc w:val="both"/>
              <w:rPr>
                <w:rFonts w:ascii="Calibri" w:hAnsi="Calibri"/>
                <w:i w:val="0"/>
                <w:sz w:val="22"/>
                <w:szCs w:val="22"/>
                <w:lang w:val="fr-FR"/>
              </w:rPr>
            </w:pPr>
            <w:r w:rsidRPr="00C53A52">
              <w:rPr>
                <w:rFonts w:ascii="Calibri" w:hAnsi="Calibri"/>
                <w:i w:val="0"/>
                <w:sz w:val="22"/>
                <w:szCs w:val="22"/>
                <w:lang w:val="fr-FR"/>
              </w:rPr>
              <w:t>le numéro d'identité du client</w:t>
            </w:r>
          </w:p>
        </w:tc>
      </w:tr>
      <w:tr w:rsidRPr="00237864" w:rsidR="00E56AED" w:rsidTr="00CC6AC5" w14:paraId="462EC359" w14:textId="77777777">
        <w:tc>
          <w:tcPr>
            <w:tcW w:w="4340"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45412E05" w14:textId="77777777">
            <w:pPr>
              <w:jc w:val="both"/>
            </w:pPr>
            <w:r w:rsidRPr="00237864">
              <w:t xml:space="preserve">Sélection du type d'ordre </w:t>
            </w:r>
          </w:p>
        </w:tc>
        <w:tc>
          <w:tcPr>
            <w:tcW w:w="4911" w:type="dxa"/>
            <w:tcBorders>
              <w:top w:val="single" w:color="000000" w:sz="4" w:space="0"/>
              <w:left w:val="single" w:color="000000" w:sz="4" w:space="0"/>
              <w:bottom w:val="single" w:color="000000" w:sz="4" w:space="0"/>
              <w:right w:val="single" w:color="000000" w:sz="4" w:space="0"/>
            </w:tcBorders>
            <w:shd w:val="clear" w:color="auto" w:fill="FFFFFF"/>
          </w:tcPr>
          <w:p w:rsidRPr="00C53A52" w:rsidR="00E56AED" w:rsidP="002F5C7D" w:rsidRDefault="00E56AED" w14:paraId="708F57F8" w14:textId="77777777">
            <w:pPr>
              <w:pStyle w:val="Normal1"/>
              <w:jc w:val="both"/>
              <w:rPr>
                <w:rFonts w:ascii="Calibri" w:hAnsi="Calibri"/>
                <w:i w:val="0"/>
                <w:sz w:val="22"/>
                <w:szCs w:val="22"/>
                <w:lang w:val="fr-FR"/>
              </w:rPr>
            </w:pPr>
            <w:r w:rsidRPr="00C53A52">
              <w:rPr>
                <w:rFonts w:ascii="Calibri" w:hAnsi="Calibri"/>
                <w:i w:val="0"/>
                <w:sz w:val="22"/>
                <w:szCs w:val="22"/>
                <w:lang w:val="fr-FR"/>
              </w:rPr>
              <w:t>S'il s'agit d'une opération de souscription le système fera apparaître le champ montant de réservation espèce.</w:t>
            </w:r>
          </w:p>
        </w:tc>
      </w:tr>
      <w:tr w:rsidRPr="00237864" w:rsidR="00E56AED" w:rsidTr="00CC6AC5" w14:paraId="2B9A26C5" w14:textId="77777777">
        <w:tc>
          <w:tcPr>
            <w:tcW w:w="4340"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0B0909B9" w14:textId="77777777">
            <w:pPr>
              <w:jc w:val="both"/>
            </w:pPr>
            <w:r w:rsidRPr="00237864">
              <w:t>Identification du fond par son code ISIN,  sa description ou une fraction de la description en la saisissant entre %% puis pousser le bouton F2</w:t>
            </w:r>
          </w:p>
        </w:tc>
        <w:tc>
          <w:tcPr>
            <w:tcW w:w="4911" w:type="dxa"/>
            <w:tcBorders>
              <w:top w:val="single" w:color="000000" w:sz="4" w:space="0"/>
              <w:left w:val="single" w:color="000000" w:sz="4" w:space="0"/>
              <w:bottom w:val="single" w:color="000000" w:sz="4" w:space="0"/>
              <w:right w:val="single" w:color="000000" w:sz="4" w:space="0"/>
            </w:tcBorders>
            <w:shd w:val="clear" w:color="auto" w:fill="FFFFFF"/>
          </w:tcPr>
          <w:p w:rsidRPr="00C53A52" w:rsidR="00E56AED" w:rsidP="002F5C7D" w:rsidRDefault="00E56AED" w14:paraId="74C6B042" w14:textId="77777777">
            <w:pPr>
              <w:pStyle w:val="Normal1"/>
              <w:jc w:val="both"/>
              <w:rPr>
                <w:rFonts w:ascii="Calibri" w:hAnsi="Calibri"/>
                <w:i w:val="0"/>
                <w:sz w:val="22"/>
                <w:szCs w:val="22"/>
                <w:lang w:val="fr-FR"/>
              </w:rPr>
            </w:pPr>
            <w:r w:rsidRPr="00C53A52">
              <w:rPr>
                <w:rFonts w:ascii="Calibri" w:hAnsi="Calibri"/>
                <w:i w:val="0"/>
                <w:sz w:val="22"/>
                <w:szCs w:val="22"/>
                <w:lang w:val="fr-FR"/>
              </w:rPr>
              <w:t>Ci joint toutes les informations qui seront calculées automatiquement au niveau du système :</w:t>
            </w:r>
          </w:p>
          <w:p w:rsidRPr="00C53A52" w:rsidR="00E56AED" w:rsidP="003D34DB" w:rsidRDefault="00E56AED" w14:paraId="0564BAB5" w14:textId="77777777">
            <w:pPr>
              <w:pStyle w:val="Normal1"/>
              <w:numPr>
                <w:ilvl w:val="0"/>
                <w:numId w:val="33"/>
              </w:numPr>
              <w:suppressAutoHyphens/>
              <w:spacing w:line="100" w:lineRule="atLeast"/>
              <w:jc w:val="both"/>
              <w:rPr>
                <w:rFonts w:ascii="Calibri" w:hAnsi="Calibri"/>
                <w:i w:val="0"/>
                <w:sz w:val="22"/>
                <w:szCs w:val="22"/>
                <w:lang w:val="fr-FR"/>
              </w:rPr>
            </w:pPr>
            <w:r w:rsidRPr="00C53A52">
              <w:rPr>
                <w:rFonts w:ascii="Calibri" w:hAnsi="Calibri"/>
                <w:i w:val="0"/>
                <w:sz w:val="22"/>
                <w:szCs w:val="22"/>
                <w:lang w:val="fr-FR"/>
              </w:rPr>
              <w:t>Description du fond</w:t>
            </w:r>
          </w:p>
          <w:p w:rsidRPr="00C53A52" w:rsidR="00E56AED" w:rsidP="003D34DB" w:rsidRDefault="00E56AED" w14:paraId="045B666F" w14:textId="77777777">
            <w:pPr>
              <w:pStyle w:val="Normal1"/>
              <w:numPr>
                <w:ilvl w:val="0"/>
                <w:numId w:val="33"/>
              </w:numPr>
              <w:suppressAutoHyphens/>
              <w:spacing w:line="100" w:lineRule="atLeast"/>
              <w:jc w:val="both"/>
              <w:rPr>
                <w:rFonts w:ascii="Calibri" w:hAnsi="Calibri"/>
                <w:i w:val="0"/>
                <w:sz w:val="22"/>
                <w:szCs w:val="22"/>
                <w:lang w:val="fr-FR"/>
              </w:rPr>
            </w:pPr>
            <w:r w:rsidRPr="00C53A52">
              <w:rPr>
                <w:rFonts w:ascii="Calibri" w:hAnsi="Calibri"/>
                <w:i w:val="0"/>
                <w:sz w:val="22"/>
                <w:szCs w:val="22"/>
                <w:lang w:val="fr-FR"/>
              </w:rPr>
              <w:t>Le type du fond : FCP ou OPCVM</w:t>
            </w:r>
          </w:p>
          <w:p w:rsidRPr="00C53A52" w:rsidR="00E56AED" w:rsidP="003D34DB" w:rsidRDefault="00E56AED" w14:paraId="41755809" w14:textId="77777777">
            <w:pPr>
              <w:pStyle w:val="Normal1"/>
              <w:numPr>
                <w:ilvl w:val="0"/>
                <w:numId w:val="33"/>
              </w:numPr>
              <w:suppressAutoHyphens/>
              <w:spacing w:line="100" w:lineRule="atLeast"/>
              <w:jc w:val="both"/>
              <w:rPr>
                <w:rFonts w:ascii="Calibri" w:hAnsi="Calibri"/>
                <w:i w:val="0"/>
                <w:sz w:val="22"/>
                <w:szCs w:val="22"/>
                <w:lang w:val="fr-FR"/>
              </w:rPr>
            </w:pPr>
            <w:r w:rsidRPr="00C53A52">
              <w:rPr>
                <w:rFonts w:ascii="Calibri" w:hAnsi="Calibri"/>
                <w:i w:val="0"/>
                <w:sz w:val="22"/>
                <w:szCs w:val="22"/>
                <w:lang w:val="fr-FR"/>
              </w:rPr>
              <w:t>La valeur Liquidative du fond</w:t>
            </w:r>
          </w:p>
          <w:p w:rsidRPr="00C53A52" w:rsidR="00E56AED" w:rsidP="003D34DB" w:rsidRDefault="00E56AED" w14:paraId="4DBF3573" w14:textId="77777777">
            <w:pPr>
              <w:pStyle w:val="Normal1"/>
              <w:numPr>
                <w:ilvl w:val="0"/>
                <w:numId w:val="33"/>
              </w:numPr>
              <w:suppressAutoHyphens/>
              <w:spacing w:line="100" w:lineRule="atLeast"/>
              <w:jc w:val="both"/>
              <w:rPr>
                <w:rFonts w:ascii="Calibri" w:hAnsi="Calibri"/>
                <w:i w:val="0"/>
                <w:sz w:val="22"/>
                <w:szCs w:val="22"/>
                <w:lang w:val="fr-FR"/>
              </w:rPr>
            </w:pPr>
            <w:r w:rsidRPr="00C53A52">
              <w:rPr>
                <w:rFonts w:ascii="Calibri" w:hAnsi="Calibri"/>
                <w:i w:val="0"/>
                <w:sz w:val="22"/>
                <w:szCs w:val="22"/>
                <w:lang w:val="fr-FR"/>
              </w:rPr>
              <w:t>La date de la VL</w:t>
            </w:r>
          </w:p>
          <w:p w:rsidRPr="00C53A52" w:rsidR="00E56AED" w:rsidP="003D34DB" w:rsidRDefault="00E56AED" w14:paraId="3B7250FF" w14:textId="77777777">
            <w:pPr>
              <w:pStyle w:val="Normal1"/>
              <w:numPr>
                <w:ilvl w:val="0"/>
                <w:numId w:val="33"/>
              </w:numPr>
              <w:suppressAutoHyphens/>
              <w:spacing w:line="100" w:lineRule="atLeast"/>
              <w:jc w:val="both"/>
              <w:rPr>
                <w:rFonts w:ascii="Calibri" w:hAnsi="Calibri"/>
                <w:i w:val="0"/>
                <w:sz w:val="22"/>
                <w:szCs w:val="22"/>
                <w:lang w:val="fr-FR"/>
              </w:rPr>
            </w:pPr>
            <w:r w:rsidRPr="00C53A52">
              <w:rPr>
                <w:rFonts w:ascii="Calibri" w:hAnsi="Calibri"/>
                <w:i w:val="0"/>
                <w:sz w:val="22"/>
                <w:szCs w:val="22"/>
                <w:lang w:val="fr-FR"/>
              </w:rPr>
              <w:t>La périodicité du fond</w:t>
            </w:r>
          </w:p>
        </w:tc>
      </w:tr>
      <w:tr w:rsidRPr="00237864" w:rsidR="00E56AED" w:rsidTr="00CC6AC5" w14:paraId="2B277F04" w14:textId="77777777">
        <w:tc>
          <w:tcPr>
            <w:tcW w:w="434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3CE2F21" w14:textId="77777777">
            <w:pPr>
              <w:jc w:val="both"/>
            </w:pPr>
            <w:r w:rsidRPr="00237864">
              <w:t xml:space="preserve">Choix de souscription par quantité ou par montant via le bouton par montant </w:t>
            </w:r>
          </w:p>
        </w:tc>
        <w:tc>
          <w:tcPr>
            <w:tcW w:w="4911" w:type="dxa"/>
            <w:tcBorders>
              <w:left w:val="single" w:color="000000" w:sz="4" w:space="0"/>
              <w:bottom w:val="single" w:color="000000" w:sz="4" w:space="0"/>
              <w:right w:val="single" w:color="000000" w:sz="4" w:space="0"/>
            </w:tcBorders>
            <w:shd w:val="clear" w:color="auto" w:fill="FFFFFF"/>
          </w:tcPr>
          <w:p w:rsidRPr="00C53A52" w:rsidR="00E56AED" w:rsidP="002F5C7D" w:rsidRDefault="00E56AED" w14:paraId="27F2DD7B" w14:textId="77777777">
            <w:pPr>
              <w:pStyle w:val="Normal1"/>
              <w:jc w:val="both"/>
              <w:rPr>
                <w:rFonts w:ascii="Calibri" w:hAnsi="Calibri"/>
                <w:i w:val="0"/>
                <w:sz w:val="22"/>
                <w:szCs w:val="22"/>
                <w:lang w:val="fr-FR"/>
              </w:rPr>
            </w:pPr>
            <w:r w:rsidRPr="00C53A52">
              <w:rPr>
                <w:rFonts w:ascii="Calibri" w:hAnsi="Calibri"/>
                <w:i w:val="0"/>
                <w:sz w:val="22"/>
                <w:szCs w:val="22"/>
                <w:lang w:val="fr-FR"/>
              </w:rPr>
              <w:t>Si le bouton par montant est faux, il n'est possible que de saisir un ordre souscription rachat que par quantité sinon le champ quantité sera grisé et la saisie se fera dans le champ montant.</w:t>
            </w:r>
          </w:p>
        </w:tc>
      </w:tr>
      <w:tr w:rsidRPr="00237864" w:rsidR="00E56AED" w:rsidTr="00CC6AC5" w14:paraId="22746123" w14:textId="77777777">
        <w:tc>
          <w:tcPr>
            <w:tcW w:w="434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540934C" w14:textId="77777777">
            <w:pPr>
              <w:jc w:val="both"/>
            </w:pPr>
            <w:r w:rsidRPr="00237864">
              <w:t>Date de réception</w:t>
            </w:r>
          </w:p>
        </w:tc>
        <w:tc>
          <w:tcPr>
            <w:tcW w:w="4911" w:type="dxa"/>
            <w:tcBorders>
              <w:left w:val="single" w:color="000000" w:sz="4" w:space="0"/>
              <w:bottom w:val="single" w:color="000000" w:sz="4" w:space="0"/>
              <w:right w:val="single" w:color="000000" w:sz="4" w:space="0"/>
            </w:tcBorders>
            <w:shd w:val="clear" w:color="auto" w:fill="FFFFFF"/>
          </w:tcPr>
          <w:p w:rsidRPr="00C53A52" w:rsidR="00E56AED" w:rsidP="002F5C7D" w:rsidRDefault="00E56AED" w14:paraId="395F9217" w14:textId="77777777">
            <w:pPr>
              <w:pStyle w:val="Normal1"/>
              <w:jc w:val="both"/>
              <w:rPr>
                <w:rFonts w:ascii="Calibri" w:hAnsi="Calibri"/>
                <w:i w:val="0"/>
                <w:sz w:val="22"/>
                <w:szCs w:val="22"/>
                <w:lang w:val="fr-FR"/>
              </w:rPr>
            </w:pPr>
            <w:r w:rsidRPr="00C53A52">
              <w:rPr>
                <w:rFonts w:ascii="Calibri" w:hAnsi="Calibri"/>
                <w:i w:val="0"/>
                <w:sz w:val="22"/>
                <w:szCs w:val="22"/>
                <w:lang w:val="fr-FR"/>
              </w:rPr>
              <w:t>La date de réception sera à défaut la date du jour.</w:t>
            </w:r>
          </w:p>
        </w:tc>
      </w:tr>
      <w:tr w:rsidRPr="00237864" w:rsidR="00E56AED" w:rsidTr="00CC6AC5" w14:paraId="66F79F8A" w14:textId="77777777">
        <w:tc>
          <w:tcPr>
            <w:tcW w:w="434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5BF3AF4" w14:textId="77777777">
            <w:pPr>
              <w:jc w:val="both"/>
            </w:pPr>
            <w:r w:rsidRPr="00237864">
              <w:t>Montant de réservation espèce</w:t>
            </w:r>
          </w:p>
        </w:tc>
        <w:tc>
          <w:tcPr>
            <w:tcW w:w="4911" w:type="dxa"/>
            <w:tcBorders>
              <w:left w:val="single" w:color="000000" w:sz="4" w:space="0"/>
              <w:bottom w:val="single" w:color="000000" w:sz="4" w:space="0"/>
              <w:right w:val="single" w:color="000000" w:sz="4" w:space="0"/>
            </w:tcBorders>
            <w:shd w:val="clear" w:color="auto" w:fill="FFFFFF"/>
          </w:tcPr>
          <w:p w:rsidRPr="00C53A52" w:rsidR="00E56AED" w:rsidP="002F5C7D" w:rsidRDefault="00E56AED" w14:paraId="7445882A" w14:textId="77777777">
            <w:pPr>
              <w:pStyle w:val="Normal1"/>
              <w:jc w:val="both"/>
              <w:rPr>
                <w:rFonts w:ascii="Calibri" w:hAnsi="Calibri"/>
                <w:i w:val="0"/>
                <w:sz w:val="22"/>
                <w:szCs w:val="22"/>
                <w:lang w:val="fr-FR"/>
              </w:rPr>
            </w:pPr>
            <w:r w:rsidRPr="00C53A52">
              <w:rPr>
                <w:rFonts w:ascii="Calibri" w:hAnsi="Calibri"/>
                <w:i w:val="0"/>
                <w:sz w:val="22"/>
                <w:szCs w:val="22"/>
                <w:lang w:val="fr-FR"/>
              </w:rPr>
              <w:t>Ce montant sera calculé automatiquement sur la base de quantité * VL si la souscription est par quantité, sinon sur la base du montant saisie s'il s'agit d'une souscription par montant</w:t>
            </w:r>
          </w:p>
          <w:p w:rsidRPr="00C53A52" w:rsidR="00E56AED" w:rsidP="002F5C7D" w:rsidRDefault="00E56AED" w14:paraId="2A85B82F" w14:textId="77777777">
            <w:pPr>
              <w:pStyle w:val="Normal1"/>
              <w:jc w:val="both"/>
              <w:rPr>
                <w:rFonts w:ascii="Calibri" w:hAnsi="Calibri"/>
                <w:i w:val="0"/>
                <w:sz w:val="22"/>
                <w:szCs w:val="22"/>
                <w:lang w:val="fr-FR"/>
              </w:rPr>
            </w:pPr>
            <w:r w:rsidRPr="00C53A52">
              <w:rPr>
                <w:rFonts w:ascii="Calibri" w:hAnsi="Calibri"/>
                <w:i w:val="0"/>
                <w:sz w:val="22"/>
                <w:szCs w:val="22"/>
                <w:lang w:val="fr-FR"/>
              </w:rPr>
              <w:t>La réservation est majoré par un taux de couverture à configuré en amont.</w:t>
            </w:r>
          </w:p>
        </w:tc>
      </w:tr>
    </w:tbl>
    <w:p w:rsidR="00E56AED" w:rsidP="003D34DB" w:rsidRDefault="00E56AED" w14:paraId="44B06160" w14:textId="77777777">
      <w:pPr>
        <w:pStyle w:val="Style3"/>
        <w:numPr>
          <w:ilvl w:val="2"/>
          <w:numId w:val="3"/>
        </w:numPr>
        <w:spacing w:before="240" w:line="100" w:lineRule="atLeast"/>
        <w:jc w:val="both"/>
      </w:pPr>
      <w:bookmarkStart w:name="_Toc409973670" w:id="204"/>
      <w:r>
        <w:t>Règles de gestion</w:t>
      </w:r>
      <w:bookmarkEnd w:id="204"/>
    </w:p>
    <w:p w:rsidR="00E56AED" w:rsidP="002F5C7D" w:rsidRDefault="00E56AED" w14:paraId="3D947D76" w14:textId="77777777">
      <w:pPr>
        <w:jc w:val="both"/>
      </w:pPr>
    </w:p>
    <w:p w:rsidR="00E56AED" w:rsidP="003D34DB" w:rsidRDefault="00E56AED" w14:paraId="049DECB1" w14:textId="77777777">
      <w:pPr>
        <w:numPr>
          <w:ilvl w:val="0"/>
          <w:numId w:val="22"/>
        </w:numPr>
        <w:suppressAutoHyphens/>
        <w:jc w:val="both"/>
      </w:pPr>
      <w:r>
        <w:t>Cette partie identifie toutes les règles de gestion relative à un ordre de souscription rachat OPCVM pour le marché local</w:t>
      </w:r>
    </w:p>
    <w:p w:rsidR="00E56AED" w:rsidP="002F5C7D" w:rsidRDefault="00E56AED" w14:paraId="398DE717" w14:textId="77777777">
      <w:pPr>
        <w:jc w:val="both"/>
      </w:pPr>
    </w:p>
    <w:tbl>
      <w:tblPr>
        <w:tblW w:w="0" w:type="auto"/>
        <w:tblLayout w:type="fixed"/>
        <w:tblLook w:val="0000" w:firstRow="0" w:lastRow="0" w:firstColumn="0" w:lastColumn="0" w:noHBand="0" w:noVBand="0"/>
      </w:tblPr>
      <w:tblGrid>
        <w:gridCol w:w="1501"/>
        <w:gridCol w:w="7719"/>
      </w:tblGrid>
      <w:tr w:rsidRPr="00237864" w:rsidR="00E56AED" w:rsidTr="00CC6AC5" w14:paraId="3E8E18BF" w14:textId="77777777">
        <w:trPr>
          <w:tblHeader/>
        </w:trPr>
        <w:tc>
          <w:tcPr>
            <w:tcW w:w="1501"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13E73E51" w14:textId="77777777">
            <w:pPr>
              <w:jc w:val="both"/>
              <w:rPr>
                <w:b/>
              </w:rPr>
            </w:pPr>
            <w:r w:rsidRPr="00237864">
              <w:rPr>
                <w:b/>
              </w:rPr>
              <w:t>Réf.</w:t>
            </w:r>
          </w:p>
        </w:tc>
        <w:tc>
          <w:tcPr>
            <w:tcW w:w="7719"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294E5E8D" w14:textId="77777777">
            <w:pPr>
              <w:jc w:val="both"/>
              <w:rPr>
                <w:b/>
              </w:rPr>
            </w:pPr>
            <w:r w:rsidRPr="00237864">
              <w:rPr>
                <w:b/>
              </w:rPr>
              <w:t>Description</w:t>
            </w:r>
          </w:p>
        </w:tc>
      </w:tr>
      <w:tr w:rsidRPr="00237864" w:rsidR="00E56AED" w:rsidTr="00CC6AC5" w14:paraId="2AE19A8F" w14:textId="77777777">
        <w:tc>
          <w:tcPr>
            <w:tcW w:w="150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6C5822D6" w14:textId="77777777">
            <w:pPr>
              <w:jc w:val="both"/>
            </w:pPr>
            <w:r w:rsidRPr="00237864">
              <w:t>RG-083-1</w:t>
            </w:r>
          </w:p>
        </w:tc>
        <w:tc>
          <w:tcPr>
            <w:tcW w:w="7719" w:type="dxa"/>
            <w:tcBorders>
              <w:top w:val="single" w:color="000000" w:sz="4" w:space="0"/>
              <w:left w:val="single" w:color="000000" w:sz="4" w:space="0"/>
              <w:bottom w:val="single" w:color="000000" w:sz="4" w:space="0"/>
              <w:right w:val="single" w:color="000000" w:sz="4" w:space="0"/>
            </w:tcBorders>
            <w:shd w:val="clear" w:color="auto" w:fill="FFFFFF"/>
          </w:tcPr>
          <w:p w:rsidRPr="00C53A52" w:rsidR="00E56AED" w:rsidP="002F5C7D" w:rsidRDefault="00E56AED" w14:paraId="0C3D6894" w14:textId="77777777">
            <w:pPr>
              <w:pStyle w:val="Normal1"/>
              <w:jc w:val="both"/>
              <w:rPr>
                <w:rFonts w:ascii="Calibri" w:hAnsi="Calibri"/>
                <w:i w:val="0"/>
                <w:sz w:val="22"/>
                <w:szCs w:val="22"/>
                <w:lang w:val="fr-FR"/>
              </w:rPr>
            </w:pPr>
            <w:r w:rsidRPr="00C53A52">
              <w:rPr>
                <w:rFonts w:ascii="Calibri" w:hAnsi="Calibri"/>
                <w:i w:val="0"/>
                <w:sz w:val="22"/>
                <w:szCs w:val="22"/>
                <w:lang w:val="fr-FR"/>
              </w:rPr>
              <w:t>Le compte titre est calculé automatiquement depuis le compte espèce</w:t>
            </w:r>
          </w:p>
        </w:tc>
      </w:tr>
      <w:tr w:rsidRPr="00237864" w:rsidR="00E56AED" w:rsidTr="00CC6AC5" w14:paraId="587A9211"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BF31A8B" w14:textId="77777777">
            <w:pPr>
              <w:jc w:val="both"/>
            </w:pPr>
            <w:r w:rsidRPr="00237864">
              <w:t>RG-083-2</w:t>
            </w:r>
          </w:p>
        </w:tc>
        <w:tc>
          <w:tcPr>
            <w:tcW w:w="7719" w:type="dxa"/>
            <w:tcBorders>
              <w:left w:val="single" w:color="000000" w:sz="4" w:space="0"/>
              <w:bottom w:val="single" w:color="000000" w:sz="4" w:space="0"/>
              <w:right w:val="single" w:color="000000" w:sz="4" w:space="0"/>
            </w:tcBorders>
            <w:shd w:val="clear" w:color="auto" w:fill="FFFFFF"/>
          </w:tcPr>
          <w:p w:rsidRPr="00C53A52" w:rsidR="00E56AED" w:rsidP="002F5C7D" w:rsidRDefault="00E56AED" w14:paraId="284E21FC" w14:textId="77777777">
            <w:pPr>
              <w:pStyle w:val="Normal1"/>
              <w:jc w:val="both"/>
              <w:rPr>
                <w:rFonts w:ascii="Calibri" w:hAnsi="Calibri"/>
                <w:i w:val="0"/>
                <w:sz w:val="22"/>
                <w:szCs w:val="22"/>
                <w:lang w:val="fr-FR"/>
              </w:rPr>
            </w:pPr>
            <w:r w:rsidRPr="00C53A52">
              <w:rPr>
                <w:rFonts w:ascii="Calibri" w:hAnsi="Calibri"/>
                <w:i w:val="0"/>
                <w:sz w:val="22"/>
                <w:szCs w:val="22"/>
                <w:lang w:val="fr-FR"/>
              </w:rPr>
              <w:t>Le compte espèce est calculé automatiquement depuis le compte titre</w:t>
            </w:r>
          </w:p>
        </w:tc>
      </w:tr>
      <w:tr w:rsidRPr="00237864" w:rsidR="00E56AED" w:rsidTr="00CC6AC5" w14:paraId="4EB1D12D"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14287FD" w14:textId="77777777">
            <w:pPr>
              <w:jc w:val="both"/>
            </w:pPr>
            <w:r w:rsidRPr="00237864">
              <w:t>RG-083-3</w:t>
            </w:r>
          </w:p>
        </w:tc>
        <w:tc>
          <w:tcPr>
            <w:tcW w:w="7719" w:type="dxa"/>
            <w:tcBorders>
              <w:left w:val="single" w:color="000000" w:sz="4" w:space="0"/>
              <w:bottom w:val="single" w:color="000000" w:sz="4" w:space="0"/>
              <w:right w:val="single" w:color="000000" w:sz="4" w:space="0"/>
            </w:tcBorders>
            <w:shd w:val="clear" w:color="auto" w:fill="FFFFFF"/>
          </w:tcPr>
          <w:p w:rsidRPr="00C53A52" w:rsidR="00E56AED" w:rsidP="002F5C7D" w:rsidRDefault="00E56AED" w14:paraId="2067F1BE" w14:textId="77777777">
            <w:pPr>
              <w:pStyle w:val="Normal1"/>
              <w:jc w:val="both"/>
              <w:rPr>
                <w:rFonts w:ascii="Calibri" w:hAnsi="Calibri"/>
                <w:i w:val="0"/>
                <w:sz w:val="22"/>
                <w:szCs w:val="22"/>
                <w:lang w:val="fr-FR"/>
              </w:rPr>
            </w:pPr>
            <w:r w:rsidRPr="00C53A52">
              <w:rPr>
                <w:rFonts w:ascii="Calibri" w:hAnsi="Calibri"/>
                <w:i w:val="0"/>
                <w:sz w:val="22"/>
                <w:szCs w:val="22"/>
                <w:lang w:val="fr-FR"/>
              </w:rPr>
              <w:t>Les descriptions des comptes titres et espèces sont générées en automatique</w:t>
            </w:r>
          </w:p>
        </w:tc>
      </w:tr>
      <w:tr w:rsidRPr="00237864" w:rsidR="00E56AED" w:rsidTr="00CC6AC5" w14:paraId="2F44DB2D"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6B28C4F" w14:textId="77777777">
            <w:pPr>
              <w:jc w:val="both"/>
            </w:pPr>
            <w:r w:rsidRPr="00237864">
              <w:t>RG-083-4</w:t>
            </w:r>
          </w:p>
        </w:tc>
        <w:tc>
          <w:tcPr>
            <w:tcW w:w="7719" w:type="dxa"/>
            <w:tcBorders>
              <w:left w:val="single" w:color="000000" w:sz="4" w:space="0"/>
              <w:bottom w:val="single" w:color="000000" w:sz="4" w:space="0"/>
              <w:right w:val="single" w:color="000000" w:sz="4" w:space="0"/>
            </w:tcBorders>
            <w:shd w:val="clear" w:color="auto" w:fill="FFFFFF"/>
          </w:tcPr>
          <w:p w:rsidRPr="00C53A52" w:rsidR="00E56AED" w:rsidP="002F5C7D" w:rsidRDefault="00E56AED" w14:paraId="5ABD67D2" w14:textId="77777777">
            <w:pPr>
              <w:pStyle w:val="Normal1"/>
              <w:jc w:val="both"/>
              <w:rPr>
                <w:rFonts w:ascii="Calibri" w:hAnsi="Calibri"/>
                <w:i w:val="0"/>
                <w:sz w:val="22"/>
                <w:szCs w:val="22"/>
                <w:lang w:val="fr-FR"/>
              </w:rPr>
            </w:pPr>
            <w:r w:rsidRPr="00C53A52">
              <w:rPr>
                <w:rFonts w:ascii="Calibri" w:hAnsi="Calibri"/>
                <w:i w:val="0"/>
                <w:sz w:val="22"/>
                <w:szCs w:val="22"/>
                <w:lang w:val="fr-FR"/>
              </w:rPr>
              <w:t>Type d'identité principale calculé automatiquement depuis compte titre ou espèce du client.</w:t>
            </w:r>
          </w:p>
        </w:tc>
      </w:tr>
      <w:tr w:rsidRPr="00237864" w:rsidR="00E56AED" w:rsidTr="00CC6AC5" w14:paraId="0F0356B5"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F9918CC" w14:textId="77777777">
            <w:pPr>
              <w:jc w:val="both"/>
            </w:pPr>
            <w:r w:rsidRPr="00237864">
              <w:t>RG-083-5</w:t>
            </w:r>
          </w:p>
        </w:tc>
        <w:tc>
          <w:tcPr>
            <w:tcW w:w="7719" w:type="dxa"/>
            <w:tcBorders>
              <w:left w:val="single" w:color="000000" w:sz="4" w:space="0"/>
              <w:bottom w:val="single" w:color="000000" w:sz="4" w:space="0"/>
              <w:right w:val="single" w:color="000000" w:sz="4" w:space="0"/>
            </w:tcBorders>
            <w:shd w:val="clear" w:color="auto" w:fill="FFFFFF"/>
          </w:tcPr>
          <w:p w:rsidRPr="00C53A52" w:rsidR="00E56AED" w:rsidP="002F5C7D" w:rsidRDefault="00E56AED" w14:paraId="2F5946F1" w14:textId="77777777">
            <w:pPr>
              <w:pStyle w:val="Normal1"/>
              <w:jc w:val="both"/>
              <w:rPr>
                <w:rFonts w:ascii="Calibri" w:hAnsi="Calibri"/>
                <w:i w:val="0"/>
                <w:sz w:val="22"/>
                <w:szCs w:val="22"/>
                <w:lang w:val="fr-FR"/>
              </w:rPr>
            </w:pPr>
            <w:r w:rsidRPr="00C53A52">
              <w:rPr>
                <w:rFonts w:ascii="Calibri" w:hAnsi="Calibri"/>
                <w:i w:val="0"/>
                <w:sz w:val="22"/>
                <w:szCs w:val="22"/>
                <w:lang w:val="fr-FR"/>
              </w:rPr>
              <w:t>Numéro d'identité est calculé automatiquement</w:t>
            </w:r>
          </w:p>
        </w:tc>
      </w:tr>
      <w:tr w:rsidRPr="00237864" w:rsidR="00E56AED" w:rsidTr="00CC6AC5" w14:paraId="0372EED1"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E22185A" w14:textId="77777777">
            <w:pPr>
              <w:jc w:val="both"/>
            </w:pPr>
            <w:r w:rsidRPr="00237864">
              <w:t>RG-083-6</w:t>
            </w:r>
          </w:p>
        </w:tc>
        <w:tc>
          <w:tcPr>
            <w:tcW w:w="7719" w:type="dxa"/>
            <w:tcBorders>
              <w:left w:val="single" w:color="000000" w:sz="4" w:space="0"/>
              <w:bottom w:val="single" w:color="000000" w:sz="4" w:space="0"/>
              <w:right w:val="single" w:color="000000" w:sz="4" w:space="0"/>
            </w:tcBorders>
            <w:shd w:val="clear" w:color="auto" w:fill="FFFFFF"/>
          </w:tcPr>
          <w:p w:rsidRPr="00C53A52" w:rsidR="00E56AED" w:rsidP="002F5C7D" w:rsidRDefault="00E56AED" w14:paraId="4D0CE9D2" w14:textId="77777777">
            <w:pPr>
              <w:pStyle w:val="Normal1"/>
              <w:jc w:val="both"/>
              <w:rPr>
                <w:rFonts w:ascii="Calibri" w:hAnsi="Calibri"/>
                <w:i w:val="0"/>
                <w:sz w:val="22"/>
                <w:szCs w:val="22"/>
                <w:lang w:val="fr-FR"/>
              </w:rPr>
            </w:pPr>
            <w:r w:rsidRPr="00C53A52">
              <w:rPr>
                <w:rFonts w:ascii="Calibri" w:hAnsi="Calibri"/>
                <w:i w:val="0"/>
                <w:sz w:val="22"/>
                <w:szCs w:val="22"/>
                <w:lang w:val="fr-FR"/>
              </w:rPr>
              <w:t>Il est possible de rechercher l'ISIN du fond par son code, sa description ou une partie de sa description en saisissant dans le champ : %Fond% puis F2</w:t>
            </w:r>
          </w:p>
        </w:tc>
      </w:tr>
      <w:tr w:rsidRPr="00237864" w:rsidR="00E56AED" w:rsidTr="00CC6AC5" w14:paraId="069A10E4"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B406D03" w14:textId="77777777">
            <w:pPr>
              <w:jc w:val="both"/>
            </w:pPr>
            <w:r w:rsidRPr="00237864">
              <w:t>RG-083-7</w:t>
            </w:r>
          </w:p>
        </w:tc>
        <w:tc>
          <w:tcPr>
            <w:tcW w:w="7719" w:type="dxa"/>
            <w:tcBorders>
              <w:left w:val="single" w:color="000000" w:sz="4" w:space="0"/>
              <w:bottom w:val="single" w:color="000000" w:sz="4" w:space="0"/>
              <w:right w:val="single" w:color="000000" w:sz="4" w:space="0"/>
            </w:tcBorders>
            <w:shd w:val="clear" w:color="auto" w:fill="FFFFFF"/>
          </w:tcPr>
          <w:p w:rsidRPr="00C53A52" w:rsidR="00E56AED" w:rsidP="002F5C7D" w:rsidRDefault="00E56AED" w14:paraId="21A308EC" w14:textId="77777777">
            <w:pPr>
              <w:pStyle w:val="Normal1"/>
              <w:jc w:val="both"/>
              <w:rPr>
                <w:rFonts w:ascii="Calibri" w:hAnsi="Calibri"/>
                <w:i w:val="0"/>
                <w:sz w:val="22"/>
                <w:szCs w:val="22"/>
                <w:lang w:val="fr-FR"/>
              </w:rPr>
            </w:pPr>
            <w:r w:rsidRPr="00C53A52">
              <w:rPr>
                <w:rFonts w:ascii="Calibri" w:hAnsi="Calibri"/>
                <w:i w:val="0"/>
                <w:sz w:val="22"/>
                <w:szCs w:val="22"/>
                <w:lang w:val="fr-FR"/>
              </w:rPr>
              <w:t>Description du fond calculé en automatique</w:t>
            </w:r>
          </w:p>
        </w:tc>
      </w:tr>
      <w:tr w:rsidRPr="00237864" w:rsidR="00E56AED" w:rsidTr="00CC6AC5" w14:paraId="439649BB"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F86B56C" w14:textId="77777777">
            <w:pPr>
              <w:jc w:val="both"/>
            </w:pPr>
            <w:r w:rsidRPr="00237864">
              <w:t>RG-083-8</w:t>
            </w:r>
          </w:p>
        </w:tc>
        <w:tc>
          <w:tcPr>
            <w:tcW w:w="7719" w:type="dxa"/>
            <w:tcBorders>
              <w:left w:val="single" w:color="000000" w:sz="4" w:space="0"/>
              <w:bottom w:val="single" w:color="000000" w:sz="4" w:space="0"/>
              <w:right w:val="single" w:color="000000" w:sz="4" w:space="0"/>
            </w:tcBorders>
            <w:shd w:val="clear" w:color="auto" w:fill="FFFFFF"/>
          </w:tcPr>
          <w:p w:rsidRPr="00C53A52" w:rsidR="00E56AED" w:rsidP="002F5C7D" w:rsidRDefault="00E56AED" w14:paraId="4DEACBB9" w14:textId="77777777">
            <w:pPr>
              <w:pStyle w:val="Normal1"/>
              <w:jc w:val="both"/>
              <w:rPr>
                <w:rFonts w:ascii="Calibri" w:hAnsi="Calibri"/>
                <w:i w:val="0"/>
                <w:sz w:val="22"/>
                <w:szCs w:val="22"/>
                <w:lang w:val="fr-FR"/>
              </w:rPr>
            </w:pPr>
            <w:r w:rsidRPr="00C53A52">
              <w:rPr>
                <w:rFonts w:ascii="Calibri" w:hAnsi="Calibri"/>
                <w:i w:val="0"/>
                <w:sz w:val="22"/>
                <w:szCs w:val="22"/>
                <w:lang w:val="fr-FR"/>
              </w:rPr>
              <w:t>La sélection du type d'opération « Souscription » fera apparaître le champ  montant de réservation espèce en bas de l'écran</w:t>
            </w:r>
          </w:p>
        </w:tc>
      </w:tr>
      <w:tr w:rsidRPr="00237864" w:rsidR="00E56AED" w:rsidTr="00CC6AC5" w14:paraId="3F7F603A"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7975662" w14:textId="77777777">
            <w:pPr>
              <w:jc w:val="both"/>
            </w:pPr>
            <w:r w:rsidRPr="00237864">
              <w:t>RG-083-9</w:t>
            </w:r>
          </w:p>
        </w:tc>
        <w:tc>
          <w:tcPr>
            <w:tcW w:w="7719" w:type="dxa"/>
            <w:tcBorders>
              <w:left w:val="single" w:color="000000" w:sz="4" w:space="0"/>
              <w:bottom w:val="single" w:color="000000" w:sz="4" w:space="0"/>
              <w:right w:val="single" w:color="000000" w:sz="4" w:space="0"/>
            </w:tcBorders>
            <w:shd w:val="clear" w:color="auto" w:fill="FFFFFF"/>
          </w:tcPr>
          <w:p w:rsidRPr="00C53A52" w:rsidR="00E56AED" w:rsidP="002F5C7D" w:rsidRDefault="00E56AED" w14:paraId="03D9EA70" w14:textId="77777777">
            <w:pPr>
              <w:pStyle w:val="Normal1"/>
              <w:jc w:val="both"/>
              <w:rPr>
                <w:rFonts w:ascii="Calibri" w:hAnsi="Calibri"/>
                <w:i w:val="0"/>
                <w:sz w:val="22"/>
                <w:szCs w:val="22"/>
                <w:lang w:val="fr-FR"/>
              </w:rPr>
            </w:pPr>
            <w:r w:rsidRPr="00C53A52">
              <w:rPr>
                <w:rFonts w:ascii="Calibri" w:hAnsi="Calibri"/>
                <w:i w:val="0"/>
                <w:sz w:val="22"/>
                <w:szCs w:val="22"/>
                <w:lang w:val="fr-FR"/>
              </w:rPr>
              <w:t>Les champs suivants seront déduits dès l'identification du code de la valeur :</w:t>
            </w:r>
          </w:p>
          <w:p w:rsidRPr="00C53A52" w:rsidR="00E56AED" w:rsidP="003D34DB" w:rsidRDefault="00E56AED" w14:paraId="5A036F7A" w14:textId="77777777">
            <w:pPr>
              <w:pStyle w:val="Normal1"/>
              <w:numPr>
                <w:ilvl w:val="0"/>
                <w:numId w:val="34"/>
              </w:numPr>
              <w:suppressAutoHyphens/>
              <w:spacing w:line="100" w:lineRule="atLeast"/>
              <w:jc w:val="both"/>
              <w:rPr>
                <w:rFonts w:ascii="Calibri" w:hAnsi="Calibri"/>
                <w:i w:val="0"/>
                <w:sz w:val="22"/>
                <w:szCs w:val="22"/>
                <w:lang w:val="fr-FR"/>
              </w:rPr>
            </w:pPr>
            <w:r w:rsidRPr="00C53A52">
              <w:rPr>
                <w:rFonts w:ascii="Calibri" w:hAnsi="Calibri"/>
                <w:i w:val="0"/>
                <w:sz w:val="22"/>
                <w:szCs w:val="22"/>
                <w:lang w:val="fr-FR"/>
              </w:rPr>
              <w:t>Description du fond</w:t>
            </w:r>
          </w:p>
          <w:p w:rsidRPr="00C53A52" w:rsidR="00E56AED" w:rsidP="003D34DB" w:rsidRDefault="00E56AED" w14:paraId="50D87C47" w14:textId="77777777">
            <w:pPr>
              <w:pStyle w:val="Normal1"/>
              <w:numPr>
                <w:ilvl w:val="0"/>
                <w:numId w:val="34"/>
              </w:numPr>
              <w:suppressAutoHyphens/>
              <w:spacing w:line="100" w:lineRule="atLeast"/>
              <w:jc w:val="both"/>
              <w:rPr>
                <w:rFonts w:ascii="Calibri" w:hAnsi="Calibri"/>
                <w:i w:val="0"/>
                <w:sz w:val="22"/>
                <w:szCs w:val="22"/>
                <w:lang w:val="fr-FR"/>
              </w:rPr>
            </w:pPr>
            <w:r w:rsidRPr="00C53A52">
              <w:rPr>
                <w:rFonts w:ascii="Calibri" w:hAnsi="Calibri"/>
                <w:i w:val="0"/>
                <w:sz w:val="22"/>
                <w:szCs w:val="22"/>
                <w:lang w:val="fr-FR"/>
              </w:rPr>
              <w:t>Type du fond</w:t>
            </w:r>
          </w:p>
          <w:p w:rsidRPr="00C53A52" w:rsidR="00E56AED" w:rsidP="003D34DB" w:rsidRDefault="00E56AED" w14:paraId="1C248B48" w14:textId="77777777">
            <w:pPr>
              <w:pStyle w:val="Normal1"/>
              <w:numPr>
                <w:ilvl w:val="0"/>
                <w:numId w:val="34"/>
              </w:numPr>
              <w:suppressAutoHyphens/>
              <w:spacing w:line="100" w:lineRule="atLeast"/>
              <w:jc w:val="both"/>
              <w:rPr>
                <w:rFonts w:ascii="Calibri" w:hAnsi="Calibri"/>
                <w:i w:val="0"/>
                <w:sz w:val="22"/>
                <w:szCs w:val="22"/>
                <w:lang w:val="fr-FR"/>
              </w:rPr>
            </w:pPr>
            <w:r w:rsidRPr="00C53A52">
              <w:rPr>
                <w:rFonts w:ascii="Calibri" w:hAnsi="Calibri"/>
                <w:i w:val="0"/>
                <w:sz w:val="22"/>
                <w:szCs w:val="22"/>
                <w:lang w:val="fr-FR"/>
              </w:rPr>
              <w:t>La valeur liquidative</w:t>
            </w:r>
          </w:p>
          <w:p w:rsidRPr="00C53A52" w:rsidR="00E56AED" w:rsidP="003D34DB" w:rsidRDefault="00E56AED" w14:paraId="41001AAE" w14:textId="77777777">
            <w:pPr>
              <w:pStyle w:val="Normal1"/>
              <w:numPr>
                <w:ilvl w:val="0"/>
                <w:numId w:val="34"/>
              </w:numPr>
              <w:suppressAutoHyphens/>
              <w:spacing w:line="100" w:lineRule="atLeast"/>
              <w:jc w:val="both"/>
              <w:rPr>
                <w:rFonts w:ascii="Calibri" w:hAnsi="Calibri"/>
                <w:i w:val="0"/>
                <w:sz w:val="22"/>
                <w:szCs w:val="22"/>
                <w:lang w:val="fr-FR"/>
              </w:rPr>
            </w:pPr>
            <w:r w:rsidRPr="00C53A52">
              <w:rPr>
                <w:rFonts w:ascii="Calibri" w:hAnsi="Calibri"/>
                <w:i w:val="0"/>
                <w:sz w:val="22"/>
                <w:szCs w:val="22"/>
                <w:lang w:val="fr-FR"/>
              </w:rPr>
              <w:t>La date de VL</w:t>
            </w:r>
            <w:r w:rsidR="00657B32">
              <w:rPr>
                <w:rFonts w:ascii="Calibri" w:hAnsi="Calibri"/>
                <w:i w:val="0"/>
                <w:sz w:val="22"/>
                <w:szCs w:val="22"/>
                <w:lang w:val="fr-FR"/>
              </w:rPr>
              <w:t xml:space="preserve"> (C’est la date de la VL et la date à laquelle l’ordre est transmis à la SDG, cette date peut être modifiée par le BOT)</w:t>
            </w:r>
          </w:p>
          <w:p w:rsidRPr="00C53A52" w:rsidR="00E56AED" w:rsidP="003D34DB" w:rsidRDefault="00E56AED" w14:paraId="3C0C50AA" w14:textId="77777777">
            <w:pPr>
              <w:pStyle w:val="Normal1"/>
              <w:numPr>
                <w:ilvl w:val="0"/>
                <w:numId w:val="34"/>
              </w:numPr>
              <w:suppressAutoHyphens/>
              <w:spacing w:line="100" w:lineRule="atLeast"/>
              <w:jc w:val="both"/>
              <w:rPr>
                <w:rFonts w:ascii="Calibri" w:hAnsi="Calibri"/>
                <w:i w:val="0"/>
                <w:sz w:val="22"/>
                <w:szCs w:val="22"/>
                <w:lang w:val="fr-FR"/>
              </w:rPr>
            </w:pPr>
            <w:r w:rsidRPr="00C53A52">
              <w:rPr>
                <w:rFonts w:ascii="Calibri" w:hAnsi="Calibri"/>
                <w:i w:val="0"/>
                <w:sz w:val="22"/>
                <w:szCs w:val="22"/>
                <w:lang w:val="fr-FR"/>
              </w:rPr>
              <w:t>La périodicité de calcul de la VL</w:t>
            </w:r>
          </w:p>
        </w:tc>
      </w:tr>
      <w:tr w:rsidRPr="00237864" w:rsidR="00E56AED" w:rsidTr="00CC6AC5" w14:paraId="71447A0D"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49B5C14" w14:textId="77777777">
            <w:pPr>
              <w:jc w:val="both"/>
            </w:pPr>
            <w:r w:rsidRPr="00237864">
              <w:t>RG-083-10</w:t>
            </w:r>
          </w:p>
        </w:tc>
        <w:tc>
          <w:tcPr>
            <w:tcW w:w="7719" w:type="dxa"/>
            <w:tcBorders>
              <w:left w:val="single" w:color="000000" w:sz="4" w:space="0"/>
              <w:bottom w:val="single" w:color="000000" w:sz="4" w:space="0"/>
              <w:right w:val="single" w:color="000000" w:sz="4" w:space="0"/>
            </w:tcBorders>
            <w:shd w:val="clear" w:color="auto" w:fill="FFFFFF"/>
          </w:tcPr>
          <w:p w:rsidRPr="00E776AC" w:rsidR="00E56AED" w:rsidP="002F5C7D" w:rsidRDefault="00E56AED" w14:paraId="272817ED" w14:textId="77777777">
            <w:pPr>
              <w:pStyle w:val="Normal1"/>
              <w:jc w:val="both"/>
              <w:rPr>
                <w:rFonts w:ascii="Calibri" w:hAnsi="Calibri"/>
                <w:i w:val="0"/>
                <w:sz w:val="22"/>
                <w:szCs w:val="22"/>
              </w:rPr>
            </w:pPr>
            <w:r w:rsidRPr="00E776AC">
              <w:rPr>
                <w:rFonts w:ascii="Calibri" w:hAnsi="Calibri"/>
                <w:i w:val="0"/>
                <w:sz w:val="22"/>
                <w:szCs w:val="22"/>
              </w:rPr>
              <w:t>« Par Montant » : Quantité ou Montant de l’ordre à saisir comme suit :</w:t>
            </w:r>
          </w:p>
          <w:p w:rsidRPr="00E776AC" w:rsidR="00E56AED" w:rsidP="002F5C7D" w:rsidRDefault="00E56AED" w14:paraId="482A9C77" w14:textId="77777777">
            <w:pPr>
              <w:pStyle w:val="Normal1"/>
              <w:jc w:val="both"/>
              <w:rPr>
                <w:rFonts w:ascii="Calibri" w:hAnsi="Calibri"/>
                <w:i w:val="0"/>
                <w:sz w:val="22"/>
                <w:szCs w:val="22"/>
              </w:rPr>
            </w:pPr>
            <w:r w:rsidRPr="00E776AC">
              <w:rPr>
                <w:rFonts w:ascii="Calibri" w:hAnsi="Calibri"/>
                <w:i w:val="0"/>
                <w:sz w:val="22"/>
                <w:szCs w:val="22"/>
              </w:rPr>
              <w:t>OPCVM à VL inconnu :</w:t>
            </w:r>
          </w:p>
          <w:p w:rsidRPr="00E776AC" w:rsidR="00E56AED" w:rsidP="002F5C7D" w:rsidRDefault="00E56AED" w14:paraId="25C15201" w14:textId="77777777">
            <w:pPr>
              <w:pStyle w:val="Normal1"/>
              <w:jc w:val="both"/>
              <w:rPr>
                <w:rFonts w:ascii="Calibri" w:hAnsi="Calibri"/>
                <w:i w:val="0"/>
                <w:sz w:val="22"/>
                <w:szCs w:val="22"/>
              </w:rPr>
            </w:pPr>
            <w:r w:rsidRPr="00E776AC">
              <w:rPr>
                <w:rFonts w:ascii="Calibri" w:hAnsi="Calibri"/>
                <w:i w:val="0"/>
                <w:sz w:val="22"/>
                <w:szCs w:val="22"/>
              </w:rPr>
              <w:t>Deux cas sont possibles :</w:t>
            </w:r>
          </w:p>
          <w:p w:rsidRPr="00E776AC" w:rsidR="00E56AED" w:rsidP="0091661A" w:rsidRDefault="00E56AED" w14:paraId="0473C2DD" w14:textId="77777777">
            <w:pPr>
              <w:pStyle w:val="Normal1"/>
              <w:numPr>
                <w:ilvl w:val="0"/>
                <w:numId w:val="35"/>
              </w:numPr>
              <w:tabs>
                <w:tab w:val="left" w:pos="708"/>
              </w:tabs>
              <w:suppressAutoHyphens/>
              <w:spacing w:line="100" w:lineRule="atLeast"/>
              <w:jc w:val="both"/>
              <w:rPr>
                <w:rFonts w:ascii="Calibri" w:hAnsi="Calibri"/>
                <w:i w:val="0"/>
                <w:sz w:val="22"/>
                <w:szCs w:val="22"/>
              </w:rPr>
            </w:pPr>
            <w:r w:rsidRPr="00E776AC">
              <w:rPr>
                <w:rFonts w:ascii="Calibri" w:hAnsi="Calibri"/>
                <w:i w:val="0"/>
                <w:sz w:val="22"/>
                <w:szCs w:val="22"/>
              </w:rPr>
              <w:t>Par Montant = Non; le champ quantité est à saisir et le champ montant est calculé sur la base de la dernière VL disponible titre indicatif.</w:t>
            </w:r>
          </w:p>
          <w:p w:rsidRPr="00E776AC" w:rsidR="00E56AED" w:rsidP="0091661A" w:rsidRDefault="00E56AED" w14:paraId="68074B3C" w14:textId="77777777">
            <w:pPr>
              <w:pStyle w:val="Normal1"/>
              <w:numPr>
                <w:ilvl w:val="0"/>
                <w:numId w:val="35"/>
              </w:numPr>
              <w:tabs>
                <w:tab w:val="left" w:pos="708"/>
              </w:tabs>
              <w:suppressAutoHyphens/>
              <w:spacing w:line="100" w:lineRule="atLeast"/>
              <w:jc w:val="both"/>
              <w:rPr>
                <w:rFonts w:ascii="Calibri" w:hAnsi="Calibri"/>
                <w:i w:val="0"/>
                <w:sz w:val="22"/>
                <w:szCs w:val="22"/>
              </w:rPr>
            </w:pPr>
            <w:r w:rsidRPr="00E776AC">
              <w:rPr>
                <w:rFonts w:ascii="Calibri" w:hAnsi="Calibri"/>
                <w:i w:val="0"/>
                <w:sz w:val="22"/>
                <w:szCs w:val="22"/>
              </w:rPr>
              <w:t>Par Montant = Oui; le champ montant est à saisir et le champ quantité est calculé sur la base de la dernière VL disponible, un arrondissement doit être opéré selon le type de l’ordre :</w:t>
            </w:r>
          </w:p>
          <w:p w:rsidRPr="00E776AC" w:rsidR="00E56AED" w:rsidP="002F5C7D" w:rsidRDefault="00E56AED" w14:paraId="7ADE2A6A" w14:textId="77777777">
            <w:pPr>
              <w:pStyle w:val="Normal1"/>
              <w:ind w:left="720"/>
              <w:jc w:val="both"/>
              <w:rPr>
                <w:rFonts w:ascii="Calibri" w:hAnsi="Calibri"/>
                <w:i w:val="0"/>
                <w:sz w:val="22"/>
                <w:szCs w:val="22"/>
              </w:rPr>
            </w:pPr>
            <w:r w:rsidRPr="00E776AC">
              <w:rPr>
                <w:rFonts w:ascii="Calibri" w:hAnsi="Calibri"/>
                <w:i w:val="0"/>
                <w:sz w:val="22"/>
                <w:szCs w:val="22"/>
              </w:rPr>
              <w:t>a. Souscription : la quantité doit être arrondie à l’entier inférieur.</w:t>
            </w:r>
          </w:p>
          <w:p w:rsidRPr="00E776AC" w:rsidR="00E56AED" w:rsidP="002F5C7D" w:rsidRDefault="00E56AED" w14:paraId="380E1ABF" w14:textId="77777777">
            <w:pPr>
              <w:pStyle w:val="Normal1"/>
              <w:ind w:left="720"/>
              <w:jc w:val="both"/>
              <w:rPr>
                <w:rFonts w:ascii="Calibri" w:hAnsi="Calibri"/>
                <w:i w:val="0"/>
                <w:sz w:val="22"/>
                <w:szCs w:val="22"/>
              </w:rPr>
            </w:pPr>
            <w:r w:rsidRPr="00E776AC">
              <w:rPr>
                <w:rFonts w:ascii="Calibri" w:hAnsi="Calibri"/>
                <w:i w:val="0"/>
                <w:sz w:val="22"/>
                <w:szCs w:val="22"/>
              </w:rPr>
              <w:t xml:space="preserve">b. Rachat : la quantité doit être arrondie à l’entier supérieur. </w:t>
            </w:r>
          </w:p>
          <w:p w:rsidRPr="00E776AC" w:rsidR="00E56AED" w:rsidP="002F5C7D" w:rsidRDefault="00E56AED" w14:paraId="1024DD24" w14:textId="77777777">
            <w:pPr>
              <w:pStyle w:val="Normal1"/>
              <w:ind w:left="720"/>
              <w:jc w:val="both"/>
              <w:rPr>
                <w:rFonts w:ascii="Calibri" w:hAnsi="Calibri"/>
                <w:i w:val="0"/>
                <w:sz w:val="22"/>
                <w:szCs w:val="22"/>
                <w:lang w:val="fr-FR"/>
              </w:rPr>
            </w:pPr>
            <w:r w:rsidRPr="00E776AC">
              <w:rPr>
                <w:rFonts w:ascii="Calibri" w:hAnsi="Calibri"/>
                <w:i w:val="0"/>
                <w:sz w:val="22"/>
                <w:szCs w:val="22"/>
                <w:lang w:val="fr-FR"/>
              </w:rPr>
              <w:t>La quantité est utilisé pour effectuer la réservation titre pour le cas de rachat.</w:t>
            </w:r>
          </w:p>
        </w:tc>
      </w:tr>
      <w:tr w:rsidRPr="00237864" w:rsidR="00E56AED" w:rsidTr="00CC6AC5" w14:paraId="3F4165A0"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B0B4BF7" w14:textId="77777777">
            <w:pPr>
              <w:jc w:val="both"/>
            </w:pPr>
            <w:r w:rsidRPr="00237864">
              <w:t>RG-083-11</w:t>
            </w:r>
          </w:p>
        </w:tc>
        <w:tc>
          <w:tcPr>
            <w:tcW w:w="7719" w:type="dxa"/>
            <w:tcBorders>
              <w:left w:val="single" w:color="000000" w:sz="4" w:space="0"/>
              <w:bottom w:val="single" w:color="000000" w:sz="4" w:space="0"/>
              <w:right w:val="single" w:color="000000" w:sz="4" w:space="0"/>
            </w:tcBorders>
            <w:shd w:val="clear" w:color="auto" w:fill="FFFFFF"/>
          </w:tcPr>
          <w:p w:rsidRPr="00E776AC" w:rsidR="00E56AED" w:rsidP="002F5C7D" w:rsidRDefault="00E56AED" w14:paraId="2B6E3DB0" w14:textId="77777777">
            <w:pPr>
              <w:pStyle w:val="Normal1"/>
              <w:jc w:val="both"/>
              <w:rPr>
                <w:rFonts w:ascii="Calibri" w:hAnsi="Calibri"/>
                <w:i w:val="0"/>
                <w:sz w:val="22"/>
                <w:szCs w:val="22"/>
                <w:lang w:val="fr-FR"/>
              </w:rPr>
            </w:pPr>
            <w:r w:rsidRPr="00E776AC">
              <w:rPr>
                <w:rFonts w:ascii="Calibri" w:hAnsi="Calibri"/>
                <w:i w:val="0"/>
                <w:sz w:val="22"/>
                <w:szCs w:val="22"/>
                <w:lang w:val="fr-FR"/>
              </w:rPr>
              <w:t>La date de réception sera la date du jour par défaut.</w:t>
            </w:r>
          </w:p>
        </w:tc>
      </w:tr>
      <w:tr w:rsidRPr="00237864" w:rsidR="00E56AED" w:rsidTr="00CC6AC5" w14:paraId="5ADE79AE"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B1447" w:rsidRDefault="00E56AED" w14:paraId="4AE4790D" w14:textId="77777777">
            <w:pPr>
              <w:jc w:val="both"/>
            </w:pPr>
            <w:r>
              <w:t>RG-083-12</w:t>
            </w:r>
          </w:p>
        </w:tc>
        <w:tc>
          <w:tcPr>
            <w:tcW w:w="7719" w:type="dxa"/>
            <w:tcBorders>
              <w:left w:val="single" w:color="000000" w:sz="4" w:space="0"/>
              <w:bottom w:val="single" w:color="000000" w:sz="4" w:space="0"/>
              <w:right w:val="single" w:color="000000" w:sz="4" w:space="0"/>
            </w:tcBorders>
            <w:shd w:val="clear" w:color="auto" w:fill="FFFFFF"/>
          </w:tcPr>
          <w:p w:rsidRPr="00E776AC" w:rsidR="00E56AED" w:rsidP="002B1447" w:rsidRDefault="00E56AED" w14:paraId="3A04BDF7" w14:textId="77777777">
            <w:pPr>
              <w:pStyle w:val="Normal1"/>
              <w:jc w:val="both"/>
              <w:rPr>
                <w:rFonts w:ascii="Calibri" w:hAnsi="Calibri"/>
                <w:i w:val="0"/>
                <w:sz w:val="22"/>
                <w:szCs w:val="22"/>
                <w:lang w:val="fr-FR"/>
              </w:rPr>
            </w:pPr>
            <w:r w:rsidRPr="00E776AC">
              <w:rPr>
                <w:rFonts w:ascii="Calibri" w:hAnsi="Calibri"/>
                <w:i w:val="0"/>
                <w:sz w:val="22"/>
                <w:szCs w:val="22"/>
                <w:lang w:val="fr-FR"/>
              </w:rPr>
              <w:t>Montant de réservation espèce :</w:t>
            </w:r>
          </w:p>
          <w:p w:rsidRPr="00E776AC" w:rsidR="00E56AED" w:rsidP="003D34DB" w:rsidRDefault="00E56AED" w14:paraId="62F88931" w14:textId="77777777">
            <w:pPr>
              <w:pStyle w:val="Normal1"/>
              <w:numPr>
                <w:ilvl w:val="0"/>
                <w:numId w:val="36"/>
              </w:numPr>
              <w:suppressAutoHyphens/>
              <w:spacing w:line="100" w:lineRule="atLeast"/>
              <w:jc w:val="both"/>
              <w:rPr>
                <w:rFonts w:ascii="Calibri" w:hAnsi="Calibri"/>
                <w:i w:val="0"/>
                <w:sz w:val="22"/>
                <w:szCs w:val="22"/>
                <w:lang w:val="fr-FR"/>
              </w:rPr>
            </w:pPr>
            <w:r w:rsidRPr="00E776AC">
              <w:rPr>
                <w:rFonts w:ascii="Calibri" w:hAnsi="Calibri"/>
                <w:i w:val="0"/>
                <w:sz w:val="22"/>
                <w:szCs w:val="22"/>
                <w:lang w:val="fr-FR"/>
              </w:rPr>
              <w:t>Q*</w:t>
            </w:r>
            <w:r w:rsidRPr="005A5146" w:rsidR="00284D03">
              <w:rPr>
                <w:rFonts w:ascii="Calibri" w:hAnsi="Calibri"/>
                <w:bCs/>
                <w:i w:val="0"/>
                <w:sz w:val="22"/>
                <w:szCs w:val="22"/>
                <w:lang w:val="fr-FR"/>
              </w:rPr>
              <w:t>VL</w:t>
            </w:r>
            <w:r w:rsidR="00284D03">
              <w:rPr>
                <w:rFonts w:ascii="Calibri" w:hAnsi="Calibri"/>
                <w:i w:val="0"/>
                <w:sz w:val="22"/>
                <w:szCs w:val="22"/>
                <w:lang w:val="fr-FR"/>
              </w:rPr>
              <w:t>*</w:t>
            </w:r>
            <w:r w:rsidRPr="00E776AC">
              <w:rPr>
                <w:rFonts w:ascii="Calibri" w:hAnsi="Calibri"/>
                <w:i w:val="0"/>
                <w:sz w:val="22"/>
                <w:szCs w:val="22"/>
                <w:lang w:val="fr-FR"/>
              </w:rPr>
              <w:t xml:space="preserve"> (1+Taux de majoration) si l’opération est en quantité</w:t>
            </w:r>
          </w:p>
          <w:p w:rsidRPr="00E776AC" w:rsidR="00E56AED" w:rsidP="003D34DB" w:rsidRDefault="00E56AED" w14:paraId="73B3FC2F" w14:textId="77777777">
            <w:pPr>
              <w:pStyle w:val="Normal1"/>
              <w:numPr>
                <w:ilvl w:val="0"/>
                <w:numId w:val="36"/>
              </w:numPr>
              <w:suppressAutoHyphens/>
              <w:spacing w:line="100" w:lineRule="atLeast"/>
              <w:jc w:val="both"/>
              <w:rPr>
                <w:rFonts w:ascii="Calibri" w:hAnsi="Calibri"/>
                <w:i w:val="0"/>
                <w:sz w:val="22"/>
                <w:szCs w:val="22"/>
                <w:lang w:val="fr-FR"/>
              </w:rPr>
            </w:pPr>
            <w:r w:rsidRPr="00E776AC">
              <w:rPr>
                <w:rFonts w:ascii="Calibri" w:hAnsi="Calibri"/>
                <w:i w:val="0"/>
                <w:sz w:val="22"/>
                <w:szCs w:val="22"/>
                <w:lang w:val="fr-FR"/>
              </w:rPr>
              <w:t>Montant de souscription *(1+Taux de majoration) si l'opération est en montant</w:t>
            </w:r>
          </w:p>
        </w:tc>
      </w:tr>
      <w:tr w:rsidRPr="00237864" w:rsidR="00E56AED" w:rsidTr="00C52D01" w14:paraId="2958012C" w14:textId="77777777">
        <w:tc>
          <w:tcPr>
            <w:tcW w:w="1501" w:type="dxa"/>
            <w:tcBorders>
              <w:left w:val="single" w:color="000000" w:sz="4" w:space="0"/>
              <w:bottom w:val="single" w:color="auto" w:sz="4" w:space="0"/>
              <w:right w:val="single" w:color="000000" w:sz="4" w:space="0"/>
            </w:tcBorders>
            <w:shd w:val="clear" w:color="auto" w:fill="FFFFFF"/>
          </w:tcPr>
          <w:p w:rsidRPr="00237864" w:rsidR="00E56AED" w:rsidP="002F5C7D" w:rsidRDefault="00E56AED" w14:paraId="23EEE38D" w14:textId="77777777">
            <w:pPr>
              <w:jc w:val="both"/>
            </w:pPr>
            <w:r>
              <w:t>RG-083-13</w:t>
            </w:r>
          </w:p>
        </w:tc>
        <w:tc>
          <w:tcPr>
            <w:tcW w:w="7719" w:type="dxa"/>
            <w:tcBorders>
              <w:left w:val="single" w:color="000000" w:sz="4" w:space="0"/>
              <w:bottom w:val="single" w:color="auto" w:sz="4" w:space="0"/>
              <w:right w:val="single" w:color="000000" w:sz="4" w:space="0"/>
            </w:tcBorders>
            <w:shd w:val="clear" w:color="auto" w:fill="FFFFFF"/>
          </w:tcPr>
          <w:p w:rsidRPr="00E776AC" w:rsidR="00E56AED" w:rsidP="00E776AC" w:rsidRDefault="00E56AED" w14:paraId="1E9C5BCF" w14:textId="77777777">
            <w:pPr>
              <w:pStyle w:val="Normal1"/>
              <w:suppressAutoHyphens/>
              <w:spacing w:line="100" w:lineRule="atLeast"/>
              <w:jc w:val="both"/>
              <w:rPr>
                <w:rFonts w:ascii="Calibri" w:hAnsi="Calibri"/>
                <w:i w:val="0"/>
                <w:sz w:val="22"/>
                <w:szCs w:val="22"/>
                <w:lang w:val="fr-FR"/>
              </w:rPr>
            </w:pPr>
            <w:r w:rsidRPr="00E776AC">
              <w:rPr>
                <w:rFonts w:ascii="Calibri" w:hAnsi="Calibri"/>
                <w:i w:val="0"/>
                <w:sz w:val="22"/>
                <w:szCs w:val="22"/>
                <w:lang w:val="fr-FR"/>
              </w:rPr>
              <w:t>Contrôle a appliqué sur la date de négociation par rapport à la date métier</w:t>
            </w:r>
          </w:p>
          <w:p w:rsidRPr="00E776AC" w:rsidR="00E56AED" w:rsidP="003D34DB" w:rsidRDefault="00E56AED" w14:paraId="6F7AE7E4" w14:textId="77777777">
            <w:pPr>
              <w:pStyle w:val="Normal1"/>
              <w:numPr>
                <w:ilvl w:val="0"/>
                <w:numId w:val="93"/>
              </w:numPr>
              <w:suppressAutoHyphens/>
              <w:spacing w:line="100" w:lineRule="atLeast"/>
              <w:jc w:val="both"/>
              <w:rPr>
                <w:rFonts w:ascii="Calibri" w:hAnsi="Calibri"/>
                <w:i w:val="0"/>
                <w:sz w:val="22"/>
                <w:szCs w:val="22"/>
                <w:lang w:val="fr-FR"/>
              </w:rPr>
            </w:pPr>
            <w:r w:rsidRPr="00E776AC">
              <w:rPr>
                <w:rFonts w:ascii="Calibri" w:hAnsi="Calibri"/>
                <w:i w:val="0"/>
                <w:sz w:val="22"/>
                <w:szCs w:val="22"/>
                <w:lang w:val="fr-FR"/>
              </w:rPr>
              <w:t>Si OPCVM à VL journalière : Date</w:t>
            </w:r>
            <w:r>
              <w:rPr>
                <w:rFonts w:ascii="Calibri" w:hAnsi="Calibri"/>
                <w:i w:val="0"/>
                <w:sz w:val="22"/>
                <w:szCs w:val="22"/>
                <w:lang w:val="fr-FR"/>
              </w:rPr>
              <w:t xml:space="preserve"> de négociation égale à la date métier ou la date négociation est égale à J-1 date métier</w:t>
            </w:r>
          </w:p>
          <w:p w:rsidR="00E56AED" w:rsidP="003D34DB" w:rsidRDefault="00E56AED" w14:paraId="591F11E8" w14:textId="77777777">
            <w:pPr>
              <w:pStyle w:val="Normal1"/>
              <w:numPr>
                <w:ilvl w:val="0"/>
                <w:numId w:val="93"/>
              </w:numPr>
              <w:suppressAutoHyphens/>
              <w:spacing w:line="100" w:lineRule="atLeast"/>
              <w:jc w:val="both"/>
              <w:rPr>
                <w:rFonts w:ascii="Calibri" w:hAnsi="Calibri"/>
                <w:i w:val="0"/>
                <w:sz w:val="22"/>
                <w:szCs w:val="22"/>
                <w:lang w:val="fr-FR"/>
              </w:rPr>
            </w:pPr>
            <w:r w:rsidRPr="00E776AC">
              <w:rPr>
                <w:rFonts w:ascii="Calibri" w:hAnsi="Calibri"/>
                <w:i w:val="0"/>
                <w:sz w:val="22"/>
                <w:szCs w:val="22"/>
                <w:lang w:val="fr-FR"/>
              </w:rPr>
              <w:t xml:space="preserve">Si OPCVM à VL Hebdomadaire : </w:t>
            </w:r>
            <w:r>
              <w:rPr>
                <w:rFonts w:ascii="Calibri" w:hAnsi="Calibri"/>
                <w:i w:val="0"/>
                <w:sz w:val="22"/>
                <w:szCs w:val="22"/>
                <w:lang w:val="fr-FR"/>
              </w:rPr>
              <w:t xml:space="preserve">Date de négociation inférieur ou égale à la date </w:t>
            </w:r>
            <w:r w:rsidR="005A5146">
              <w:rPr>
                <w:rFonts w:ascii="Calibri" w:hAnsi="Calibri"/>
                <w:i w:val="0"/>
                <w:sz w:val="22"/>
                <w:szCs w:val="22"/>
                <w:lang w:val="fr-FR"/>
              </w:rPr>
              <w:t>métier.</w:t>
            </w:r>
          </w:p>
          <w:p w:rsidRPr="00E776AC" w:rsidR="00657B32" w:rsidP="00657B32" w:rsidRDefault="00657B32" w14:paraId="17FEE9B2" w14:textId="77777777">
            <w:pPr>
              <w:pStyle w:val="Normal1"/>
              <w:suppressAutoHyphens/>
              <w:spacing w:line="100" w:lineRule="atLeast"/>
              <w:ind w:left="360"/>
              <w:jc w:val="both"/>
              <w:rPr>
                <w:rFonts w:ascii="Calibri" w:hAnsi="Calibri"/>
                <w:i w:val="0"/>
                <w:sz w:val="22"/>
                <w:szCs w:val="22"/>
                <w:lang w:val="fr-FR"/>
              </w:rPr>
            </w:pPr>
            <w:r>
              <w:rPr>
                <w:rFonts w:ascii="Calibri" w:hAnsi="Calibri"/>
                <w:i w:val="0"/>
                <w:sz w:val="22"/>
                <w:szCs w:val="22"/>
                <w:lang w:val="fr-FR"/>
              </w:rPr>
              <w:t>Se référer aux cutt-Off time de collecte de la collecte OPCVM.</w:t>
            </w:r>
          </w:p>
        </w:tc>
      </w:tr>
      <w:tr w:rsidRPr="00237864" w:rsidR="00C52D01" w:rsidTr="00C52D01" w14:paraId="26C8DA8F" w14:textId="77777777">
        <w:tc>
          <w:tcPr>
            <w:tcW w:w="1501" w:type="dxa"/>
            <w:tcBorders>
              <w:top w:val="single" w:color="auto" w:sz="4" w:space="0"/>
              <w:left w:val="single" w:color="auto" w:sz="4" w:space="0"/>
              <w:bottom w:val="single" w:color="auto" w:sz="4" w:space="0"/>
              <w:right w:val="single" w:color="auto" w:sz="4" w:space="0"/>
            </w:tcBorders>
            <w:shd w:val="clear" w:color="auto" w:fill="FFFFFF"/>
          </w:tcPr>
          <w:p w:rsidR="00C52D01" w:rsidP="002F5C7D" w:rsidRDefault="00C52D01" w14:paraId="3031AE9B" w14:textId="77777777">
            <w:pPr>
              <w:jc w:val="both"/>
            </w:pPr>
            <w:r>
              <w:t>RG-083-14</w:t>
            </w:r>
          </w:p>
        </w:tc>
        <w:tc>
          <w:tcPr>
            <w:tcW w:w="7719" w:type="dxa"/>
            <w:tcBorders>
              <w:top w:val="single" w:color="auto" w:sz="4" w:space="0"/>
              <w:left w:val="single" w:color="auto" w:sz="4" w:space="0"/>
              <w:bottom w:val="single" w:color="auto" w:sz="4" w:space="0"/>
              <w:right w:val="single" w:color="auto" w:sz="4" w:space="0"/>
            </w:tcBorders>
            <w:shd w:val="clear" w:color="auto" w:fill="FFFFFF"/>
          </w:tcPr>
          <w:p w:rsidRPr="00E776AC" w:rsidR="00C52D01" w:rsidP="00E776AC" w:rsidRDefault="00C52D01" w14:paraId="7D043DEE" w14:textId="77777777">
            <w:pPr>
              <w:pStyle w:val="Normal1"/>
              <w:suppressAutoHyphens/>
              <w:spacing w:line="100" w:lineRule="atLeast"/>
              <w:jc w:val="both"/>
              <w:rPr>
                <w:rFonts w:ascii="Calibri" w:hAnsi="Calibri"/>
                <w:i w:val="0"/>
                <w:sz w:val="22"/>
                <w:szCs w:val="22"/>
                <w:lang w:val="fr-FR"/>
              </w:rPr>
            </w:pPr>
            <w:r>
              <w:rPr>
                <w:rFonts w:ascii="Calibri" w:hAnsi="Calibri"/>
                <w:i w:val="0"/>
                <w:sz w:val="22"/>
                <w:szCs w:val="22"/>
                <w:lang w:val="fr-FR"/>
              </w:rPr>
              <w:t>Megara doit déduire la date de négociation selon la fréquence de la VL et son jour de calcul.</w:t>
            </w:r>
          </w:p>
        </w:tc>
      </w:tr>
    </w:tbl>
    <w:p w:rsidR="00E56AED" w:rsidP="002F5C7D" w:rsidRDefault="00E56AED" w14:paraId="0275669C" w14:textId="77777777">
      <w:pPr>
        <w:jc w:val="both"/>
      </w:pPr>
    </w:p>
    <w:p w:rsidR="00E56AED" w:rsidP="003D34DB" w:rsidRDefault="00E56AED" w14:paraId="6CEE2D29" w14:textId="77777777">
      <w:pPr>
        <w:pStyle w:val="Style3"/>
        <w:numPr>
          <w:ilvl w:val="2"/>
          <w:numId w:val="3"/>
        </w:numPr>
        <w:jc w:val="both"/>
      </w:pPr>
      <w:bookmarkStart w:name="_Toc5451537431" w:id="205"/>
      <w:bookmarkStart w:name="_Toc409973671" w:id="206"/>
      <w:r>
        <w:t>T</w:t>
      </w:r>
      <w:bookmarkEnd w:id="205"/>
      <w:r>
        <w:t>raitements</w:t>
      </w:r>
      <w:bookmarkEnd w:id="206"/>
    </w:p>
    <w:p w:rsidR="00E56AED" w:rsidP="002F5C7D" w:rsidRDefault="00E56AED" w14:paraId="08476A79" w14:textId="77777777">
      <w:pPr>
        <w:jc w:val="both"/>
      </w:pPr>
    </w:p>
    <w:p w:rsidR="00E56AED" w:rsidP="002F5C7D" w:rsidRDefault="00E56AED" w14:paraId="36CC4FA4" w14:textId="77777777">
      <w:pPr>
        <w:jc w:val="both"/>
      </w:pPr>
      <w:r>
        <w:t>L'objectif de la partie traitement est d'expliquer les différentes étapes à suivre lors de la saisie d'un ordre de souscription / rachat OPCVM qui sera transmis par la suite vers la SDG correspondante pour exécution.</w:t>
      </w:r>
    </w:p>
    <w:p w:rsidR="00E56AED" w:rsidP="002F5C7D" w:rsidRDefault="00E56AED" w14:paraId="57181C72" w14:textId="77777777">
      <w:pPr>
        <w:jc w:val="both"/>
      </w:pPr>
    </w:p>
    <w:p w:rsidR="00E56AED" w:rsidP="002F5C7D" w:rsidRDefault="00E56AED" w14:paraId="53082165" w14:textId="77777777">
      <w:pPr>
        <w:jc w:val="both"/>
      </w:pPr>
    </w:p>
    <w:tbl>
      <w:tblPr>
        <w:tblW w:w="0" w:type="auto"/>
        <w:tblLayout w:type="fixed"/>
        <w:tblLook w:val="0000" w:firstRow="0" w:lastRow="0" w:firstColumn="0" w:lastColumn="0" w:noHBand="0" w:noVBand="0"/>
      </w:tblPr>
      <w:tblGrid>
        <w:gridCol w:w="1501"/>
        <w:gridCol w:w="7719"/>
      </w:tblGrid>
      <w:tr w:rsidRPr="00237864" w:rsidR="00E56AED" w:rsidTr="00CC6AC5" w14:paraId="5BA53C92" w14:textId="77777777">
        <w:trPr>
          <w:tblHeader/>
        </w:trPr>
        <w:tc>
          <w:tcPr>
            <w:tcW w:w="1501"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79F613AD" w14:textId="77777777">
            <w:pPr>
              <w:jc w:val="both"/>
              <w:rPr>
                <w:b/>
              </w:rPr>
            </w:pPr>
            <w:r w:rsidRPr="00237864">
              <w:rPr>
                <w:b/>
              </w:rPr>
              <w:t>Réf.</w:t>
            </w:r>
          </w:p>
        </w:tc>
        <w:tc>
          <w:tcPr>
            <w:tcW w:w="7719"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705DDAF1" w14:textId="77777777">
            <w:pPr>
              <w:jc w:val="both"/>
              <w:rPr>
                <w:b/>
              </w:rPr>
            </w:pPr>
            <w:r w:rsidRPr="00237864">
              <w:rPr>
                <w:b/>
              </w:rPr>
              <w:t>Description</w:t>
            </w:r>
          </w:p>
        </w:tc>
      </w:tr>
      <w:tr w:rsidRPr="00237864" w:rsidR="00E56AED" w:rsidTr="00CC6AC5" w14:paraId="30BFC881" w14:textId="77777777">
        <w:tc>
          <w:tcPr>
            <w:tcW w:w="150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6D1191F7" w14:textId="77777777">
            <w:pPr>
              <w:jc w:val="both"/>
            </w:pPr>
            <w:r w:rsidRPr="00237864">
              <w:t>TRT-083-1</w:t>
            </w:r>
          </w:p>
        </w:tc>
        <w:tc>
          <w:tcPr>
            <w:tcW w:w="7719" w:type="dxa"/>
            <w:tcBorders>
              <w:top w:val="single" w:color="000000" w:sz="4" w:space="0"/>
              <w:left w:val="single" w:color="000000" w:sz="4" w:space="0"/>
              <w:bottom w:val="single" w:color="000000" w:sz="4" w:space="0"/>
              <w:right w:val="single" w:color="000000" w:sz="4" w:space="0"/>
            </w:tcBorders>
            <w:shd w:val="clear" w:color="auto" w:fill="FFFFFF"/>
          </w:tcPr>
          <w:p w:rsidR="00E56AED" w:rsidP="003D34DB" w:rsidRDefault="00E56AED" w14:paraId="5619A445" w14:textId="77777777">
            <w:pPr>
              <w:pStyle w:val="Paragraphedeliste1"/>
              <w:numPr>
                <w:ilvl w:val="0"/>
                <w:numId w:val="23"/>
              </w:numPr>
              <w:spacing w:before="240" w:after="240" w:line="100" w:lineRule="atLeast"/>
              <w:jc w:val="both"/>
            </w:pPr>
            <w:r>
              <w:t xml:space="preserve">Chaque utilisateur pourra consulter les </w:t>
            </w:r>
            <w:r w:rsidR="005A5146">
              <w:t>règles</w:t>
            </w:r>
            <w:r>
              <w:t xml:space="preserve"> de gestion dans des cases </w:t>
            </w:r>
            <w:r w:rsidR="004C027D">
              <w:t>dédiées</w:t>
            </w:r>
            <w:r>
              <w:t xml:space="preserve"> pour être guidé lors de sa saisie.</w:t>
            </w:r>
          </w:p>
        </w:tc>
      </w:tr>
      <w:tr w:rsidRPr="00237864" w:rsidR="00E56AED" w:rsidTr="00CC6AC5" w14:paraId="02DC70A1"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87BC3BF" w14:textId="77777777">
            <w:pPr>
              <w:jc w:val="both"/>
            </w:pPr>
            <w:r w:rsidRPr="00237864">
              <w:t>TRT-083-2</w:t>
            </w:r>
          </w:p>
        </w:tc>
        <w:tc>
          <w:tcPr>
            <w:tcW w:w="7719" w:type="dxa"/>
            <w:tcBorders>
              <w:left w:val="single" w:color="000000" w:sz="4" w:space="0"/>
              <w:bottom w:val="single" w:color="000000" w:sz="4" w:space="0"/>
              <w:right w:val="single" w:color="000000" w:sz="4" w:space="0"/>
            </w:tcBorders>
            <w:shd w:val="clear" w:color="auto" w:fill="FFFFFF"/>
          </w:tcPr>
          <w:p w:rsidR="00E56AED" w:rsidP="0091661A" w:rsidRDefault="00E56AED" w14:paraId="4F1149C8" w14:textId="77777777">
            <w:pPr>
              <w:pStyle w:val="Paragraphedeliste1"/>
              <w:numPr>
                <w:ilvl w:val="0"/>
                <w:numId w:val="4"/>
              </w:numPr>
              <w:spacing w:before="240" w:after="240" w:line="100" w:lineRule="atLeast"/>
              <w:jc w:val="both"/>
            </w:pPr>
            <w:r>
              <w:t>Une fois le compte espèce ou le compte titre sont identifiés par l'utilisateur plusieurs informations seront calculées automatiquement au niveau de l'ordre.</w:t>
            </w:r>
          </w:p>
          <w:p w:rsidR="00E56AED" w:rsidP="002F5C7D" w:rsidRDefault="00E56AED" w14:paraId="65485DDD" w14:textId="77777777">
            <w:pPr>
              <w:pStyle w:val="Paragraphedeliste1"/>
              <w:spacing w:before="240" w:after="240" w:line="100" w:lineRule="atLeast"/>
              <w:jc w:val="both"/>
            </w:pPr>
            <w:r>
              <w:t>- les deux comptes réciproquement (Depuis la configuration de l'SLA éligibilité compte titre / espèce)</w:t>
            </w:r>
          </w:p>
          <w:p w:rsidR="00E56AED" w:rsidP="002F5C7D" w:rsidRDefault="00E56AED" w14:paraId="2445C9D1" w14:textId="77777777">
            <w:pPr>
              <w:pStyle w:val="Paragraphedeliste1"/>
              <w:spacing w:before="240" w:after="240" w:line="100" w:lineRule="atLeast"/>
              <w:jc w:val="both"/>
            </w:pPr>
            <w:r>
              <w:t>- Description du compte et espèce.</w:t>
            </w:r>
          </w:p>
          <w:p w:rsidR="00E56AED" w:rsidP="002F5C7D" w:rsidRDefault="00E56AED" w14:paraId="245C2B4C" w14:textId="77777777">
            <w:pPr>
              <w:pStyle w:val="Paragraphedeliste1"/>
              <w:spacing w:before="240" w:after="240" w:line="100" w:lineRule="atLeast"/>
              <w:jc w:val="both"/>
            </w:pPr>
            <w:r>
              <w:t>- Type d'identifiant du client récupéré depuis le référentiel client.</w:t>
            </w:r>
          </w:p>
          <w:p w:rsidR="00E56AED" w:rsidP="002F5C7D" w:rsidRDefault="00E56AED" w14:paraId="7EF5CA50" w14:textId="77777777">
            <w:pPr>
              <w:pStyle w:val="Paragraphedeliste1"/>
              <w:spacing w:before="240" w:after="240" w:line="100" w:lineRule="atLeast"/>
              <w:jc w:val="both"/>
            </w:pPr>
            <w:r>
              <w:t>- Numéro d'identité principale du client.</w:t>
            </w:r>
          </w:p>
          <w:p w:rsidR="00E56AED" w:rsidP="0091661A" w:rsidRDefault="00E56AED" w14:paraId="365F58BF" w14:textId="77777777">
            <w:pPr>
              <w:pStyle w:val="Paragraphedeliste1"/>
              <w:numPr>
                <w:ilvl w:val="0"/>
                <w:numId w:val="4"/>
              </w:numPr>
              <w:spacing w:before="240" w:after="240" w:line="100" w:lineRule="atLeast"/>
              <w:jc w:val="both"/>
            </w:pPr>
            <w:r>
              <w:t>Il est possible d'entamer une recherche des comptes titres ou espèce sur la base d'une fraction du libellé du compte comprise entre %%, suivi par le bouton F2</w:t>
            </w:r>
          </w:p>
        </w:tc>
      </w:tr>
      <w:tr w:rsidRPr="00237864" w:rsidR="00E56AED" w:rsidTr="00CC6AC5" w14:paraId="0D5C571E"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DD990C6" w14:textId="77777777">
            <w:pPr>
              <w:jc w:val="both"/>
            </w:pPr>
            <w:r w:rsidRPr="00237864">
              <w:t>TRT-083-3</w:t>
            </w:r>
          </w:p>
        </w:tc>
        <w:tc>
          <w:tcPr>
            <w:tcW w:w="7719" w:type="dxa"/>
            <w:tcBorders>
              <w:left w:val="single" w:color="000000" w:sz="4" w:space="0"/>
              <w:bottom w:val="single" w:color="000000" w:sz="4" w:space="0"/>
              <w:right w:val="single" w:color="000000" w:sz="4" w:space="0"/>
            </w:tcBorders>
            <w:shd w:val="clear" w:color="auto" w:fill="FFFFFF"/>
          </w:tcPr>
          <w:p w:rsidRPr="00AE36CE" w:rsidR="00E56AED" w:rsidP="003D34DB" w:rsidRDefault="00E56AED" w14:paraId="7E93F649" w14:textId="77777777">
            <w:pPr>
              <w:pStyle w:val="Normal1"/>
              <w:numPr>
                <w:ilvl w:val="0"/>
                <w:numId w:val="37"/>
              </w:numPr>
              <w:suppressAutoHyphens/>
              <w:spacing w:line="100" w:lineRule="atLeast"/>
              <w:jc w:val="both"/>
              <w:rPr>
                <w:rFonts w:ascii="Calibri" w:hAnsi="Calibri"/>
                <w:i w:val="0"/>
                <w:sz w:val="22"/>
                <w:szCs w:val="22"/>
                <w:lang w:val="fr-FR"/>
              </w:rPr>
            </w:pPr>
            <w:r w:rsidRPr="00AE36CE">
              <w:rPr>
                <w:rFonts w:ascii="Calibri" w:hAnsi="Calibri"/>
                <w:i w:val="0"/>
                <w:sz w:val="22"/>
                <w:szCs w:val="22"/>
                <w:lang w:val="fr-FR"/>
              </w:rPr>
              <w:t>S'il s'agit d'un ordre de souscription, un champ  « montant de réservation espèce » s'affichera en bas de l'écran pour afficher le montant qui sera transmis vers le système de gestion de la réservation.</w:t>
            </w:r>
          </w:p>
        </w:tc>
      </w:tr>
      <w:tr w:rsidRPr="00237864" w:rsidR="00E56AED" w:rsidTr="00CC6AC5" w14:paraId="70899520"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A86D279" w14:textId="77777777">
            <w:pPr>
              <w:jc w:val="both"/>
            </w:pPr>
            <w:r w:rsidRPr="00237864">
              <w:t>TRT-083-4</w:t>
            </w:r>
          </w:p>
        </w:tc>
        <w:tc>
          <w:tcPr>
            <w:tcW w:w="7719" w:type="dxa"/>
            <w:tcBorders>
              <w:left w:val="single" w:color="000000" w:sz="4" w:space="0"/>
              <w:bottom w:val="single" w:color="000000" w:sz="4" w:space="0"/>
              <w:right w:val="single" w:color="000000" w:sz="4" w:space="0"/>
            </w:tcBorders>
            <w:shd w:val="clear" w:color="auto" w:fill="FFFFFF"/>
          </w:tcPr>
          <w:p w:rsidR="00E56AED" w:rsidP="003D34DB" w:rsidRDefault="00E56AED" w14:paraId="114524C1" w14:textId="77777777">
            <w:pPr>
              <w:pStyle w:val="Paragraphedeliste1"/>
              <w:numPr>
                <w:ilvl w:val="0"/>
                <w:numId w:val="38"/>
              </w:numPr>
              <w:spacing w:before="240" w:after="240" w:line="100" w:lineRule="atLeast"/>
              <w:jc w:val="both"/>
            </w:pPr>
            <w:r>
              <w:t>L'identification du titre de l'ordre peut être faite sur la base d'une fraction de sa description comprise entre %%, suivi par le bouton f2</w:t>
            </w:r>
          </w:p>
          <w:p w:rsidR="00E56AED" w:rsidP="003D34DB" w:rsidRDefault="00E56AED" w14:paraId="249FCDD1" w14:textId="77777777">
            <w:pPr>
              <w:pStyle w:val="Paragraphedeliste1"/>
              <w:numPr>
                <w:ilvl w:val="0"/>
                <w:numId w:val="38"/>
              </w:numPr>
              <w:spacing w:before="240" w:after="240" w:line="100" w:lineRule="atLeast"/>
              <w:jc w:val="both"/>
            </w:pPr>
            <w:r>
              <w:t>Une fois le titre renseigné plusieurs informations seront calculé automatiquement au niveau de l'écran, générées depuis le référentiel valeur :</w:t>
            </w:r>
          </w:p>
          <w:p w:rsidR="00E56AED" w:rsidP="002F5C7D" w:rsidRDefault="00E56AED" w14:paraId="21A78C44" w14:textId="77777777">
            <w:pPr>
              <w:pStyle w:val="Paragraphedeliste1"/>
              <w:spacing w:before="240" w:after="240" w:line="100" w:lineRule="atLeast"/>
              <w:jc w:val="both"/>
            </w:pPr>
            <w:r>
              <w:t>- Le type du fond : FCP ou SICAV</w:t>
            </w:r>
          </w:p>
          <w:p w:rsidR="00E56AED" w:rsidP="002F5C7D" w:rsidRDefault="00E56AED" w14:paraId="33BCCF2A" w14:textId="77777777">
            <w:pPr>
              <w:pStyle w:val="Paragraphedeliste1"/>
              <w:spacing w:before="240" w:after="240" w:line="100" w:lineRule="atLeast"/>
              <w:jc w:val="both"/>
            </w:pPr>
            <w:r>
              <w:t>- La valeur liquidative : Il s'agit de la VL</w:t>
            </w:r>
          </w:p>
          <w:p w:rsidR="00E56AED" w:rsidP="002F5C7D" w:rsidRDefault="00E56AED" w14:paraId="6D645C84" w14:textId="77777777">
            <w:pPr>
              <w:pStyle w:val="Paragraphedeliste1"/>
              <w:spacing w:before="240" w:after="240" w:line="100" w:lineRule="atLeast"/>
              <w:jc w:val="both"/>
            </w:pPr>
            <w:r>
              <w:t>- La date de la VL</w:t>
            </w:r>
          </w:p>
          <w:p w:rsidR="00E56AED" w:rsidP="002F5C7D" w:rsidRDefault="00E56AED" w14:paraId="3E3E2120" w14:textId="77777777">
            <w:pPr>
              <w:pStyle w:val="Paragraphedeliste1"/>
              <w:spacing w:before="240" w:after="240" w:line="100" w:lineRule="atLeast"/>
              <w:jc w:val="both"/>
            </w:pPr>
            <w:r>
              <w:t>- La périodicité de calcul de la VL</w:t>
            </w:r>
          </w:p>
        </w:tc>
      </w:tr>
      <w:tr w:rsidRPr="00237864" w:rsidR="00E56AED" w:rsidTr="00CC6AC5" w14:paraId="40CF9BD5"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92AD7EC" w14:textId="77777777">
            <w:pPr>
              <w:jc w:val="both"/>
            </w:pPr>
            <w:r w:rsidRPr="00237864">
              <w:t>TRT-083-5</w:t>
            </w:r>
          </w:p>
        </w:tc>
        <w:tc>
          <w:tcPr>
            <w:tcW w:w="7719" w:type="dxa"/>
            <w:tcBorders>
              <w:left w:val="single" w:color="000000" w:sz="4" w:space="0"/>
              <w:bottom w:val="single" w:color="000000" w:sz="4" w:space="0"/>
              <w:right w:val="single" w:color="000000" w:sz="4" w:space="0"/>
            </w:tcBorders>
            <w:shd w:val="clear" w:color="auto" w:fill="FFFFFF"/>
          </w:tcPr>
          <w:p w:rsidRPr="00BE6190" w:rsidR="00E56AED" w:rsidP="003D34DB" w:rsidRDefault="00E56AED" w14:paraId="2BAA56C5" w14:textId="77777777">
            <w:pPr>
              <w:pStyle w:val="Normal1"/>
              <w:numPr>
                <w:ilvl w:val="0"/>
                <w:numId w:val="39"/>
              </w:numPr>
              <w:suppressAutoHyphens/>
              <w:spacing w:line="100" w:lineRule="atLeast"/>
              <w:jc w:val="both"/>
              <w:rPr>
                <w:rFonts w:ascii="Calibri" w:hAnsi="Calibri"/>
                <w:i w:val="0"/>
                <w:sz w:val="22"/>
                <w:szCs w:val="22"/>
                <w:lang w:val="fr-FR"/>
              </w:rPr>
            </w:pPr>
            <w:r w:rsidRPr="00BE6190">
              <w:rPr>
                <w:rFonts w:ascii="Calibri" w:hAnsi="Calibri"/>
                <w:i w:val="0"/>
                <w:sz w:val="22"/>
                <w:szCs w:val="22"/>
                <w:lang w:val="fr-FR"/>
              </w:rPr>
              <w:t>Selon la demande du client, l'utilisateur aura le choix entre une opération en montant ou en quantité, dès qu'il coche l'icône « Par montant » le champ « Montant » sera déverrouillé pour permettre la saisie, sinon ça sera le champ « Quantité »</w:t>
            </w:r>
          </w:p>
        </w:tc>
      </w:tr>
      <w:tr w:rsidRPr="00237864" w:rsidR="00E56AED" w:rsidTr="00CC6AC5" w14:paraId="24A9FA60"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79A132A" w14:textId="77777777">
            <w:pPr>
              <w:jc w:val="both"/>
            </w:pPr>
            <w:r w:rsidRPr="00237864">
              <w:t>TRT-083-6</w:t>
            </w:r>
          </w:p>
        </w:tc>
        <w:tc>
          <w:tcPr>
            <w:tcW w:w="7719" w:type="dxa"/>
            <w:tcBorders>
              <w:left w:val="single" w:color="000000" w:sz="4" w:space="0"/>
              <w:bottom w:val="single" w:color="000000" w:sz="4" w:space="0"/>
              <w:right w:val="single" w:color="000000" w:sz="4" w:space="0"/>
            </w:tcBorders>
            <w:shd w:val="clear" w:color="auto" w:fill="FFFFFF"/>
          </w:tcPr>
          <w:p w:rsidRPr="00BE6190" w:rsidR="00E56AED" w:rsidP="003D34DB" w:rsidRDefault="00E56AED" w14:paraId="6CDE3BD3" w14:textId="77777777">
            <w:pPr>
              <w:pStyle w:val="Normal1"/>
              <w:numPr>
                <w:ilvl w:val="0"/>
                <w:numId w:val="24"/>
              </w:numPr>
              <w:suppressAutoHyphens/>
              <w:spacing w:line="100" w:lineRule="atLeast"/>
              <w:jc w:val="both"/>
              <w:rPr>
                <w:rFonts w:ascii="Calibri" w:hAnsi="Calibri"/>
                <w:i w:val="0"/>
                <w:sz w:val="22"/>
                <w:szCs w:val="22"/>
                <w:lang w:val="fr-FR"/>
              </w:rPr>
            </w:pPr>
            <w:r w:rsidRPr="00BE6190">
              <w:rPr>
                <w:rFonts w:ascii="Calibri" w:hAnsi="Calibri"/>
                <w:i w:val="0"/>
                <w:sz w:val="22"/>
                <w:szCs w:val="22"/>
                <w:lang w:val="fr-FR"/>
              </w:rPr>
              <w:t xml:space="preserve">L'utilisateur n'aura pas à saisir la date de réception de l'ordre, cette dernière hérite </w:t>
            </w:r>
            <w:r w:rsidRPr="00BE6190" w:rsidR="005A5146">
              <w:rPr>
                <w:rFonts w:ascii="Calibri" w:hAnsi="Calibri"/>
                <w:i w:val="0"/>
                <w:sz w:val="22"/>
                <w:szCs w:val="22"/>
                <w:lang w:val="fr-FR"/>
              </w:rPr>
              <w:t>delà</w:t>
            </w:r>
            <w:r w:rsidRPr="00BE6190">
              <w:rPr>
                <w:rFonts w:ascii="Calibri" w:hAnsi="Calibri"/>
                <w:i w:val="0"/>
                <w:sz w:val="22"/>
                <w:szCs w:val="22"/>
                <w:lang w:val="fr-FR"/>
              </w:rPr>
              <w:t xml:space="preserve"> date du jour.</w:t>
            </w:r>
          </w:p>
        </w:tc>
      </w:tr>
      <w:tr w:rsidRPr="00237864" w:rsidR="00E56AED" w:rsidTr="00CC6AC5" w14:paraId="35968072"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7F6FDEF" w14:textId="77777777">
            <w:pPr>
              <w:jc w:val="both"/>
            </w:pPr>
            <w:r w:rsidRPr="00237864">
              <w:t>TRT-083-7</w:t>
            </w:r>
          </w:p>
        </w:tc>
        <w:tc>
          <w:tcPr>
            <w:tcW w:w="7719" w:type="dxa"/>
            <w:tcBorders>
              <w:left w:val="single" w:color="000000" w:sz="4" w:space="0"/>
              <w:bottom w:val="single" w:color="000000" w:sz="4" w:space="0"/>
              <w:right w:val="single" w:color="000000" w:sz="4" w:space="0"/>
            </w:tcBorders>
            <w:shd w:val="clear" w:color="auto" w:fill="FFFFFF"/>
          </w:tcPr>
          <w:p w:rsidRPr="00BE6190" w:rsidR="00E56AED" w:rsidP="003D34DB" w:rsidRDefault="00E56AED" w14:paraId="4978711F" w14:textId="77777777">
            <w:pPr>
              <w:pStyle w:val="Normal1"/>
              <w:numPr>
                <w:ilvl w:val="0"/>
                <w:numId w:val="25"/>
              </w:numPr>
              <w:suppressAutoHyphens/>
              <w:spacing w:line="100" w:lineRule="atLeast"/>
              <w:jc w:val="both"/>
              <w:rPr>
                <w:rFonts w:ascii="Calibri" w:hAnsi="Calibri"/>
                <w:i w:val="0"/>
                <w:sz w:val="22"/>
                <w:szCs w:val="22"/>
                <w:lang w:val="fr-FR"/>
              </w:rPr>
            </w:pPr>
            <w:r w:rsidRPr="00BE6190">
              <w:rPr>
                <w:rFonts w:ascii="Calibri" w:hAnsi="Calibri"/>
                <w:i w:val="0"/>
                <w:sz w:val="22"/>
                <w:szCs w:val="22"/>
                <w:lang w:val="fr-FR"/>
              </w:rPr>
              <w:t xml:space="preserve">A la sauvegarde de l'ordre, le système génère sa référence </w:t>
            </w:r>
          </w:p>
          <w:p w:rsidR="00E56AED" w:rsidP="003D34DB" w:rsidRDefault="00E56AED" w14:paraId="2C988E0D" w14:textId="77777777">
            <w:pPr>
              <w:pStyle w:val="Normal1"/>
              <w:numPr>
                <w:ilvl w:val="0"/>
                <w:numId w:val="25"/>
              </w:numPr>
              <w:suppressAutoHyphens/>
              <w:spacing w:line="100" w:lineRule="atLeast"/>
              <w:jc w:val="both"/>
              <w:rPr>
                <w:rFonts w:ascii="Calibri" w:hAnsi="Calibri"/>
                <w:i w:val="0"/>
                <w:sz w:val="22"/>
                <w:szCs w:val="22"/>
                <w:lang w:val="fr-FR"/>
              </w:rPr>
            </w:pPr>
            <w:r w:rsidRPr="00BE6190">
              <w:rPr>
                <w:rFonts w:ascii="Calibri" w:hAnsi="Calibri"/>
                <w:i w:val="0"/>
                <w:sz w:val="22"/>
                <w:szCs w:val="22"/>
                <w:lang w:val="fr-FR"/>
              </w:rPr>
              <w:t>A la sauvegarde, le système opère un contrôle de provision titre ou espèce selon le type de l'opération, s'il s'agit d'une opération de souscription, un message est transmis vers le SDGR pour consultation du solde.</w:t>
            </w:r>
          </w:p>
          <w:p w:rsidRPr="006249E1" w:rsidR="00E56AED" w:rsidP="003D34DB" w:rsidRDefault="00E56AED" w14:paraId="738E4FC0" w14:textId="77777777">
            <w:pPr>
              <w:pStyle w:val="Normal1"/>
              <w:numPr>
                <w:ilvl w:val="0"/>
                <w:numId w:val="25"/>
              </w:numPr>
              <w:suppressAutoHyphens/>
              <w:spacing w:line="100" w:lineRule="atLeast"/>
              <w:jc w:val="both"/>
              <w:rPr>
                <w:rFonts w:ascii="Calibri" w:hAnsi="Calibri"/>
                <w:i w:val="0"/>
                <w:sz w:val="22"/>
                <w:szCs w:val="22"/>
                <w:lang w:val="fr-FR"/>
              </w:rPr>
            </w:pPr>
            <w:r>
              <w:rPr>
                <w:rFonts w:ascii="Calibri" w:hAnsi="Calibri"/>
                <w:i w:val="0"/>
                <w:sz w:val="22"/>
                <w:szCs w:val="22"/>
                <w:lang w:val="fr-FR"/>
              </w:rPr>
              <w:t xml:space="preserve">Le système permet d’éditer l’ordre « en attente de validation » afin qu’il soit présenté au client pour signature, il est possible de scanner la pièce physique et de la rattacher au niveau de l’application, ceci permet au chef d’agence de consulter et de valider l’ordre du client. </w:t>
            </w:r>
          </w:p>
        </w:tc>
      </w:tr>
    </w:tbl>
    <w:p w:rsidR="00E56AED" w:rsidP="002F5C7D" w:rsidRDefault="00E56AED" w14:paraId="69CA6D74" w14:textId="77777777">
      <w:pPr>
        <w:jc w:val="both"/>
      </w:pPr>
    </w:p>
    <w:p w:rsidR="00E56AED" w:rsidP="002F5C7D" w:rsidRDefault="00E56AED" w14:paraId="15D5E564" w14:textId="77777777">
      <w:pPr>
        <w:jc w:val="both"/>
      </w:pPr>
    </w:p>
    <w:p w:rsidR="00E56AED" w:rsidP="003D34DB" w:rsidRDefault="00E56AED" w14:paraId="49CDF688" w14:textId="77777777">
      <w:pPr>
        <w:pStyle w:val="Style3"/>
        <w:numPr>
          <w:ilvl w:val="2"/>
          <w:numId w:val="3"/>
        </w:numPr>
        <w:jc w:val="both"/>
        <w:rPr>
          <w:color w:val="999999"/>
        </w:rPr>
      </w:pPr>
      <w:bookmarkStart w:name="_Toc409973672" w:id="207"/>
      <w:r>
        <w:rPr>
          <w:color w:val="999999"/>
        </w:rPr>
        <w:t>Messages d’erreur</w:t>
      </w:r>
      <w:bookmarkEnd w:id="207"/>
    </w:p>
    <w:p w:rsidR="00E56AED" w:rsidP="0091661A" w:rsidRDefault="00E56AED" w14:paraId="7D77AB00" w14:textId="77777777">
      <w:pPr>
        <w:pStyle w:val="Paragraphedeliste1"/>
        <w:numPr>
          <w:ilvl w:val="0"/>
          <w:numId w:val="4"/>
        </w:numPr>
        <w:spacing w:before="240" w:after="240" w:line="100" w:lineRule="atLeast"/>
        <w:ind w:right="142" w:firstLine="0"/>
        <w:jc w:val="both"/>
      </w:pPr>
      <w:r>
        <w:t>Identifier et lister les messages d’erreur spécifiques à ce CUF.</w:t>
      </w:r>
    </w:p>
    <w:tbl>
      <w:tblPr>
        <w:tblW w:w="0" w:type="auto"/>
        <w:tblInd w:w="108" w:type="dxa"/>
        <w:tblLayout w:type="fixed"/>
        <w:tblLook w:val="0000" w:firstRow="0" w:lastRow="0" w:firstColumn="0" w:lastColumn="0" w:noHBand="0" w:noVBand="0"/>
      </w:tblPr>
      <w:tblGrid>
        <w:gridCol w:w="1505"/>
        <w:gridCol w:w="7718"/>
      </w:tblGrid>
      <w:tr w:rsidRPr="00237864" w:rsidR="00E56AED" w:rsidTr="00CC6AC5" w14:paraId="09D291D6" w14:textId="77777777">
        <w:trPr>
          <w:tblHeader/>
        </w:trPr>
        <w:tc>
          <w:tcPr>
            <w:tcW w:w="1505"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72E818E8" w14:textId="77777777">
            <w:pPr>
              <w:jc w:val="both"/>
              <w:rPr>
                <w:b/>
              </w:rPr>
            </w:pPr>
            <w:r w:rsidRPr="00237864">
              <w:rPr>
                <w:b/>
              </w:rPr>
              <w:t>Réf.</w:t>
            </w:r>
          </w:p>
        </w:tc>
        <w:tc>
          <w:tcPr>
            <w:tcW w:w="7718"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4D106A80" w14:textId="77777777">
            <w:pPr>
              <w:jc w:val="both"/>
              <w:rPr>
                <w:b/>
              </w:rPr>
            </w:pPr>
            <w:r w:rsidRPr="00237864">
              <w:rPr>
                <w:b/>
              </w:rPr>
              <w:t>Description</w:t>
            </w:r>
          </w:p>
        </w:tc>
      </w:tr>
      <w:tr w:rsidRPr="00237864" w:rsidR="00E56AED" w:rsidTr="00CC6AC5" w14:paraId="66E23BA6" w14:textId="77777777">
        <w:tc>
          <w:tcPr>
            <w:tcW w:w="150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6E317058" w14:textId="77777777">
            <w:pPr>
              <w:jc w:val="both"/>
            </w:pPr>
            <w:r w:rsidRPr="00237864">
              <w:t>ERR-083-1</w:t>
            </w:r>
          </w:p>
        </w:tc>
        <w:tc>
          <w:tcPr>
            <w:tcW w:w="7718" w:type="dxa"/>
            <w:tcBorders>
              <w:top w:val="single" w:color="000000" w:sz="4" w:space="0"/>
              <w:left w:val="single" w:color="000000" w:sz="4" w:space="0"/>
              <w:bottom w:val="single" w:color="000000" w:sz="4" w:space="0"/>
              <w:right w:val="single" w:color="000000" w:sz="4" w:space="0"/>
            </w:tcBorders>
            <w:shd w:val="clear" w:color="auto" w:fill="FFFFFF"/>
          </w:tcPr>
          <w:p w:rsidRPr="00B92767" w:rsidR="00E56AED" w:rsidP="002F5C7D" w:rsidRDefault="00E56AED" w14:paraId="79AFC33F" w14:textId="77777777">
            <w:pPr>
              <w:pStyle w:val="Normal1"/>
              <w:jc w:val="both"/>
              <w:rPr>
                <w:rFonts w:asciiTheme="minorHAnsi" w:hAnsiTheme="minorHAnsi"/>
                <w:i w:val="0"/>
                <w:sz w:val="22"/>
                <w:szCs w:val="22"/>
              </w:rPr>
            </w:pPr>
            <w:r w:rsidRPr="00B92767">
              <w:rPr>
                <w:rFonts w:asciiTheme="minorHAnsi" w:hAnsiTheme="minorHAnsi"/>
                <w:i w:val="0"/>
                <w:sz w:val="22"/>
                <w:szCs w:val="22"/>
              </w:rPr>
              <w:t>« Données invalides » en cas de violation de l'une des règles de gestion de l'écran de saisie</w:t>
            </w:r>
          </w:p>
        </w:tc>
      </w:tr>
    </w:tbl>
    <w:p w:rsidR="00E56AED" w:rsidP="002F5C7D" w:rsidRDefault="00E56AED" w14:paraId="10174193" w14:textId="77777777">
      <w:pPr>
        <w:spacing w:before="60"/>
        <w:jc w:val="both"/>
        <w:rPr>
          <w:i/>
          <w:sz w:val="20"/>
          <w:szCs w:val="20"/>
        </w:rPr>
      </w:pPr>
      <w:r>
        <w:rPr>
          <w:i/>
          <w:sz w:val="20"/>
          <w:szCs w:val="20"/>
        </w:rPr>
        <w:t>XXX = Trigramme spécifique à ce cas d’utilisation</w:t>
      </w:r>
    </w:p>
    <w:p w:rsidRPr="00BE6190" w:rsidR="00E56AED" w:rsidP="003D34DB" w:rsidRDefault="00E56AED" w14:paraId="673B57F3" w14:textId="77777777">
      <w:pPr>
        <w:pStyle w:val="Style2"/>
        <w:numPr>
          <w:ilvl w:val="1"/>
          <w:numId w:val="3"/>
        </w:numPr>
        <w:jc w:val="both"/>
      </w:pPr>
      <w:bookmarkStart w:name="_Toc409973673" w:id="208"/>
      <w:r w:rsidRPr="00BE6190">
        <w:t>Cas d’utilisation &lt;Saisie man</w:t>
      </w:r>
      <w:r>
        <w:t>uelle de la valeur liquidative</w:t>
      </w:r>
      <w:r w:rsidRPr="00BE6190">
        <w:t>&gt;</w:t>
      </w:r>
      <w:bookmarkEnd w:id="208"/>
    </w:p>
    <w:p w:rsidR="00E56AED" w:rsidP="002F5C7D" w:rsidRDefault="00E56AED" w14:paraId="6AAA0447" w14:textId="77777777">
      <w:pPr>
        <w:jc w:val="both"/>
      </w:pPr>
    </w:p>
    <w:p w:rsidRPr="00BE6190" w:rsidR="00E56AED" w:rsidP="003D34DB" w:rsidRDefault="00E56AED" w14:paraId="1773136D" w14:textId="77777777">
      <w:pPr>
        <w:pStyle w:val="Style3"/>
        <w:numPr>
          <w:ilvl w:val="2"/>
          <w:numId w:val="3"/>
        </w:numPr>
        <w:jc w:val="both"/>
      </w:pPr>
      <w:bookmarkStart w:name="_Toc409973674" w:id="209"/>
      <w:r w:rsidRPr="00BE6190">
        <w:t>Définition et objectif</w:t>
      </w:r>
      <w:bookmarkEnd w:id="209"/>
    </w:p>
    <w:p w:rsidR="00E56AED" w:rsidP="002F5C7D" w:rsidRDefault="00E56AED" w14:paraId="34BD0B33" w14:textId="77777777">
      <w:pPr>
        <w:jc w:val="both"/>
      </w:pPr>
    </w:p>
    <w:p w:rsidR="00E56AED" w:rsidP="002F5C7D" w:rsidRDefault="00E56AED" w14:paraId="53636BC2" w14:textId="77777777">
      <w:pPr>
        <w:jc w:val="both"/>
      </w:pPr>
    </w:p>
    <w:p w:rsidR="00E56AED" w:rsidP="003D34DB" w:rsidRDefault="00E56AED" w14:paraId="2829CF37" w14:textId="77777777">
      <w:pPr>
        <w:numPr>
          <w:ilvl w:val="0"/>
          <w:numId w:val="26"/>
        </w:numPr>
        <w:suppressAutoHyphens/>
        <w:jc w:val="both"/>
      </w:pPr>
      <w:r>
        <w:t>L'objectif de se cas d'utilisation est de permettre à l'utilisateur de saisir la valeur liquidative dés sa réception de la SDG.</w:t>
      </w:r>
    </w:p>
    <w:p w:rsidR="00E56AED" w:rsidP="003D34DB" w:rsidRDefault="00E56AED" w14:paraId="66FF2D5F" w14:textId="77777777">
      <w:pPr>
        <w:pStyle w:val="Style3"/>
        <w:numPr>
          <w:ilvl w:val="2"/>
          <w:numId w:val="3"/>
        </w:numPr>
        <w:spacing w:before="240" w:line="100" w:lineRule="atLeast"/>
        <w:jc w:val="both"/>
      </w:pPr>
      <w:bookmarkStart w:name="_Toc409973675" w:id="210"/>
      <w:r>
        <w:t>Pré-conditions</w:t>
      </w:r>
      <w:bookmarkEnd w:id="210"/>
    </w:p>
    <w:p w:rsidR="00E56AED" w:rsidP="002F5C7D" w:rsidRDefault="00E56AED" w14:paraId="667C7EC9" w14:textId="77777777">
      <w:pPr>
        <w:jc w:val="both"/>
      </w:pPr>
    </w:p>
    <w:p w:rsidR="00E56AED" w:rsidP="003D34DB" w:rsidRDefault="00E56AED" w14:paraId="5118C6BA" w14:textId="77777777">
      <w:pPr>
        <w:numPr>
          <w:ilvl w:val="0"/>
          <w:numId w:val="26"/>
        </w:numPr>
        <w:suppressAutoHyphens/>
        <w:jc w:val="both"/>
      </w:pPr>
      <w:r>
        <w:t>Les pré conditions spécifiques à la saisie de l'exécution d'un ordre de souscription rachat OPCVM sont :</w:t>
      </w:r>
    </w:p>
    <w:p w:rsidR="00E56AED" w:rsidP="002F5C7D" w:rsidRDefault="00E56AED" w14:paraId="3E8CA204" w14:textId="77777777">
      <w:pPr>
        <w:jc w:val="both"/>
      </w:pPr>
    </w:p>
    <w:tbl>
      <w:tblPr>
        <w:tblW w:w="0" w:type="auto"/>
        <w:tblLayout w:type="fixed"/>
        <w:tblLook w:val="0000" w:firstRow="0" w:lastRow="0" w:firstColumn="0" w:lastColumn="0" w:noHBand="0" w:noVBand="0"/>
      </w:tblPr>
      <w:tblGrid>
        <w:gridCol w:w="1222"/>
        <w:gridCol w:w="8024"/>
      </w:tblGrid>
      <w:tr w:rsidRPr="00237864" w:rsidR="00E56AED" w:rsidTr="00CC6AC5" w14:paraId="6BCAFA0D" w14:textId="77777777">
        <w:trPr>
          <w:tblHeader/>
        </w:trPr>
        <w:tc>
          <w:tcPr>
            <w:tcW w:w="1222"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34304221" w14:textId="77777777">
            <w:pPr>
              <w:jc w:val="both"/>
              <w:rPr>
                <w:b/>
              </w:rPr>
            </w:pPr>
            <w:r w:rsidRPr="00237864">
              <w:rPr>
                <w:b/>
              </w:rPr>
              <w:t>Réf.</w:t>
            </w:r>
          </w:p>
        </w:tc>
        <w:tc>
          <w:tcPr>
            <w:tcW w:w="8024"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3A65BB30" w14:textId="77777777">
            <w:pPr>
              <w:jc w:val="both"/>
              <w:rPr>
                <w:b/>
              </w:rPr>
            </w:pPr>
            <w:r w:rsidRPr="00237864">
              <w:rPr>
                <w:b/>
              </w:rPr>
              <w:t>Description</w:t>
            </w:r>
          </w:p>
        </w:tc>
      </w:tr>
      <w:tr w:rsidRPr="00237864" w:rsidR="00E56AED" w:rsidTr="00CC6AC5" w14:paraId="174E8641" w14:textId="77777777">
        <w:tc>
          <w:tcPr>
            <w:tcW w:w="1222"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64E7A7DA" w14:textId="77777777">
            <w:pPr>
              <w:jc w:val="both"/>
            </w:pPr>
            <w:r w:rsidRPr="00237864">
              <w:t>PRE-084-1</w:t>
            </w:r>
          </w:p>
        </w:tc>
        <w:tc>
          <w:tcPr>
            <w:tcW w:w="8024"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261F3C06" w14:textId="77777777">
            <w:pPr>
              <w:pStyle w:val="Normal1"/>
              <w:jc w:val="both"/>
              <w:rPr>
                <w:rFonts w:ascii="Calibri" w:hAnsi="Calibri"/>
                <w:i w:val="0"/>
                <w:lang w:val="fr-FR"/>
              </w:rPr>
            </w:pPr>
            <w:r>
              <w:rPr>
                <w:rFonts w:ascii="Calibri" w:hAnsi="Calibri"/>
                <w:i w:val="0"/>
                <w:lang w:val="fr-FR"/>
              </w:rPr>
              <w:t>L'ordre objet de l'exécution doit détenir le statut « En attente de la VL » pour apparaître au niveau de l'écran de saisie</w:t>
            </w:r>
          </w:p>
        </w:tc>
      </w:tr>
    </w:tbl>
    <w:p w:rsidR="00E56AED" w:rsidP="002F5C7D" w:rsidRDefault="00E56AED" w14:paraId="3A811772" w14:textId="77777777">
      <w:pPr>
        <w:spacing w:line="100" w:lineRule="atLeast"/>
        <w:ind w:right="142"/>
        <w:jc w:val="both"/>
      </w:pPr>
    </w:p>
    <w:p w:rsidR="00E56AED" w:rsidP="003D34DB" w:rsidRDefault="00E56AED" w14:paraId="056D5439" w14:textId="77777777">
      <w:pPr>
        <w:pStyle w:val="Style3"/>
        <w:numPr>
          <w:ilvl w:val="2"/>
          <w:numId w:val="3"/>
        </w:numPr>
        <w:spacing w:before="240" w:line="100" w:lineRule="atLeast"/>
        <w:jc w:val="both"/>
      </w:pPr>
      <w:bookmarkStart w:name="_Toc409973676" w:id="211"/>
      <w:r>
        <w:t>Post-conditions</w:t>
      </w:r>
      <w:bookmarkEnd w:id="211"/>
    </w:p>
    <w:p w:rsidR="00E56AED" w:rsidP="002F5C7D" w:rsidRDefault="00E56AED" w14:paraId="4E44C016" w14:textId="77777777">
      <w:pPr>
        <w:jc w:val="both"/>
      </w:pPr>
    </w:p>
    <w:p w:rsidR="00E56AED" w:rsidP="003D34DB" w:rsidRDefault="00E56AED" w14:paraId="3E89DA5E" w14:textId="77777777">
      <w:pPr>
        <w:numPr>
          <w:ilvl w:val="0"/>
          <w:numId w:val="26"/>
        </w:numPr>
        <w:suppressAutoHyphens/>
        <w:jc w:val="both"/>
      </w:pPr>
      <w:r>
        <w:t>Les post - conditions spécifiques à ce cas d'utilisation sont les suites :</w:t>
      </w:r>
    </w:p>
    <w:p w:rsidR="00E56AED" w:rsidP="002F5C7D" w:rsidRDefault="00E56AED" w14:paraId="498B21D6" w14:textId="77777777">
      <w:pPr>
        <w:jc w:val="both"/>
      </w:pPr>
    </w:p>
    <w:p w:rsidR="00E56AED" w:rsidP="002F5C7D" w:rsidRDefault="00E56AED" w14:paraId="799DF8D6" w14:textId="77777777">
      <w:pPr>
        <w:jc w:val="both"/>
      </w:pPr>
    </w:p>
    <w:tbl>
      <w:tblPr>
        <w:tblW w:w="9229" w:type="dxa"/>
        <w:tblInd w:w="108" w:type="dxa"/>
        <w:tblLayout w:type="fixed"/>
        <w:tblLook w:val="0000" w:firstRow="0" w:lastRow="0" w:firstColumn="0" w:lastColumn="0" w:noHBand="0" w:noVBand="0"/>
      </w:tblPr>
      <w:tblGrid>
        <w:gridCol w:w="1203"/>
        <w:gridCol w:w="8026"/>
      </w:tblGrid>
      <w:tr w:rsidRPr="00237864" w:rsidR="00E56AED" w:rsidTr="00822EA5" w14:paraId="0E790A62" w14:textId="77777777">
        <w:trPr>
          <w:tblHeader/>
        </w:trPr>
        <w:tc>
          <w:tcPr>
            <w:tcW w:w="1203"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3C6031BD" w14:textId="77777777">
            <w:pPr>
              <w:jc w:val="both"/>
              <w:rPr>
                <w:b/>
              </w:rPr>
            </w:pPr>
            <w:r w:rsidRPr="00237864">
              <w:rPr>
                <w:b/>
              </w:rPr>
              <w:t>Réf.</w:t>
            </w:r>
          </w:p>
        </w:tc>
        <w:tc>
          <w:tcPr>
            <w:tcW w:w="8026"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5160ED36" w14:textId="77777777">
            <w:pPr>
              <w:jc w:val="both"/>
              <w:rPr>
                <w:b/>
              </w:rPr>
            </w:pPr>
            <w:r w:rsidRPr="00237864">
              <w:rPr>
                <w:b/>
              </w:rPr>
              <w:t>Description</w:t>
            </w:r>
          </w:p>
        </w:tc>
      </w:tr>
      <w:tr w:rsidRPr="00237864" w:rsidR="00E56AED" w:rsidTr="00822EA5" w14:paraId="45D887AF" w14:textId="77777777">
        <w:tc>
          <w:tcPr>
            <w:tcW w:w="1203"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54901C4E" w14:textId="77777777">
            <w:pPr>
              <w:jc w:val="both"/>
            </w:pPr>
            <w:r w:rsidRPr="00237864">
              <w:t>POS-084-1</w:t>
            </w:r>
          </w:p>
        </w:tc>
        <w:tc>
          <w:tcPr>
            <w:tcW w:w="8026"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379AB9D9" w14:textId="77777777">
            <w:pPr>
              <w:pStyle w:val="Normal1"/>
              <w:jc w:val="both"/>
              <w:rPr>
                <w:rFonts w:ascii="Calibri" w:hAnsi="Calibri"/>
                <w:i w:val="0"/>
                <w:lang w:val="fr-FR"/>
              </w:rPr>
            </w:pPr>
            <w:r>
              <w:rPr>
                <w:rFonts w:ascii="Calibri" w:hAnsi="Calibri"/>
                <w:i w:val="0"/>
                <w:lang w:val="fr-FR"/>
              </w:rPr>
              <w:t>Identification de l’OPCVM</w:t>
            </w:r>
          </w:p>
        </w:tc>
      </w:tr>
      <w:tr w:rsidRPr="00237864" w:rsidR="00E56AED" w:rsidTr="00822EA5" w14:paraId="1DD85D85" w14:textId="77777777">
        <w:tc>
          <w:tcPr>
            <w:tcW w:w="1203"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EDA13DA" w14:textId="77777777">
            <w:pPr>
              <w:jc w:val="both"/>
            </w:pPr>
            <w:r>
              <w:t>POS-085-2</w:t>
            </w:r>
          </w:p>
        </w:tc>
        <w:tc>
          <w:tcPr>
            <w:tcW w:w="8026" w:type="dxa"/>
            <w:tcBorders>
              <w:left w:val="single" w:color="000000" w:sz="4" w:space="0"/>
              <w:bottom w:val="single" w:color="000000" w:sz="4" w:space="0"/>
              <w:right w:val="single" w:color="000000" w:sz="4" w:space="0"/>
            </w:tcBorders>
            <w:shd w:val="clear" w:color="auto" w:fill="FFFFFF"/>
          </w:tcPr>
          <w:p w:rsidR="00E56AED" w:rsidP="002F5C7D" w:rsidRDefault="00E56AED" w14:paraId="2F384C6A" w14:textId="77777777">
            <w:pPr>
              <w:pStyle w:val="Normal1"/>
              <w:jc w:val="both"/>
              <w:rPr>
                <w:rFonts w:ascii="Calibri" w:hAnsi="Calibri"/>
                <w:i w:val="0"/>
                <w:lang w:val="fr-FR"/>
              </w:rPr>
            </w:pPr>
            <w:r>
              <w:rPr>
                <w:rFonts w:ascii="Calibri" w:hAnsi="Calibri"/>
                <w:i w:val="0"/>
                <w:lang w:val="fr-FR"/>
              </w:rPr>
              <w:t>Identification de la valeur liquidative depuis  la table cours  (Référentiel valeur)</w:t>
            </w:r>
          </w:p>
        </w:tc>
      </w:tr>
    </w:tbl>
    <w:p w:rsidR="00E56AED" w:rsidP="002F5C7D" w:rsidRDefault="00E56AED" w14:paraId="10887715" w14:textId="77777777">
      <w:pPr>
        <w:jc w:val="both"/>
      </w:pPr>
    </w:p>
    <w:p w:rsidR="00E56AED" w:rsidP="003D34DB" w:rsidRDefault="00E56AED" w14:paraId="5E4D2A35" w14:textId="77777777">
      <w:pPr>
        <w:pStyle w:val="Style3"/>
        <w:numPr>
          <w:ilvl w:val="2"/>
          <w:numId w:val="3"/>
        </w:numPr>
        <w:spacing w:before="240" w:line="100" w:lineRule="atLeast"/>
        <w:jc w:val="both"/>
      </w:pPr>
      <w:bookmarkStart w:name="_Toc409973677" w:id="212"/>
      <w:r>
        <w:t>Diagramme d’activité</w:t>
      </w:r>
      <w:bookmarkEnd w:id="212"/>
    </w:p>
    <w:p w:rsidR="00E56AED" w:rsidP="002F5C7D" w:rsidRDefault="00E56AED" w14:paraId="51591B54" w14:textId="77777777">
      <w:pPr>
        <w:jc w:val="both"/>
      </w:pPr>
    </w:p>
    <w:p w:rsidR="00E56AED" w:rsidP="002F5C7D" w:rsidRDefault="00E56AED" w14:paraId="627A4AD1" w14:textId="77777777">
      <w:pPr>
        <w:jc w:val="both"/>
      </w:pPr>
    </w:p>
    <w:tbl>
      <w:tblPr>
        <w:tblW w:w="0" w:type="auto"/>
        <w:tblLayout w:type="fixed"/>
        <w:tblLook w:val="0000" w:firstRow="0" w:lastRow="0" w:firstColumn="0" w:lastColumn="0" w:noHBand="0" w:noVBand="0"/>
      </w:tblPr>
      <w:tblGrid>
        <w:gridCol w:w="4340"/>
        <w:gridCol w:w="4911"/>
      </w:tblGrid>
      <w:tr w:rsidRPr="00237864" w:rsidR="00E56AED" w:rsidTr="00CC6AC5" w14:paraId="38AC7F67" w14:textId="77777777">
        <w:trPr>
          <w:tblHeader/>
        </w:trPr>
        <w:tc>
          <w:tcPr>
            <w:tcW w:w="4340"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089523F3" w14:textId="77777777">
            <w:pPr>
              <w:jc w:val="both"/>
              <w:rPr>
                <w:b/>
              </w:rPr>
            </w:pPr>
            <w:r w:rsidRPr="00237864">
              <w:rPr>
                <w:b/>
              </w:rPr>
              <w:t>L’utilisateur</w:t>
            </w:r>
          </w:p>
        </w:tc>
        <w:tc>
          <w:tcPr>
            <w:tcW w:w="4911"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5C90C398" w14:textId="77777777">
            <w:pPr>
              <w:jc w:val="both"/>
              <w:rPr>
                <w:b/>
              </w:rPr>
            </w:pPr>
            <w:r w:rsidRPr="00237864">
              <w:rPr>
                <w:b/>
              </w:rPr>
              <w:t>MegaTrade</w:t>
            </w:r>
          </w:p>
        </w:tc>
      </w:tr>
      <w:tr w:rsidRPr="00237864" w:rsidR="00E56AED" w:rsidTr="00CC6AC5" w14:paraId="1AEAFFC4" w14:textId="77777777">
        <w:tc>
          <w:tcPr>
            <w:tcW w:w="434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CA05C72" w14:textId="77777777">
            <w:pPr>
              <w:jc w:val="both"/>
              <w:rPr>
                <w:sz w:val="20"/>
                <w:szCs w:val="20"/>
              </w:rPr>
            </w:pPr>
            <w:r w:rsidRPr="00237864">
              <w:rPr>
                <w:sz w:val="20"/>
                <w:szCs w:val="20"/>
              </w:rPr>
              <w:t xml:space="preserve">Identification </w:t>
            </w:r>
            <w:r>
              <w:rPr>
                <w:sz w:val="20"/>
                <w:szCs w:val="20"/>
              </w:rPr>
              <w:t xml:space="preserve">de l’OPCVM </w:t>
            </w:r>
          </w:p>
        </w:tc>
        <w:tc>
          <w:tcPr>
            <w:tcW w:w="4911" w:type="dxa"/>
            <w:tcBorders>
              <w:left w:val="single" w:color="000000" w:sz="4" w:space="0"/>
              <w:bottom w:val="single" w:color="000000" w:sz="4" w:space="0"/>
              <w:right w:val="single" w:color="000000" w:sz="4" w:space="0"/>
            </w:tcBorders>
            <w:shd w:val="clear" w:color="auto" w:fill="FFFFFF"/>
          </w:tcPr>
          <w:p w:rsidR="00E56AED" w:rsidP="00041A6F" w:rsidRDefault="00E56AED" w14:paraId="3F076CF0" w14:textId="77777777">
            <w:pPr>
              <w:pStyle w:val="Normal1"/>
              <w:jc w:val="both"/>
              <w:rPr>
                <w:rFonts w:ascii="Calibri" w:hAnsi="Calibri"/>
                <w:i w:val="0"/>
                <w:lang w:val="fr-FR"/>
              </w:rPr>
            </w:pPr>
            <w:r>
              <w:rPr>
                <w:rFonts w:ascii="Calibri" w:hAnsi="Calibri"/>
                <w:i w:val="0"/>
                <w:lang w:val="fr-FR"/>
              </w:rPr>
              <w:t>Il est possible de lancer la recherche en appuyant sur le bouton F2, ou limiter la recherche par une fraction de la référence de l'ordre entre %TRSR11391%, la description de l’OPCVM sera déduite automatiquement</w:t>
            </w:r>
          </w:p>
        </w:tc>
      </w:tr>
      <w:tr w:rsidRPr="00237864" w:rsidR="00E56AED" w:rsidTr="00CC6AC5" w14:paraId="63A2DA19" w14:textId="77777777">
        <w:tc>
          <w:tcPr>
            <w:tcW w:w="434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462CE1B" w14:textId="77777777">
            <w:pPr>
              <w:jc w:val="both"/>
              <w:rPr>
                <w:sz w:val="20"/>
                <w:szCs w:val="20"/>
              </w:rPr>
            </w:pPr>
            <w:r>
              <w:rPr>
                <w:sz w:val="20"/>
                <w:szCs w:val="20"/>
              </w:rPr>
              <w:t>Saisi de la valeur liquidative</w:t>
            </w:r>
          </w:p>
        </w:tc>
        <w:tc>
          <w:tcPr>
            <w:tcW w:w="4911" w:type="dxa"/>
            <w:tcBorders>
              <w:left w:val="single" w:color="000000" w:sz="4" w:space="0"/>
              <w:bottom w:val="single" w:color="000000" w:sz="4" w:space="0"/>
              <w:right w:val="single" w:color="000000" w:sz="4" w:space="0"/>
            </w:tcBorders>
            <w:shd w:val="clear" w:color="auto" w:fill="FFFFFF"/>
          </w:tcPr>
          <w:p w:rsidR="00E56AED" w:rsidP="002F5C7D" w:rsidRDefault="00E56AED" w14:paraId="1D89BBBA" w14:textId="77777777">
            <w:pPr>
              <w:pStyle w:val="Normal1"/>
              <w:jc w:val="both"/>
              <w:rPr>
                <w:rFonts w:ascii="Calibri" w:hAnsi="Calibri"/>
                <w:i w:val="0"/>
                <w:lang w:val="fr-FR"/>
              </w:rPr>
            </w:pPr>
            <w:r w:rsidRPr="00021D2C">
              <w:rPr>
                <w:rFonts w:ascii="Calibri" w:hAnsi="Calibri"/>
                <w:i w:val="0"/>
                <w:lang w:val="fr-FR"/>
              </w:rPr>
              <w:t>L’utilisateur identifie la valeur liquidative de l’</w:t>
            </w:r>
            <w:r>
              <w:rPr>
                <w:rFonts w:ascii="Calibri" w:hAnsi="Calibri"/>
                <w:i w:val="0"/>
                <w:lang w:val="fr-FR"/>
              </w:rPr>
              <w:t>OPCVM depuis la table</w:t>
            </w:r>
            <w:r w:rsidRPr="00021D2C">
              <w:rPr>
                <w:rFonts w:ascii="Calibri" w:hAnsi="Calibri"/>
                <w:i w:val="0"/>
                <w:lang w:val="fr-FR"/>
              </w:rPr>
              <w:t xml:space="preserve"> cours, en appuyant sur le bouton F2</w:t>
            </w:r>
            <w:r>
              <w:rPr>
                <w:rFonts w:ascii="Calibri" w:hAnsi="Calibri"/>
                <w:i w:val="0"/>
                <w:lang w:val="fr-FR"/>
              </w:rPr>
              <w:t>.</w:t>
            </w:r>
          </w:p>
          <w:p w:rsidRPr="00041A6F" w:rsidR="00E56AED" w:rsidP="002F5C7D" w:rsidRDefault="00E56AED" w14:paraId="47F380D9" w14:textId="77777777">
            <w:pPr>
              <w:pStyle w:val="Normal1"/>
              <w:jc w:val="both"/>
              <w:rPr>
                <w:i w:val="0"/>
                <w:iCs/>
                <w:lang w:val="fr-FR"/>
              </w:rPr>
            </w:pPr>
            <w:r>
              <w:rPr>
                <w:rFonts w:ascii="Calibri" w:hAnsi="Calibri"/>
                <w:i w:val="0"/>
                <w:lang w:val="fr-FR"/>
              </w:rPr>
              <w:t>La date de la VL sera calculée en automatique.</w:t>
            </w:r>
          </w:p>
        </w:tc>
      </w:tr>
    </w:tbl>
    <w:p w:rsidR="00E56AED" w:rsidP="003D34DB" w:rsidRDefault="00E56AED" w14:paraId="7995E60B" w14:textId="77777777">
      <w:pPr>
        <w:pStyle w:val="Style3"/>
        <w:numPr>
          <w:ilvl w:val="2"/>
          <w:numId w:val="3"/>
        </w:numPr>
        <w:spacing w:before="240" w:line="100" w:lineRule="atLeast"/>
        <w:jc w:val="both"/>
      </w:pPr>
      <w:bookmarkStart w:name="_Toc409973678" w:id="213"/>
      <w:r>
        <w:t>Règles de gestion</w:t>
      </w:r>
      <w:bookmarkEnd w:id="213"/>
    </w:p>
    <w:p w:rsidR="00E56AED" w:rsidP="002F5C7D" w:rsidRDefault="00E56AED" w14:paraId="06A72298" w14:textId="77777777">
      <w:pPr>
        <w:jc w:val="both"/>
      </w:pPr>
    </w:p>
    <w:p w:rsidR="00E56AED" w:rsidP="003D34DB" w:rsidRDefault="00E56AED" w14:paraId="54E6D897" w14:textId="77777777">
      <w:pPr>
        <w:numPr>
          <w:ilvl w:val="0"/>
          <w:numId w:val="22"/>
        </w:numPr>
        <w:suppressAutoHyphens/>
        <w:spacing w:before="240" w:line="100" w:lineRule="atLeast"/>
        <w:jc w:val="both"/>
      </w:pPr>
      <w:r>
        <w:t>Cette partie identifie toutes les règles de gestion relative à l'exécution d'un ordre de souscription rachat OPCVM :</w:t>
      </w:r>
    </w:p>
    <w:p w:rsidR="00E56AED" w:rsidP="002F5C7D" w:rsidRDefault="00E56AED" w14:paraId="370FFB9D" w14:textId="77777777">
      <w:pPr>
        <w:spacing w:before="240" w:line="100" w:lineRule="atLeast"/>
        <w:jc w:val="both"/>
      </w:pPr>
    </w:p>
    <w:tbl>
      <w:tblPr>
        <w:tblW w:w="0" w:type="auto"/>
        <w:tblLayout w:type="fixed"/>
        <w:tblLook w:val="0000" w:firstRow="0" w:lastRow="0" w:firstColumn="0" w:lastColumn="0" w:noHBand="0" w:noVBand="0"/>
      </w:tblPr>
      <w:tblGrid>
        <w:gridCol w:w="1501"/>
        <w:gridCol w:w="7719"/>
      </w:tblGrid>
      <w:tr w:rsidRPr="00237864" w:rsidR="00E56AED" w:rsidTr="00CC6AC5" w14:paraId="48475135" w14:textId="77777777">
        <w:trPr>
          <w:tblHeader/>
        </w:trPr>
        <w:tc>
          <w:tcPr>
            <w:tcW w:w="1501"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7B3478F1" w14:textId="77777777">
            <w:pPr>
              <w:jc w:val="both"/>
              <w:rPr>
                <w:b/>
              </w:rPr>
            </w:pPr>
            <w:r w:rsidRPr="00237864">
              <w:rPr>
                <w:b/>
              </w:rPr>
              <w:t>Réf.</w:t>
            </w:r>
          </w:p>
        </w:tc>
        <w:tc>
          <w:tcPr>
            <w:tcW w:w="7719"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2710BD9F" w14:textId="77777777">
            <w:pPr>
              <w:jc w:val="both"/>
              <w:rPr>
                <w:b/>
              </w:rPr>
            </w:pPr>
            <w:r w:rsidRPr="00237864">
              <w:rPr>
                <w:b/>
              </w:rPr>
              <w:t>Description</w:t>
            </w:r>
          </w:p>
        </w:tc>
      </w:tr>
      <w:tr w:rsidRPr="00237864" w:rsidR="00E56AED" w:rsidTr="00CC6AC5" w14:paraId="26B1AE16" w14:textId="77777777">
        <w:tc>
          <w:tcPr>
            <w:tcW w:w="150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73032CED" w14:textId="77777777">
            <w:pPr>
              <w:jc w:val="both"/>
            </w:pPr>
            <w:r>
              <w:t>RG-084-1</w:t>
            </w:r>
          </w:p>
        </w:tc>
        <w:tc>
          <w:tcPr>
            <w:tcW w:w="7719"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5BDF75A9" w14:textId="77777777">
            <w:pPr>
              <w:pStyle w:val="Normal1"/>
              <w:jc w:val="both"/>
              <w:rPr>
                <w:rFonts w:ascii="Calibri" w:hAnsi="Calibri"/>
                <w:i w:val="0"/>
                <w:lang w:val="fr-FR"/>
              </w:rPr>
            </w:pPr>
            <w:r>
              <w:rPr>
                <w:rFonts w:ascii="Calibri" w:hAnsi="Calibri"/>
                <w:i w:val="0"/>
                <w:lang w:val="fr-FR"/>
              </w:rPr>
              <w:t>L’identification de l’OPCVM est obligatoire</w:t>
            </w:r>
          </w:p>
        </w:tc>
      </w:tr>
      <w:tr w:rsidRPr="00237864" w:rsidR="00E56AED" w:rsidTr="00CC6AC5" w14:paraId="4C9FE25E" w14:textId="77777777">
        <w:tc>
          <w:tcPr>
            <w:tcW w:w="150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097045BB" w14:textId="77777777">
            <w:pPr>
              <w:jc w:val="both"/>
            </w:pPr>
            <w:r>
              <w:t>RG-084-2</w:t>
            </w:r>
          </w:p>
        </w:tc>
        <w:tc>
          <w:tcPr>
            <w:tcW w:w="7719"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332FD234" w14:textId="77777777">
            <w:pPr>
              <w:pStyle w:val="Normal1"/>
              <w:jc w:val="both"/>
              <w:rPr>
                <w:rFonts w:ascii="Calibri" w:hAnsi="Calibri"/>
                <w:i w:val="0"/>
                <w:lang w:val="fr-FR"/>
              </w:rPr>
            </w:pPr>
            <w:r>
              <w:rPr>
                <w:rFonts w:ascii="Calibri" w:hAnsi="Calibri"/>
                <w:i w:val="0"/>
                <w:lang w:val="fr-FR"/>
              </w:rPr>
              <w:t>La description de l’OPCVM est générée automatiquement dés la saisi du code ISIN</w:t>
            </w:r>
          </w:p>
        </w:tc>
      </w:tr>
      <w:tr w:rsidRPr="00237864" w:rsidR="00E56AED" w:rsidTr="00CC6AC5" w14:paraId="2FC04BCC"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CBC02F2" w14:textId="77777777">
            <w:pPr>
              <w:jc w:val="both"/>
            </w:pPr>
            <w:r w:rsidRPr="00237864">
              <w:t>RG-084-</w:t>
            </w:r>
            <w:r>
              <w:t>3</w:t>
            </w:r>
          </w:p>
        </w:tc>
        <w:tc>
          <w:tcPr>
            <w:tcW w:w="7719" w:type="dxa"/>
            <w:tcBorders>
              <w:left w:val="single" w:color="000000" w:sz="4" w:space="0"/>
              <w:bottom w:val="single" w:color="000000" w:sz="4" w:space="0"/>
              <w:right w:val="single" w:color="000000" w:sz="4" w:space="0"/>
            </w:tcBorders>
            <w:shd w:val="clear" w:color="auto" w:fill="FFFFFF"/>
          </w:tcPr>
          <w:p w:rsidR="00E56AED" w:rsidP="002F5C7D" w:rsidRDefault="00E56AED" w14:paraId="43C9CCBD" w14:textId="77777777">
            <w:pPr>
              <w:pStyle w:val="Normal1"/>
              <w:jc w:val="both"/>
              <w:rPr>
                <w:rFonts w:ascii="Calibri" w:hAnsi="Calibri"/>
                <w:i w:val="0"/>
                <w:lang w:val="fr-FR"/>
              </w:rPr>
            </w:pPr>
            <w:r>
              <w:rPr>
                <w:rFonts w:ascii="Calibri" w:hAnsi="Calibri"/>
                <w:i w:val="0"/>
                <w:lang w:val="fr-FR"/>
              </w:rPr>
              <w:t>L’identification de la VL est obligatoire et depuis la table cours</w:t>
            </w:r>
          </w:p>
        </w:tc>
      </w:tr>
      <w:tr w:rsidRPr="00237864" w:rsidR="00E56AED" w:rsidTr="00CC6AC5" w14:paraId="50306F19"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F28A27A" w14:textId="77777777">
            <w:pPr>
              <w:jc w:val="both"/>
            </w:pPr>
            <w:r>
              <w:t>RG-084-4</w:t>
            </w:r>
          </w:p>
        </w:tc>
        <w:tc>
          <w:tcPr>
            <w:tcW w:w="7719" w:type="dxa"/>
            <w:tcBorders>
              <w:left w:val="single" w:color="000000" w:sz="4" w:space="0"/>
              <w:bottom w:val="single" w:color="000000" w:sz="4" w:space="0"/>
              <w:right w:val="single" w:color="000000" w:sz="4" w:space="0"/>
            </w:tcBorders>
            <w:shd w:val="clear" w:color="auto" w:fill="FFFFFF"/>
          </w:tcPr>
          <w:p w:rsidR="00E56AED" w:rsidP="002F5C7D" w:rsidRDefault="00E56AED" w14:paraId="54EE2C90" w14:textId="77777777">
            <w:pPr>
              <w:pStyle w:val="Normal1"/>
              <w:jc w:val="both"/>
              <w:rPr>
                <w:rFonts w:ascii="Calibri" w:hAnsi="Calibri"/>
                <w:i w:val="0"/>
                <w:lang w:val="fr-FR"/>
              </w:rPr>
            </w:pPr>
            <w:r>
              <w:rPr>
                <w:rFonts w:ascii="Calibri" w:hAnsi="Calibri"/>
                <w:i w:val="0"/>
                <w:lang w:val="fr-FR"/>
              </w:rPr>
              <w:t>La date de la VL est calculée automatiquement  dés l’identification de la VL</w:t>
            </w:r>
          </w:p>
        </w:tc>
      </w:tr>
    </w:tbl>
    <w:p w:rsidR="00E56AED" w:rsidP="002F5C7D" w:rsidRDefault="00E56AED" w14:paraId="6D22E34D" w14:textId="77777777">
      <w:pPr>
        <w:jc w:val="both"/>
      </w:pPr>
    </w:p>
    <w:p w:rsidR="00E56AED" w:rsidP="003D34DB" w:rsidRDefault="00E56AED" w14:paraId="6E76FD47" w14:textId="77777777">
      <w:pPr>
        <w:pStyle w:val="Style3"/>
        <w:numPr>
          <w:ilvl w:val="2"/>
          <w:numId w:val="3"/>
        </w:numPr>
        <w:jc w:val="both"/>
      </w:pPr>
      <w:bookmarkStart w:name="_Toc545153743111" w:id="214"/>
      <w:bookmarkStart w:name="_Toc409973679" w:id="215"/>
      <w:r>
        <w:t>T</w:t>
      </w:r>
      <w:bookmarkEnd w:id="214"/>
      <w:r>
        <w:t>raitements</w:t>
      </w:r>
      <w:bookmarkEnd w:id="215"/>
    </w:p>
    <w:p w:rsidR="00E56AED" w:rsidP="002F5C7D" w:rsidRDefault="00E56AED" w14:paraId="65DF73D1" w14:textId="77777777">
      <w:pPr>
        <w:jc w:val="both"/>
      </w:pPr>
    </w:p>
    <w:p w:rsidR="00E56AED" w:rsidP="002F5C7D" w:rsidRDefault="00E56AED" w14:paraId="486B0FD6" w14:textId="77777777">
      <w:pPr>
        <w:jc w:val="both"/>
      </w:pPr>
      <w:r>
        <w:t xml:space="preserve">L'objectif de la partie traitement est d'expliquer les différentes étapes à suivre lors de la saisie d'une exécution d'un ordre de souscription rachat OPCVM, au moment de la sauvegarde de cette opération, une notification sera générée vers le règlement livraison pour créer les instructions OPCVM en poste marché </w:t>
      </w:r>
    </w:p>
    <w:p w:rsidR="00E56AED" w:rsidP="002F5C7D" w:rsidRDefault="00E56AED" w14:paraId="4E4B68B2" w14:textId="77777777">
      <w:pPr>
        <w:jc w:val="both"/>
      </w:pPr>
    </w:p>
    <w:p w:rsidR="00E56AED" w:rsidP="002F5C7D" w:rsidRDefault="00E56AED" w14:paraId="3DFC5A58" w14:textId="77777777">
      <w:pPr>
        <w:jc w:val="both"/>
      </w:pPr>
    </w:p>
    <w:tbl>
      <w:tblPr>
        <w:tblW w:w="0" w:type="auto"/>
        <w:tblLayout w:type="fixed"/>
        <w:tblLook w:val="0000" w:firstRow="0" w:lastRow="0" w:firstColumn="0" w:lastColumn="0" w:noHBand="0" w:noVBand="0"/>
      </w:tblPr>
      <w:tblGrid>
        <w:gridCol w:w="1501"/>
        <w:gridCol w:w="7719"/>
      </w:tblGrid>
      <w:tr w:rsidRPr="00237864" w:rsidR="00E56AED" w:rsidTr="00CC6AC5" w14:paraId="72DC0C27" w14:textId="77777777">
        <w:trPr>
          <w:tblHeader/>
        </w:trPr>
        <w:tc>
          <w:tcPr>
            <w:tcW w:w="1501"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1522A81B" w14:textId="77777777">
            <w:pPr>
              <w:jc w:val="both"/>
              <w:rPr>
                <w:b/>
              </w:rPr>
            </w:pPr>
            <w:r w:rsidRPr="00237864">
              <w:rPr>
                <w:b/>
              </w:rPr>
              <w:t>Réf.</w:t>
            </w:r>
          </w:p>
        </w:tc>
        <w:tc>
          <w:tcPr>
            <w:tcW w:w="7719"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6D97C7E2" w14:textId="77777777">
            <w:pPr>
              <w:jc w:val="both"/>
              <w:rPr>
                <w:b/>
              </w:rPr>
            </w:pPr>
            <w:r w:rsidRPr="00237864">
              <w:rPr>
                <w:b/>
              </w:rPr>
              <w:t>Description</w:t>
            </w:r>
          </w:p>
        </w:tc>
      </w:tr>
      <w:tr w:rsidRPr="00237864" w:rsidR="00E56AED" w:rsidTr="00CC6AC5" w14:paraId="21A2CEFA" w14:textId="77777777">
        <w:tc>
          <w:tcPr>
            <w:tcW w:w="150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7ECB3976" w14:textId="77777777">
            <w:pPr>
              <w:jc w:val="both"/>
            </w:pPr>
            <w:r w:rsidRPr="00237864">
              <w:t>TRT-084-1</w:t>
            </w:r>
          </w:p>
        </w:tc>
        <w:tc>
          <w:tcPr>
            <w:tcW w:w="7719" w:type="dxa"/>
            <w:tcBorders>
              <w:top w:val="single" w:color="000000" w:sz="4" w:space="0"/>
              <w:left w:val="single" w:color="000000" w:sz="4" w:space="0"/>
              <w:bottom w:val="single" w:color="000000" w:sz="4" w:space="0"/>
              <w:right w:val="single" w:color="000000" w:sz="4" w:space="0"/>
            </w:tcBorders>
            <w:shd w:val="clear" w:color="auto" w:fill="FFFFFF"/>
          </w:tcPr>
          <w:p w:rsidR="00E56AED" w:rsidP="003D34DB" w:rsidRDefault="00E56AED" w14:paraId="55686977" w14:textId="77777777">
            <w:pPr>
              <w:pStyle w:val="Paragraphedeliste1"/>
              <w:numPr>
                <w:ilvl w:val="0"/>
                <w:numId w:val="23"/>
              </w:numPr>
              <w:spacing w:before="240" w:after="240" w:line="100" w:lineRule="atLeast"/>
              <w:jc w:val="both"/>
            </w:pPr>
            <w:r>
              <w:t>Ouverture de l'écran de l'exécution via le chemin de l'application : Ordre de souscription rachat&gt; Saisi de la valeur liquidative</w:t>
            </w:r>
          </w:p>
        </w:tc>
      </w:tr>
      <w:tr w:rsidRPr="00237864" w:rsidR="00E56AED" w:rsidTr="00CC6AC5" w14:paraId="12205A2D"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DEB1100" w14:textId="77777777">
            <w:pPr>
              <w:jc w:val="both"/>
            </w:pPr>
            <w:r w:rsidRPr="00237864">
              <w:t>TRT-084-2</w:t>
            </w:r>
          </w:p>
        </w:tc>
        <w:tc>
          <w:tcPr>
            <w:tcW w:w="7719" w:type="dxa"/>
            <w:tcBorders>
              <w:left w:val="single" w:color="000000" w:sz="4" w:space="0"/>
              <w:bottom w:val="single" w:color="000000" w:sz="4" w:space="0"/>
              <w:right w:val="single" w:color="000000" w:sz="4" w:space="0"/>
            </w:tcBorders>
            <w:shd w:val="clear" w:color="auto" w:fill="FFFFFF"/>
          </w:tcPr>
          <w:p w:rsidR="00E56AED" w:rsidP="003D34DB" w:rsidRDefault="00E56AED" w14:paraId="3DF83871" w14:textId="77777777">
            <w:pPr>
              <w:pStyle w:val="Paragraphedeliste1"/>
              <w:numPr>
                <w:ilvl w:val="0"/>
                <w:numId w:val="23"/>
              </w:numPr>
              <w:spacing w:before="240" w:after="240" w:line="100" w:lineRule="atLeast"/>
              <w:jc w:val="both"/>
            </w:pPr>
            <w:r>
              <w:t>L'utilisateur commence par identifier le code ISIN ou la description de la Valeur liquidative entre %%</w:t>
            </w:r>
          </w:p>
          <w:p w:rsidR="00E56AED" w:rsidP="002F5C7D" w:rsidRDefault="00E56AED" w14:paraId="769A223C" w14:textId="77777777">
            <w:pPr>
              <w:pStyle w:val="Paragraphedeliste1"/>
              <w:spacing w:before="240" w:after="240" w:line="100" w:lineRule="atLeast"/>
              <w:jc w:val="both"/>
            </w:pPr>
            <w:r>
              <w:t xml:space="preserve">Le champ « Description sera déduit automatiquement » </w:t>
            </w:r>
          </w:p>
        </w:tc>
      </w:tr>
      <w:tr w:rsidRPr="00237864" w:rsidR="00E56AED" w:rsidTr="00CC6AC5" w14:paraId="30624C24"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E3025EB" w14:textId="77777777">
            <w:pPr>
              <w:jc w:val="both"/>
            </w:pPr>
            <w:r w:rsidRPr="00237864">
              <w:t>TRT-084-3</w:t>
            </w:r>
          </w:p>
        </w:tc>
        <w:tc>
          <w:tcPr>
            <w:tcW w:w="7719" w:type="dxa"/>
            <w:tcBorders>
              <w:left w:val="single" w:color="000000" w:sz="4" w:space="0"/>
              <w:bottom w:val="single" w:color="000000" w:sz="4" w:space="0"/>
              <w:right w:val="single" w:color="000000" w:sz="4" w:space="0"/>
            </w:tcBorders>
            <w:shd w:val="clear" w:color="auto" w:fill="FFFFFF"/>
          </w:tcPr>
          <w:p w:rsidR="00E56AED" w:rsidP="003D34DB" w:rsidRDefault="00E56AED" w14:paraId="182BA3B5" w14:textId="77777777">
            <w:pPr>
              <w:pStyle w:val="Paragraphedeliste1"/>
              <w:numPr>
                <w:ilvl w:val="0"/>
                <w:numId w:val="23"/>
              </w:numPr>
              <w:spacing w:before="240" w:after="240" w:line="100" w:lineRule="atLeast"/>
              <w:jc w:val="both"/>
            </w:pPr>
            <w:r>
              <w:t xml:space="preserve">L’utilisateur renseigne la dernière valeur liquidative </w:t>
            </w:r>
          </w:p>
          <w:p w:rsidR="00E56AED" w:rsidP="003D34DB" w:rsidRDefault="00E56AED" w14:paraId="5D3409A1" w14:textId="77777777">
            <w:pPr>
              <w:pStyle w:val="Paragraphedeliste1"/>
              <w:numPr>
                <w:ilvl w:val="0"/>
                <w:numId w:val="23"/>
              </w:numPr>
              <w:spacing w:before="240" w:after="240" w:line="100" w:lineRule="atLeast"/>
              <w:jc w:val="both"/>
            </w:pPr>
            <w:r>
              <w:t>La date de la VL est générée en automatique.</w:t>
            </w:r>
          </w:p>
        </w:tc>
      </w:tr>
      <w:tr w:rsidRPr="00237864" w:rsidR="00E56AED" w:rsidTr="00CC6AC5" w14:paraId="5FC7AAEA" w14:textId="77777777">
        <w:tc>
          <w:tcPr>
            <w:tcW w:w="150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60FD513" w14:textId="77777777">
            <w:pPr>
              <w:jc w:val="both"/>
            </w:pPr>
            <w:r w:rsidRPr="00237864">
              <w:t>TRT-084-4</w:t>
            </w:r>
          </w:p>
        </w:tc>
        <w:tc>
          <w:tcPr>
            <w:tcW w:w="7719" w:type="dxa"/>
            <w:tcBorders>
              <w:left w:val="single" w:color="000000" w:sz="4" w:space="0"/>
              <w:bottom w:val="single" w:color="000000" w:sz="4" w:space="0"/>
              <w:right w:val="single" w:color="000000" w:sz="4" w:space="0"/>
            </w:tcBorders>
            <w:shd w:val="clear" w:color="auto" w:fill="FFFFFF"/>
          </w:tcPr>
          <w:p w:rsidR="00E56AED" w:rsidP="003D34DB" w:rsidRDefault="00E56AED" w14:paraId="686E0521" w14:textId="77777777">
            <w:pPr>
              <w:pStyle w:val="Paragraphedeliste1"/>
              <w:numPr>
                <w:ilvl w:val="0"/>
                <w:numId w:val="23"/>
              </w:numPr>
              <w:spacing w:before="240" w:after="240" w:line="100" w:lineRule="atLeast"/>
              <w:jc w:val="both"/>
            </w:pPr>
            <w:r>
              <w:t>Dés la sauvegarde de la VL, le système génère les notifications pour le règlement livraison</w:t>
            </w:r>
          </w:p>
        </w:tc>
      </w:tr>
    </w:tbl>
    <w:p w:rsidR="00E56AED" w:rsidP="002F5C7D" w:rsidRDefault="00E56AED" w14:paraId="09F4AA61" w14:textId="77777777">
      <w:pPr>
        <w:jc w:val="both"/>
      </w:pPr>
    </w:p>
    <w:p w:rsidR="00E56AED" w:rsidP="003D34DB" w:rsidRDefault="00E56AED" w14:paraId="0A38F6C6" w14:textId="77777777">
      <w:pPr>
        <w:pStyle w:val="Style3"/>
        <w:numPr>
          <w:ilvl w:val="2"/>
          <w:numId w:val="3"/>
        </w:numPr>
        <w:jc w:val="both"/>
        <w:rPr>
          <w:color w:val="999999"/>
        </w:rPr>
      </w:pPr>
      <w:bookmarkStart w:name="_Toc409973680" w:id="216"/>
      <w:r>
        <w:rPr>
          <w:color w:val="999999"/>
        </w:rPr>
        <w:t>Messages d’erreur</w:t>
      </w:r>
      <w:bookmarkEnd w:id="216"/>
    </w:p>
    <w:p w:rsidR="00E56AED" w:rsidP="0091661A" w:rsidRDefault="00E56AED" w14:paraId="465FD1DC" w14:textId="77777777">
      <w:pPr>
        <w:pStyle w:val="Paragraphedeliste1"/>
        <w:numPr>
          <w:ilvl w:val="0"/>
          <w:numId w:val="4"/>
        </w:numPr>
        <w:spacing w:before="240" w:after="240" w:line="100" w:lineRule="atLeast"/>
        <w:ind w:right="142" w:firstLine="0"/>
        <w:jc w:val="both"/>
      </w:pPr>
      <w:r>
        <w:t>Identifier et lister les messages d’erreur spécifiques à ce CUF.</w:t>
      </w:r>
    </w:p>
    <w:tbl>
      <w:tblPr>
        <w:tblW w:w="0" w:type="auto"/>
        <w:tblInd w:w="108" w:type="dxa"/>
        <w:tblLayout w:type="fixed"/>
        <w:tblLook w:val="0000" w:firstRow="0" w:lastRow="0" w:firstColumn="0" w:lastColumn="0" w:noHBand="0" w:noVBand="0"/>
      </w:tblPr>
      <w:tblGrid>
        <w:gridCol w:w="1505"/>
        <w:gridCol w:w="7718"/>
      </w:tblGrid>
      <w:tr w:rsidRPr="00237864" w:rsidR="00E56AED" w:rsidTr="00CC6AC5" w14:paraId="031EB5FE" w14:textId="77777777">
        <w:trPr>
          <w:tblHeader/>
        </w:trPr>
        <w:tc>
          <w:tcPr>
            <w:tcW w:w="1505"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6502CD25" w14:textId="77777777">
            <w:pPr>
              <w:jc w:val="both"/>
              <w:rPr>
                <w:b/>
              </w:rPr>
            </w:pPr>
            <w:r w:rsidRPr="00237864">
              <w:rPr>
                <w:b/>
              </w:rPr>
              <w:t>Réf.</w:t>
            </w:r>
          </w:p>
        </w:tc>
        <w:tc>
          <w:tcPr>
            <w:tcW w:w="7718"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3784F7AF" w14:textId="77777777">
            <w:pPr>
              <w:jc w:val="both"/>
              <w:rPr>
                <w:b/>
              </w:rPr>
            </w:pPr>
            <w:r w:rsidRPr="00237864">
              <w:rPr>
                <w:b/>
              </w:rPr>
              <w:t>Description</w:t>
            </w:r>
          </w:p>
        </w:tc>
      </w:tr>
      <w:tr w:rsidRPr="00237864" w:rsidR="00E56AED" w:rsidTr="00CC6AC5" w14:paraId="5D3A0892" w14:textId="77777777">
        <w:tc>
          <w:tcPr>
            <w:tcW w:w="150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4C387457" w14:textId="77777777">
            <w:pPr>
              <w:jc w:val="both"/>
            </w:pPr>
            <w:r w:rsidRPr="00237864">
              <w:t>ERR-GEN-1</w:t>
            </w:r>
          </w:p>
        </w:tc>
        <w:tc>
          <w:tcPr>
            <w:tcW w:w="7718"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2CD407BF" w14:textId="77777777">
            <w:pPr>
              <w:pStyle w:val="Normal1"/>
              <w:jc w:val="both"/>
            </w:pPr>
          </w:p>
        </w:tc>
      </w:tr>
    </w:tbl>
    <w:p w:rsidR="00E56AED" w:rsidP="002F5C7D" w:rsidRDefault="00E56AED" w14:paraId="1667AF3E" w14:textId="77777777">
      <w:pPr>
        <w:spacing w:before="60"/>
        <w:jc w:val="both"/>
        <w:rPr>
          <w:i/>
          <w:sz w:val="20"/>
          <w:szCs w:val="20"/>
        </w:rPr>
      </w:pPr>
      <w:r>
        <w:rPr>
          <w:i/>
          <w:sz w:val="20"/>
          <w:szCs w:val="20"/>
        </w:rPr>
        <w:t>XXX = Trigramme spécifique à ce cas d’utilisation</w:t>
      </w:r>
    </w:p>
    <w:p w:rsidRPr="00661641" w:rsidR="00E56AED" w:rsidP="002F5C7D" w:rsidRDefault="00E56AED" w14:paraId="22BAAE13" w14:textId="77777777">
      <w:pPr>
        <w:jc w:val="both"/>
      </w:pPr>
      <w:bookmarkStart w:name="__DdeLink__10893_16193413321" w:id="217"/>
      <w:bookmarkEnd w:id="217"/>
    </w:p>
    <w:p w:rsidRPr="004325ED" w:rsidR="00E56AED" w:rsidP="003D34DB" w:rsidRDefault="00E56AED" w14:paraId="6EB4CC7E" w14:textId="77777777">
      <w:pPr>
        <w:pStyle w:val="Style1"/>
        <w:numPr>
          <w:ilvl w:val="0"/>
          <w:numId w:val="3"/>
        </w:numPr>
      </w:pPr>
      <w:bookmarkStart w:name="_Toc409973681" w:id="218"/>
      <w:r w:rsidRPr="004325ED">
        <w:t>Description des écrans</w:t>
      </w:r>
      <w:bookmarkStart w:name="_Toc54515391" w:id="219"/>
      <w:bookmarkEnd w:id="185"/>
      <w:bookmarkEnd w:id="186"/>
      <w:bookmarkEnd w:id="187"/>
      <w:bookmarkEnd w:id="218"/>
    </w:p>
    <w:p w:rsidRPr="004325ED" w:rsidR="00E56AED" w:rsidP="003D34DB" w:rsidRDefault="00E56AED" w14:paraId="2915E374" w14:textId="77777777">
      <w:pPr>
        <w:pStyle w:val="Style2"/>
        <w:numPr>
          <w:ilvl w:val="1"/>
          <w:numId w:val="3"/>
        </w:numPr>
        <w:jc w:val="both"/>
      </w:pPr>
      <w:bookmarkStart w:name="_Toc319568803" w:id="220"/>
      <w:bookmarkStart w:name="_Toc409973682" w:id="221"/>
      <w:r w:rsidRPr="004325ED">
        <w:t>Diagramme de navigation</w:t>
      </w:r>
      <w:bookmarkEnd w:id="219"/>
      <w:bookmarkEnd w:id="220"/>
      <w:bookmarkEnd w:id="221"/>
    </w:p>
    <w:p w:rsidR="00E56AED" w:rsidP="002F5C7D" w:rsidRDefault="00E56AED" w14:paraId="47C39F59" w14:textId="77777777">
      <w:pPr>
        <w:pStyle w:val="Paragraphedeliste1"/>
        <w:spacing w:before="240" w:line="100" w:lineRule="atLeast"/>
        <w:ind w:left="0" w:right="142"/>
        <w:jc w:val="both"/>
      </w:pPr>
      <w:r>
        <w:t>Ordre de Bourse &gt; Ordres de bourse Simples&gt; Saisie des OB</w:t>
      </w:r>
    </w:p>
    <w:p w:rsidRPr="004325ED" w:rsidR="00E56AED" w:rsidP="002F5C7D" w:rsidRDefault="00E56AED" w14:paraId="36C4FABD" w14:textId="77777777">
      <w:pPr>
        <w:jc w:val="both"/>
        <w:rPr>
          <w:iCs/>
        </w:rPr>
      </w:pPr>
    </w:p>
    <w:p w:rsidRPr="004325ED" w:rsidR="00E56AED" w:rsidP="002F5C7D" w:rsidRDefault="00E56AED" w14:paraId="3DD40398" w14:textId="77777777">
      <w:pPr>
        <w:jc w:val="both"/>
        <w:rPr>
          <w:iCs/>
        </w:rPr>
      </w:pPr>
    </w:p>
    <w:p w:rsidRPr="004325ED" w:rsidR="00E56AED" w:rsidP="003D34DB" w:rsidRDefault="00E56AED" w14:paraId="099ABD62" w14:textId="77777777">
      <w:pPr>
        <w:pStyle w:val="Heading3"/>
        <w:numPr>
          <w:ilvl w:val="2"/>
          <w:numId w:val="3"/>
        </w:numPr>
        <w:jc w:val="both"/>
      </w:pPr>
      <w:bookmarkStart w:name="_Toc54515392" w:id="222"/>
      <w:bookmarkStart w:name="_Toc319568804" w:id="223"/>
      <w:bookmarkStart w:name="_Toc409973683" w:id="224"/>
      <w:r w:rsidRPr="004325ED">
        <w:t>Description de l’écran &lt;</w:t>
      </w:r>
      <w:r>
        <w:t>Saisie d'un ordre de bourse</w:t>
      </w:r>
      <w:r w:rsidRPr="004325ED">
        <w:t>&gt;</w:t>
      </w:r>
      <w:bookmarkEnd w:id="222"/>
      <w:bookmarkEnd w:id="223"/>
      <w:bookmarkEnd w:id="224"/>
    </w:p>
    <w:p w:rsidRPr="004325ED" w:rsidR="00E56AED" w:rsidP="003D34DB" w:rsidRDefault="00E56AED" w14:paraId="105FFFF1" w14:textId="77777777">
      <w:pPr>
        <w:pStyle w:val="Style3"/>
        <w:numPr>
          <w:ilvl w:val="2"/>
          <w:numId w:val="3"/>
        </w:numPr>
        <w:jc w:val="both"/>
      </w:pPr>
      <w:bookmarkStart w:name="_Toc54515393" w:id="225"/>
      <w:bookmarkStart w:name="_Toc319568805" w:id="226"/>
      <w:bookmarkStart w:name="_Toc409973684" w:id="227"/>
      <w:r>
        <w:t>Prototypage</w:t>
      </w:r>
      <w:r w:rsidRPr="004325ED">
        <w:t xml:space="preserve"> de l’écran </w:t>
      </w:r>
      <w:bookmarkEnd w:id="225"/>
      <w:bookmarkEnd w:id="226"/>
      <w:r>
        <w:t>&lt;Saisie d'un ordre de bourse&gt;</w:t>
      </w:r>
      <w:bookmarkEnd w:id="227"/>
    </w:p>
    <w:p w:rsidRPr="004325ED" w:rsidR="00E56AED" w:rsidP="002F5C7D" w:rsidRDefault="00E56AED" w14:paraId="4DEA81E3" w14:textId="77777777">
      <w:pPr>
        <w:jc w:val="both"/>
      </w:pPr>
    </w:p>
    <w:p w:rsidRPr="004325ED" w:rsidR="00E56AED" w:rsidP="002F5C7D" w:rsidRDefault="007936E1" w14:paraId="3885CA4A" w14:textId="77777777">
      <w:pPr>
        <w:jc w:val="both"/>
        <w:rPr>
          <w:i/>
        </w:rPr>
      </w:pPr>
      <w:r>
        <w:rPr>
          <w:i/>
          <w:noProof/>
          <w:lang w:eastAsia="fr-FR"/>
        </w:rPr>
        <w:drawing>
          <wp:inline distT="0" distB="0" distL="0" distR="0" wp14:anchorId="46DB8212" wp14:editId="6E19D6EF">
            <wp:extent cx="6324600" cy="2657475"/>
            <wp:effectExtent l="19050" t="0" r="0" b="0"/>
            <wp:docPr id="14"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9"/>
                    <pic:cNvPicPr>
                      <a:picLocks noChangeAspect="1" noChangeArrowheads="1"/>
                    </pic:cNvPicPr>
                  </pic:nvPicPr>
                  <pic:blipFill>
                    <a:blip r:embed="rId22"/>
                    <a:srcRect/>
                    <a:stretch>
                      <a:fillRect/>
                    </a:stretch>
                  </pic:blipFill>
                  <pic:spPr bwMode="auto">
                    <a:xfrm>
                      <a:off x="0" y="0"/>
                      <a:ext cx="6324600" cy="2657475"/>
                    </a:xfrm>
                    <a:prstGeom prst="rect">
                      <a:avLst/>
                    </a:prstGeom>
                    <a:noFill/>
                    <a:ln w="9525">
                      <a:noFill/>
                      <a:miter lim="800000"/>
                      <a:headEnd/>
                      <a:tailEnd/>
                    </a:ln>
                  </pic:spPr>
                </pic:pic>
              </a:graphicData>
            </a:graphic>
          </wp:inline>
        </w:drawing>
      </w:r>
    </w:p>
    <w:p w:rsidRPr="004325ED" w:rsidR="00E56AED" w:rsidP="002F5C7D" w:rsidRDefault="00E56AED" w14:paraId="7FAE5724" w14:textId="77777777">
      <w:pPr>
        <w:pStyle w:val="ABLOCKPARA"/>
        <w:ind w:left="0"/>
        <w:jc w:val="both"/>
      </w:pPr>
    </w:p>
    <w:p w:rsidRPr="004325ED" w:rsidR="00E56AED" w:rsidP="003D34DB" w:rsidRDefault="00E56AED" w14:paraId="5E51ED3F" w14:textId="77777777">
      <w:pPr>
        <w:pStyle w:val="Style3"/>
        <w:numPr>
          <w:ilvl w:val="2"/>
          <w:numId w:val="3"/>
        </w:numPr>
        <w:jc w:val="both"/>
      </w:pPr>
      <w:bookmarkStart w:name="_Toc54515394" w:id="228"/>
      <w:bookmarkStart w:name="_Toc319568806" w:id="229"/>
      <w:bookmarkStart w:name="_Toc409973685" w:id="230"/>
      <w:r w:rsidRPr="004325ED">
        <w:t>Typologie des données manipulées</w:t>
      </w:r>
      <w:bookmarkEnd w:id="228"/>
      <w:bookmarkEnd w:id="229"/>
      <w:bookmarkEnd w:id="230"/>
    </w:p>
    <w:p w:rsidR="00E56AED" w:rsidP="002F5C7D" w:rsidRDefault="00E56AED" w14:paraId="08077CC1" w14:textId="77777777">
      <w:pPr>
        <w:pStyle w:val="Paragraphedeliste1"/>
        <w:spacing w:before="240" w:after="240" w:line="100" w:lineRule="atLeast"/>
        <w:jc w:val="both"/>
      </w:pPr>
      <w:bookmarkStart w:name="_Toc319568807" w:id="231"/>
    </w:p>
    <w:p w:rsidR="00E56AED" w:rsidP="00EA51AE" w:rsidRDefault="00E56AED" w14:paraId="2249BD0D" w14:textId="77777777">
      <w:pPr>
        <w:pStyle w:val="Paragraphedeliste1"/>
        <w:spacing w:before="240" w:after="240" w:line="100" w:lineRule="atLeast"/>
        <w:jc w:val="both"/>
      </w:pPr>
      <w:r>
        <w:t>Ci joint la liste des champs à saisir lors d'un ordre de bourse</w:t>
      </w:r>
    </w:p>
    <w:p w:rsidR="00E56AED" w:rsidP="002F5C7D" w:rsidRDefault="00E56AED" w14:paraId="01E65366" w14:textId="77777777">
      <w:pPr>
        <w:pStyle w:val="Paragraphedeliste1"/>
        <w:spacing w:before="240" w:after="240" w:line="100" w:lineRule="atLeast"/>
        <w:jc w:val="both"/>
      </w:pPr>
    </w:p>
    <w:tbl>
      <w:tblPr>
        <w:tblW w:w="0" w:type="auto"/>
        <w:tblLayout w:type="fixed"/>
        <w:tblLook w:val="0000" w:firstRow="0" w:lastRow="0" w:firstColumn="0" w:lastColumn="0" w:noHBand="0" w:noVBand="0"/>
      </w:tblPr>
      <w:tblGrid>
        <w:gridCol w:w="1661"/>
        <w:gridCol w:w="1658"/>
        <w:gridCol w:w="1658"/>
        <w:gridCol w:w="1658"/>
        <w:gridCol w:w="1658"/>
        <w:gridCol w:w="1677"/>
      </w:tblGrid>
      <w:tr w:rsidRPr="00237864" w:rsidR="00E56AED" w:rsidTr="00CC6AC5" w14:paraId="37158391" w14:textId="77777777">
        <w:tc>
          <w:tcPr>
            <w:tcW w:w="1661" w:type="dxa"/>
            <w:tcBorders>
              <w:top w:val="single" w:color="000000" w:sz="2" w:space="0"/>
              <w:left w:val="single" w:color="000000" w:sz="2" w:space="0"/>
              <w:bottom w:val="single" w:color="000000" w:sz="2" w:space="0"/>
            </w:tcBorders>
            <w:shd w:val="clear" w:color="auto" w:fill="999999"/>
          </w:tcPr>
          <w:p w:rsidR="00E56AED" w:rsidP="002F5C7D" w:rsidRDefault="00E56AED" w14:paraId="7C1A21F4" w14:textId="77777777">
            <w:pPr>
              <w:pStyle w:val="TableContents"/>
              <w:jc w:val="both"/>
            </w:pPr>
            <w:r>
              <w:t>Champ</w:t>
            </w:r>
          </w:p>
        </w:tc>
        <w:tc>
          <w:tcPr>
            <w:tcW w:w="1658" w:type="dxa"/>
            <w:tcBorders>
              <w:top w:val="single" w:color="000000" w:sz="2" w:space="0"/>
              <w:left w:val="single" w:color="000000" w:sz="2" w:space="0"/>
              <w:bottom w:val="single" w:color="000000" w:sz="2" w:space="0"/>
            </w:tcBorders>
            <w:shd w:val="clear" w:color="auto" w:fill="999999"/>
          </w:tcPr>
          <w:p w:rsidR="00E56AED" w:rsidP="002F5C7D" w:rsidRDefault="00E56AED" w14:paraId="11958CCD" w14:textId="77777777">
            <w:pPr>
              <w:pStyle w:val="TableContents"/>
              <w:jc w:val="both"/>
            </w:pPr>
            <w:r>
              <w:t>Etiquette</w:t>
            </w:r>
          </w:p>
        </w:tc>
        <w:tc>
          <w:tcPr>
            <w:tcW w:w="1658" w:type="dxa"/>
            <w:tcBorders>
              <w:top w:val="single" w:color="000000" w:sz="2" w:space="0"/>
              <w:left w:val="single" w:color="000000" w:sz="2" w:space="0"/>
              <w:bottom w:val="single" w:color="000000" w:sz="2" w:space="0"/>
            </w:tcBorders>
            <w:shd w:val="clear" w:color="auto" w:fill="999999"/>
          </w:tcPr>
          <w:p w:rsidR="00E56AED" w:rsidP="002F5C7D" w:rsidRDefault="00E56AED" w14:paraId="314741F5" w14:textId="77777777">
            <w:pPr>
              <w:pStyle w:val="TableContents"/>
              <w:jc w:val="both"/>
            </w:pPr>
            <w:r>
              <w:t>Type de champ</w:t>
            </w:r>
          </w:p>
        </w:tc>
        <w:tc>
          <w:tcPr>
            <w:tcW w:w="1658" w:type="dxa"/>
            <w:tcBorders>
              <w:top w:val="single" w:color="000000" w:sz="2" w:space="0"/>
              <w:left w:val="single" w:color="000000" w:sz="2" w:space="0"/>
              <w:bottom w:val="single" w:color="000000" w:sz="2" w:space="0"/>
            </w:tcBorders>
            <w:shd w:val="clear" w:color="auto" w:fill="999999"/>
          </w:tcPr>
          <w:p w:rsidR="00E56AED" w:rsidP="002F5C7D" w:rsidRDefault="00E56AED" w14:paraId="15BA114C" w14:textId="77777777">
            <w:pPr>
              <w:pStyle w:val="TableContents"/>
              <w:jc w:val="both"/>
            </w:pPr>
            <w:r>
              <w:t>Type des données manipulées</w:t>
            </w:r>
          </w:p>
        </w:tc>
        <w:tc>
          <w:tcPr>
            <w:tcW w:w="1658" w:type="dxa"/>
            <w:tcBorders>
              <w:top w:val="single" w:color="000000" w:sz="2" w:space="0"/>
              <w:left w:val="single" w:color="000000" w:sz="2" w:space="0"/>
              <w:bottom w:val="single" w:color="000000" w:sz="2" w:space="0"/>
            </w:tcBorders>
            <w:shd w:val="clear" w:color="auto" w:fill="999999"/>
          </w:tcPr>
          <w:p w:rsidR="00E56AED" w:rsidP="002F5C7D" w:rsidRDefault="00E56AED" w14:paraId="1E365A6B" w14:textId="77777777">
            <w:pPr>
              <w:pStyle w:val="TableContents"/>
              <w:jc w:val="both"/>
            </w:pPr>
            <w:r>
              <w:t>Taille</w:t>
            </w:r>
          </w:p>
        </w:tc>
        <w:tc>
          <w:tcPr>
            <w:tcW w:w="1677" w:type="dxa"/>
            <w:tcBorders>
              <w:top w:val="single" w:color="000000" w:sz="2" w:space="0"/>
              <w:left w:val="single" w:color="000000" w:sz="2" w:space="0"/>
              <w:bottom w:val="single" w:color="000000" w:sz="2" w:space="0"/>
              <w:right w:val="single" w:color="000000" w:sz="2" w:space="0"/>
            </w:tcBorders>
            <w:shd w:val="clear" w:color="auto" w:fill="999999"/>
          </w:tcPr>
          <w:p w:rsidR="00E56AED" w:rsidP="002F5C7D" w:rsidRDefault="00E56AED" w14:paraId="26376B20" w14:textId="77777777">
            <w:pPr>
              <w:pStyle w:val="TableContents"/>
              <w:jc w:val="both"/>
            </w:pPr>
            <w:r>
              <w:t>Description &amp; valeurs possibles</w:t>
            </w:r>
          </w:p>
        </w:tc>
      </w:tr>
      <w:tr w:rsidRPr="00237864" w:rsidR="00E56AED" w:rsidTr="00CC6AC5" w14:paraId="4858A917" w14:textId="77777777">
        <w:tc>
          <w:tcPr>
            <w:tcW w:w="1661" w:type="dxa"/>
            <w:tcBorders>
              <w:left w:val="single" w:color="000000" w:sz="2" w:space="0"/>
              <w:bottom w:val="single" w:color="000000" w:sz="2" w:space="0"/>
            </w:tcBorders>
            <w:shd w:val="clear" w:color="auto" w:fill="FFFFFF"/>
          </w:tcPr>
          <w:p w:rsidR="00E56AED" w:rsidP="002F5C7D" w:rsidRDefault="00E56AED" w14:paraId="4F651C74" w14:textId="77777777">
            <w:pPr>
              <w:pStyle w:val="TableContents"/>
              <w:jc w:val="both"/>
            </w:pPr>
            <w:r>
              <w:t>Compte titre espèce</w:t>
            </w:r>
          </w:p>
        </w:tc>
        <w:tc>
          <w:tcPr>
            <w:tcW w:w="1658" w:type="dxa"/>
            <w:tcBorders>
              <w:left w:val="single" w:color="000000" w:sz="2" w:space="0"/>
              <w:bottom w:val="single" w:color="000000" w:sz="2" w:space="0"/>
            </w:tcBorders>
            <w:shd w:val="clear" w:color="auto" w:fill="FFFFFF"/>
          </w:tcPr>
          <w:p w:rsidR="00E56AED" w:rsidP="002F5C7D" w:rsidRDefault="00E56AED" w14:paraId="7501729E" w14:textId="77777777">
            <w:pPr>
              <w:pStyle w:val="TableContents"/>
              <w:jc w:val="both"/>
            </w:pPr>
            <w:r>
              <w:t>Compte titre espèce</w:t>
            </w:r>
          </w:p>
        </w:tc>
        <w:tc>
          <w:tcPr>
            <w:tcW w:w="1658" w:type="dxa"/>
            <w:tcBorders>
              <w:left w:val="single" w:color="000000" w:sz="2" w:space="0"/>
              <w:bottom w:val="single" w:color="000000" w:sz="2" w:space="0"/>
            </w:tcBorders>
            <w:shd w:val="clear" w:color="auto" w:fill="FFFFFF"/>
          </w:tcPr>
          <w:p w:rsidR="00E56AED" w:rsidP="002F5C7D" w:rsidRDefault="00E56AED" w14:paraId="5397077E" w14:textId="77777777">
            <w:pPr>
              <w:pStyle w:val="TableContents"/>
              <w:jc w:val="both"/>
            </w:pPr>
            <w:r>
              <w:t>Liste numérique</w:t>
            </w:r>
          </w:p>
        </w:tc>
        <w:tc>
          <w:tcPr>
            <w:tcW w:w="1658" w:type="dxa"/>
            <w:tcBorders>
              <w:left w:val="single" w:color="000000" w:sz="2" w:space="0"/>
              <w:bottom w:val="single" w:color="000000" w:sz="2" w:space="0"/>
            </w:tcBorders>
            <w:shd w:val="clear" w:color="auto" w:fill="FFFFFF"/>
          </w:tcPr>
          <w:p w:rsidR="00E56AED" w:rsidP="002F5C7D" w:rsidRDefault="00E56AED" w14:paraId="64073C6C" w14:textId="77777777">
            <w:pPr>
              <w:pStyle w:val="TableContents"/>
              <w:jc w:val="both"/>
            </w:pPr>
            <w:r>
              <w:t>Liste numérique</w:t>
            </w:r>
          </w:p>
        </w:tc>
        <w:tc>
          <w:tcPr>
            <w:tcW w:w="1658" w:type="dxa"/>
            <w:tcBorders>
              <w:left w:val="single" w:color="000000" w:sz="2" w:space="0"/>
              <w:bottom w:val="single" w:color="000000" w:sz="2" w:space="0"/>
            </w:tcBorders>
            <w:shd w:val="clear" w:color="auto" w:fill="FFFFFF"/>
          </w:tcPr>
          <w:p w:rsidR="00E56AED" w:rsidP="002F5C7D" w:rsidRDefault="00E56AED" w14:paraId="04A5D84D" w14:textId="77777777">
            <w:pPr>
              <w:pStyle w:val="TableContents"/>
              <w:jc w:val="both"/>
            </w:pPr>
            <w:r>
              <w:t>--</w:t>
            </w:r>
          </w:p>
        </w:tc>
        <w:tc>
          <w:tcPr>
            <w:tcW w:w="1677" w:type="dxa"/>
            <w:tcBorders>
              <w:left w:val="single" w:color="000000" w:sz="2" w:space="0"/>
              <w:bottom w:val="single" w:color="000000" w:sz="2" w:space="0"/>
              <w:right w:val="single" w:color="000000" w:sz="2" w:space="0"/>
            </w:tcBorders>
            <w:shd w:val="clear" w:color="auto" w:fill="FFFFFF"/>
          </w:tcPr>
          <w:p w:rsidR="00E56AED" w:rsidP="002F5C7D" w:rsidRDefault="00E56AED" w14:paraId="6967A603" w14:textId="77777777">
            <w:pPr>
              <w:pStyle w:val="TableContents"/>
              <w:jc w:val="both"/>
            </w:pPr>
            <w:r>
              <w:t>Comptes espèces client</w:t>
            </w:r>
          </w:p>
        </w:tc>
      </w:tr>
      <w:tr w:rsidRPr="00237864" w:rsidR="00E56AED" w:rsidTr="00CC6AC5" w14:paraId="2096FF66" w14:textId="77777777">
        <w:tc>
          <w:tcPr>
            <w:tcW w:w="1661" w:type="dxa"/>
            <w:tcBorders>
              <w:left w:val="single" w:color="000000" w:sz="2" w:space="0"/>
              <w:bottom w:val="single" w:color="000000" w:sz="2" w:space="0"/>
            </w:tcBorders>
            <w:shd w:val="clear" w:color="auto" w:fill="FFFFFF"/>
          </w:tcPr>
          <w:p w:rsidR="00E56AED" w:rsidP="002F5C7D" w:rsidRDefault="00E56AED" w14:paraId="0C5BB5B2" w14:textId="77777777">
            <w:pPr>
              <w:pStyle w:val="TableContents"/>
              <w:jc w:val="both"/>
            </w:pPr>
            <w:r>
              <w:t>Compte titre client</w:t>
            </w:r>
          </w:p>
        </w:tc>
        <w:tc>
          <w:tcPr>
            <w:tcW w:w="1658" w:type="dxa"/>
            <w:tcBorders>
              <w:left w:val="single" w:color="000000" w:sz="2" w:space="0"/>
              <w:bottom w:val="single" w:color="000000" w:sz="2" w:space="0"/>
            </w:tcBorders>
            <w:shd w:val="clear" w:color="auto" w:fill="FFFFFF"/>
          </w:tcPr>
          <w:p w:rsidR="00E56AED" w:rsidP="002F5C7D" w:rsidRDefault="00E56AED" w14:paraId="35561514" w14:textId="77777777">
            <w:pPr>
              <w:pStyle w:val="TableContents"/>
              <w:jc w:val="both"/>
            </w:pPr>
            <w:r>
              <w:t>Compte titre client</w:t>
            </w:r>
          </w:p>
        </w:tc>
        <w:tc>
          <w:tcPr>
            <w:tcW w:w="1658" w:type="dxa"/>
            <w:tcBorders>
              <w:left w:val="single" w:color="000000" w:sz="2" w:space="0"/>
              <w:bottom w:val="single" w:color="000000" w:sz="2" w:space="0"/>
            </w:tcBorders>
            <w:shd w:val="clear" w:color="auto" w:fill="FFFFFF"/>
          </w:tcPr>
          <w:p w:rsidR="00E56AED" w:rsidP="002F5C7D" w:rsidRDefault="00E56AED" w14:paraId="42736892" w14:textId="77777777">
            <w:pPr>
              <w:pStyle w:val="TableContents"/>
              <w:jc w:val="both"/>
            </w:pPr>
            <w:r>
              <w:t>Liste numérique</w:t>
            </w:r>
          </w:p>
        </w:tc>
        <w:tc>
          <w:tcPr>
            <w:tcW w:w="1658" w:type="dxa"/>
            <w:tcBorders>
              <w:left w:val="single" w:color="000000" w:sz="2" w:space="0"/>
              <w:bottom w:val="single" w:color="000000" w:sz="2" w:space="0"/>
            </w:tcBorders>
            <w:shd w:val="clear" w:color="auto" w:fill="FFFFFF"/>
          </w:tcPr>
          <w:p w:rsidR="00E56AED" w:rsidP="002F5C7D" w:rsidRDefault="00E56AED" w14:paraId="607F8DBE" w14:textId="77777777">
            <w:pPr>
              <w:pStyle w:val="TableContents"/>
              <w:jc w:val="both"/>
            </w:pPr>
            <w:r>
              <w:t>Liste numérique</w:t>
            </w:r>
          </w:p>
        </w:tc>
        <w:tc>
          <w:tcPr>
            <w:tcW w:w="1658" w:type="dxa"/>
            <w:tcBorders>
              <w:left w:val="single" w:color="000000" w:sz="2" w:space="0"/>
              <w:bottom w:val="single" w:color="000000" w:sz="2" w:space="0"/>
            </w:tcBorders>
            <w:shd w:val="clear" w:color="auto" w:fill="FFFFFF"/>
          </w:tcPr>
          <w:p w:rsidR="00E56AED" w:rsidP="002F5C7D" w:rsidRDefault="00E56AED" w14:paraId="186D90A9" w14:textId="77777777">
            <w:pPr>
              <w:pStyle w:val="TableContents"/>
              <w:jc w:val="both"/>
            </w:pPr>
            <w:r>
              <w:t>--</w:t>
            </w:r>
          </w:p>
        </w:tc>
        <w:tc>
          <w:tcPr>
            <w:tcW w:w="1677" w:type="dxa"/>
            <w:tcBorders>
              <w:left w:val="single" w:color="000000" w:sz="2" w:space="0"/>
              <w:bottom w:val="single" w:color="000000" w:sz="2" w:space="0"/>
              <w:right w:val="single" w:color="000000" w:sz="2" w:space="0"/>
            </w:tcBorders>
            <w:shd w:val="clear" w:color="auto" w:fill="FFFFFF"/>
          </w:tcPr>
          <w:p w:rsidR="00E56AED" w:rsidP="002F5C7D" w:rsidRDefault="00E56AED" w14:paraId="3E5366AE" w14:textId="77777777">
            <w:pPr>
              <w:pStyle w:val="TableContents"/>
              <w:jc w:val="both"/>
            </w:pPr>
            <w:r>
              <w:t>Comptes titres client</w:t>
            </w:r>
          </w:p>
        </w:tc>
      </w:tr>
      <w:tr w:rsidRPr="00237864" w:rsidR="00E56AED" w:rsidTr="00CC6AC5" w14:paraId="4171966B" w14:textId="77777777">
        <w:tc>
          <w:tcPr>
            <w:tcW w:w="1661" w:type="dxa"/>
            <w:tcBorders>
              <w:left w:val="single" w:color="000000" w:sz="2" w:space="0"/>
              <w:bottom w:val="single" w:color="000000" w:sz="2" w:space="0"/>
            </w:tcBorders>
            <w:shd w:val="clear" w:color="auto" w:fill="FFFFFF"/>
          </w:tcPr>
          <w:p w:rsidR="00E56AED" w:rsidP="002F5C7D" w:rsidRDefault="00E56AED" w14:paraId="5BD0ABE4" w14:textId="77777777">
            <w:pPr>
              <w:pStyle w:val="TableContents"/>
              <w:jc w:val="both"/>
            </w:pPr>
            <w:r>
              <w:t>Type de l'ordre</w:t>
            </w:r>
          </w:p>
        </w:tc>
        <w:tc>
          <w:tcPr>
            <w:tcW w:w="1658" w:type="dxa"/>
            <w:tcBorders>
              <w:left w:val="single" w:color="000000" w:sz="2" w:space="0"/>
              <w:bottom w:val="single" w:color="000000" w:sz="2" w:space="0"/>
            </w:tcBorders>
            <w:shd w:val="clear" w:color="auto" w:fill="FFFFFF"/>
          </w:tcPr>
          <w:p w:rsidR="00E56AED" w:rsidP="002F5C7D" w:rsidRDefault="00E56AED" w14:paraId="6F5F40BD" w14:textId="77777777">
            <w:pPr>
              <w:pStyle w:val="TableContents"/>
              <w:jc w:val="both"/>
            </w:pPr>
            <w:r>
              <w:t>Type de l'ordre</w:t>
            </w:r>
          </w:p>
        </w:tc>
        <w:tc>
          <w:tcPr>
            <w:tcW w:w="1658" w:type="dxa"/>
            <w:tcBorders>
              <w:left w:val="single" w:color="000000" w:sz="2" w:space="0"/>
              <w:bottom w:val="single" w:color="000000" w:sz="2" w:space="0"/>
            </w:tcBorders>
            <w:shd w:val="clear" w:color="auto" w:fill="FFFFFF"/>
          </w:tcPr>
          <w:p w:rsidR="00E56AED" w:rsidP="002F5C7D" w:rsidRDefault="00E56AED" w14:paraId="3443769E" w14:textId="77777777">
            <w:pPr>
              <w:pStyle w:val="TableContents"/>
              <w:jc w:val="both"/>
            </w:pPr>
            <w:r>
              <w:t>Liste de caractères</w:t>
            </w:r>
          </w:p>
        </w:tc>
        <w:tc>
          <w:tcPr>
            <w:tcW w:w="1658" w:type="dxa"/>
            <w:tcBorders>
              <w:left w:val="single" w:color="000000" w:sz="2" w:space="0"/>
              <w:bottom w:val="single" w:color="000000" w:sz="2" w:space="0"/>
            </w:tcBorders>
            <w:shd w:val="clear" w:color="auto" w:fill="FFFFFF"/>
          </w:tcPr>
          <w:p w:rsidR="00E56AED" w:rsidP="002F5C7D" w:rsidRDefault="00E56AED" w14:paraId="1B2A4ADE" w14:textId="77777777">
            <w:pPr>
              <w:pStyle w:val="TableContents"/>
              <w:jc w:val="both"/>
            </w:pPr>
            <w:r>
              <w:t>Liste de caractères</w:t>
            </w:r>
          </w:p>
        </w:tc>
        <w:tc>
          <w:tcPr>
            <w:tcW w:w="1658" w:type="dxa"/>
            <w:tcBorders>
              <w:left w:val="single" w:color="000000" w:sz="2" w:space="0"/>
              <w:bottom w:val="single" w:color="000000" w:sz="2" w:space="0"/>
            </w:tcBorders>
            <w:shd w:val="clear" w:color="auto" w:fill="FFFFFF"/>
          </w:tcPr>
          <w:p w:rsidR="00E56AED" w:rsidP="002F5C7D" w:rsidRDefault="00E56AED" w14:paraId="4086D45B" w14:textId="77777777">
            <w:pPr>
              <w:pStyle w:val="TableContents"/>
              <w:jc w:val="both"/>
            </w:pPr>
            <w:r>
              <w:t>--</w:t>
            </w:r>
          </w:p>
        </w:tc>
        <w:tc>
          <w:tcPr>
            <w:tcW w:w="1677" w:type="dxa"/>
            <w:tcBorders>
              <w:left w:val="single" w:color="000000" w:sz="2" w:space="0"/>
              <w:bottom w:val="single" w:color="000000" w:sz="2" w:space="0"/>
              <w:right w:val="single" w:color="000000" w:sz="2" w:space="0"/>
            </w:tcBorders>
            <w:shd w:val="clear" w:color="auto" w:fill="FFFFFF"/>
          </w:tcPr>
          <w:p w:rsidR="00E56AED" w:rsidP="002F5C7D" w:rsidRDefault="00E56AED" w14:paraId="0F8D7942" w14:textId="77777777">
            <w:pPr>
              <w:pStyle w:val="TableContents"/>
              <w:jc w:val="both"/>
            </w:pPr>
            <w:r>
              <w:t>Achat / Vente</w:t>
            </w:r>
          </w:p>
        </w:tc>
      </w:tr>
      <w:tr w:rsidRPr="00237864" w:rsidR="00E56AED" w:rsidTr="00CC6AC5" w14:paraId="0FBD55B3" w14:textId="77777777">
        <w:tc>
          <w:tcPr>
            <w:tcW w:w="1661" w:type="dxa"/>
            <w:tcBorders>
              <w:left w:val="single" w:color="000000" w:sz="2" w:space="0"/>
              <w:bottom w:val="single" w:color="000000" w:sz="2" w:space="0"/>
            </w:tcBorders>
            <w:shd w:val="clear" w:color="auto" w:fill="FFFFFF"/>
          </w:tcPr>
          <w:p w:rsidR="00E56AED" w:rsidP="002F5C7D" w:rsidRDefault="00E56AED" w14:paraId="3DA45E9D" w14:textId="77777777">
            <w:pPr>
              <w:pStyle w:val="TableContents"/>
              <w:jc w:val="both"/>
            </w:pPr>
            <w:r>
              <w:t xml:space="preserve">Actif </w:t>
            </w:r>
          </w:p>
        </w:tc>
        <w:tc>
          <w:tcPr>
            <w:tcW w:w="1658" w:type="dxa"/>
            <w:tcBorders>
              <w:left w:val="single" w:color="000000" w:sz="2" w:space="0"/>
              <w:bottom w:val="single" w:color="000000" w:sz="2" w:space="0"/>
            </w:tcBorders>
            <w:shd w:val="clear" w:color="auto" w:fill="FFFFFF"/>
          </w:tcPr>
          <w:p w:rsidR="00E56AED" w:rsidP="002F5C7D" w:rsidRDefault="00E56AED" w14:paraId="65CE7B68" w14:textId="77777777">
            <w:pPr>
              <w:pStyle w:val="TableContents"/>
              <w:jc w:val="both"/>
            </w:pPr>
            <w:r>
              <w:t xml:space="preserve">Actif </w:t>
            </w:r>
          </w:p>
        </w:tc>
        <w:tc>
          <w:tcPr>
            <w:tcW w:w="1658" w:type="dxa"/>
            <w:tcBorders>
              <w:left w:val="single" w:color="000000" w:sz="2" w:space="0"/>
              <w:bottom w:val="single" w:color="000000" w:sz="2" w:space="0"/>
            </w:tcBorders>
            <w:shd w:val="clear" w:color="auto" w:fill="FFFFFF"/>
          </w:tcPr>
          <w:p w:rsidR="00E56AED" w:rsidP="002F5C7D" w:rsidRDefault="00E56AED" w14:paraId="3D6144D6" w14:textId="77777777">
            <w:pPr>
              <w:pStyle w:val="TableContents"/>
              <w:jc w:val="both"/>
            </w:pPr>
            <w:r>
              <w:t>Liste Alphanumérique</w:t>
            </w:r>
          </w:p>
        </w:tc>
        <w:tc>
          <w:tcPr>
            <w:tcW w:w="1658" w:type="dxa"/>
            <w:tcBorders>
              <w:left w:val="single" w:color="000000" w:sz="2" w:space="0"/>
              <w:bottom w:val="single" w:color="000000" w:sz="2" w:space="0"/>
            </w:tcBorders>
            <w:shd w:val="clear" w:color="auto" w:fill="FFFFFF"/>
          </w:tcPr>
          <w:p w:rsidR="00E56AED" w:rsidP="002F5C7D" w:rsidRDefault="00E56AED" w14:paraId="579A897A" w14:textId="77777777">
            <w:pPr>
              <w:pStyle w:val="TableContents"/>
              <w:jc w:val="both"/>
            </w:pPr>
            <w:r>
              <w:t>Liste Alphanumérique</w:t>
            </w:r>
          </w:p>
        </w:tc>
        <w:tc>
          <w:tcPr>
            <w:tcW w:w="1658" w:type="dxa"/>
            <w:tcBorders>
              <w:left w:val="single" w:color="000000" w:sz="2" w:space="0"/>
              <w:bottom w:val="single" w:color="000000" w:sz="2" w:space="0"/>
            </w:tcBorders>
            <w:shd w:val="clear" w:color="auto" w:fill="FFFFFF"/>
          </w:tcPr>
          <w:p w:rsidR="00E56AED" w:rsidP="002F5C7D" w:rsidRDefault="00E56AED" w14:paraId="5E98EEF3" w14:textId="77777777">
            <w:pPr>
              <w:pStyle w:val="TableContents"/>
              <w:jc w:val="both"/>
            </w:pPr>
            <w:r>
              <w:t>12</w:t>
            </w:r>
          </w:p>
        </w:tc>
        <w:tc>
          <w:tcPr>
            <w:tcW w:w="1677" w:type="dxa"/>
            <w:tcBorders>
              <w:left w:val="single" w:color="000000" w:sz="2" w:space="0"/>
              <w:bottom w:val="single" w:color="000000" w:sz="2" w:space="0"/>
              <w:right w:val="single" w:color="000000" w:sz="2" w:space="0"/>
            </w:tcBorders>
            <w:shd w:val="clear" w:color="auto" w:fill="FFFFFF"/>
          </w:tcPr>
          <w:p w:rsidR="00E56AED" w:rsidP="002F5C7D" w:rsidRDefault="00E56AED" w14:paraId="2C13D41E" w14:textId="77777777">
            <w:pPr>
              <w:pStyle w:val="TableContents"/>
              <w:jc w:val="both"/>
            </w:pPr>
            <w:r>
              <w:t>Code valeur</w:t>
            </w:r>
          </w:p>
        </w:tc>
      </w:tr>
      <w:tr w:rsidRPr="00237864" w:rsidR="00E56AED" w:rsidTr="00CC6AC5" w14:paraId="2E767482" w14:textId="77777777">
        <w:tc>
          <w:tcPr>
            <w:tcW w:w="1661" w:type="dxa"/>
            <w:tcBorders>
              <w:left w:val="single" w:color="000000" w:sz="2" w:space="0"/>
              <w:bottom w:val="single" w:color="000000" w:sz="2" w:space="0"/>
            </w:tcBorders>
            <w:shd w:val="clear" w:color="auto" w:fill="FFFFFF"/>
          </w:tcPr>
          <w:p w:rsidR="00E56AED" w:rsidP="002F5C7D" w:rsidRDefault="00E56AED" w14:paraId="6D8D5C7C" w14:textId="77777777">
            <w:pPr>
              <w:pStyle w:val="TableContents"/>
              <w:jc w:val="both"/>
            </w:pPr>
            <w:r>
              <w:t>Quantité</w:t>
            </w:r>
          </w:p>
        </w:tc>
        <w:tc>
          <w:tcPr>
            <w:tcW w:w="1658" w:type="dxa"/>
            <w:tcBorders>
              <w:left w:val="single" w:color="000000" w:sz="2" w:space="0"/>
              <w:bottom w:val="single" w:color="000000" w:sz="2" w:space="0"/>
            </w:tcBorders>
            <w:shd w:val="clear" w:color="auto" w:fill="FFFFFF"/>
          </w:tcPr>
          <w:p w:rsidR="00E56AED" w:rsidP="002F5C7D" w:rsidRDefault="00E56AED" w14:paraId="6322048B" w14:textId="77777777">
            <w:pPr>
              <w:pStyle w:val="TableContents"/>
              <w:jc w:val="both"/>
            </w:pPr>
            <w:r>
              <w:t>Quantité</w:t>
            </w:r>
          </w:p>
        </w:tc>
        <w:tc>
          <w:tcPr>
            <w:tcW w:w="1658" w:type="dxa"/>
            <w:tcBorders>
              <w:left w:val="single" w:color="000000" w:sz="2" w:space="0"/>
              <w:bottom w:val="single" w:color="000000" w:sz="2" w:space="0"/>
            </w:tcBorders>
            <w:shd w:val="clear" w:color="auto" w:fill="FFFFFF"/>
          </w:tcPr>
          <w:p w:rsidR="00E56AED" w:rsidP="002F5C7D" w:rsidRDefault="00E56AED" w14:paraId="2B15404F" w14:textId="77777777">
            <w:pPr>
              <w:pStyle w:val="TableContents"/>
              <w:jc w:val="both"/>
            </w:pPr>
            <w:r>
              <w:t>Numérique</w:t>
            </w:r>
          </w:p>
        </w:tc>
        <w:tc>
          <w:tcPr>
            <w:tcW w:w="1658" w:type="dxa"/>
            <w:tcBorders>
              <w:left w:val="single" w:color="000000" w:sz="2" w:space="0"/>
              <w:bottom w:val="single" w:color="000000" w:sz="2" w:space="0"/>
            </w:tcBorders>
            <w:shd w:val="clear" w:color="auto" w:fill="FFFFFF"/>
          </w:tcPr>
          <w:p w:rsidR="00E56AED" w:rsidP="002F5C7D" w:rsidRDefault="00E56AED" w14:paraId="6950DB2E" w14:textId="77777777">
            <w:pPr>
              <w:pStyle w:val="TableContents"/>
              <w:jc w:val="both"/>
            </w:pPr>
            <w:r>
              <w:t>Numérique</w:t>
            </w:r>
          </w:p>
        </w:tc>
        <w:tc>
          <w:tcPr>
            <w:tcW w:w="1658" w:type="dxa"/>
            <w:tcBorders>
              <w:left w:val="single" w:color="000000" w:sz="2" w:space="0"/>
              <w:bottom w:val="single" w:color="000000" w:sz="2" w:space="0"/>
            </w:tcBorders>
            <w:shd w:val="clear" w:color="auto" w:fill="FFFFFF"/>
          </w:tcPr>
          <w:p w:rsidR="00E56AED" w:rsidP="002F5C7D" w:rsidRDefault="00E56AED" w14:paraId="5DF574A9" w14:textId="77777777">
            <w:pPr>
              <w:pStyle w:val="TableContents"/>
              <w:jc w:val="both"/>
            </w:pPr>
            <w:r>
              <w:t>--</w:t>
            </w:r>
          </w:p>
        </w:tc>
        <w:tc>
          <w:tcPr>
            <w:tcW w:w="1677" w:type="dxa"/>
            <w:tcBorders>
              <w:left w:val="single" w:color="000000" w:sz="2" w:space="0"/>
              <w:bottom w:val="single" w:color="000000" w:sz="2" w:space="0"/>
              <w:right w:val="single" w:color="000000" w:sz="2" w:space="0"/>
            </w:tcBorders>
            <w:shd w:val="clear" w:color="auto" w:fill="FFFFFF"/>
          </w:tcPr>
          <w:p w:rsidR="00E56AED" w:rsidP="002F5C7D" w:rsidRDefault="00E56AED" w14:paraId="2C896863" w14:textId="77777777">
            <w:pPr>
              <w:pStyle w:val="TableContents"/>
              <w:jc w:val="both"/>
            </w:pPr>
            <w:r>
              <w:t>Nombre</w:t>
            </w:r>
          </w:p>
        </w:tc>
      </w:tr>
      <w:tr w:rsidRPr="00237864" w:rsidR="00E56AED" w:rsidTr="00CC6AC5" w14:paraId="36EEDAB0" w14:textId="77777777">
        <w:tc>
          <w:tcPr>
            <w:tcW w:w="1661" w:type="dxa"/>
            <w:tcBorders>
              <w:left w:val="single" w:color="000000" w:sz="2" w:space="0"/>
              <w:bottom w:val="single" w:color="000000" w:sz="2" w:space="0"/>
            </w:tcBorders>
            <w:shd w:val="clear" w:color="auto" w:fill="FFFFFF"/>
          </w:tcPr>
          <w:p w:rsidR="00E56AED" w:rsidP="002F5C7D" w:rsidRDefault="00E56AED" w14:paraId="11607134" w14:textId="77777777">
            <w:pPr>
              <w:pStyle w:val="TableContents"/>
              <w:jc w:val="both"/>
            </w:pPr>
            <w:r>
              <w:t xml:space="preserve">Type de prix </w:t>
            </w:r>
          </w:p>
        </w:tc>
        <w:tc>
          <w:tcPr>
            <w:tcW w:w="1658" w:type="dxa"/>
            <w:tcBorders>
              <w:left w:val="single" w:color="000000" w:sz="2" w:space="0"/>
              <w:bottom w:val="single" w:color="000000" w:sz="2" w:space="0"/>
            </w:tcBorders>
            <w:shd w:val="clear" w:color="auto" w:fill="FFFFFF"/>
          </w:tcPr>
          <w:p w:rsidR="00E56AED" w:rsidP="002F5C7D" w:rsidRDefault="00E56AED" w14:paraId="3BE3806D" w14:textId="77777777">
            <w:pPr>
              <w:pStyle w:val="TableContents"/>
              <w:jc w:val="both"/>
            </w:pPr>
            <w:r>
              <w:t>Type de prix</w:t>
            </w:r>
          </w:p>
        </w:tc>
        <w:tc>
          <w:tcPr>
            <w:tcW w:w="1658" w:type="dxa"/>
            <w:tcBorders>
              <w:left w:val="single" w:color="000000" w:sz="2" w:space="0"/>
              <w:bottom w:val="single" w:color="000000" w:sz="2" w:space="0"/>
            </w:tcBorders>
            <w:shd w:val="clear" w:color="auto" w:fill="FFFFFF"/>
          </w:tcPr>
          <w:p w:rsidR="00E56AED" w:rsidP="002F5C7D" w:rsidRDefault="00E56AED" w14:paraId="21C2B9B4" w14:textId="77777777">
            <w:pPr>
              <w:pStyle w:val="TableContents"/>
              <w:jc w:val="both"/>
            </w:pPr>
            <w:r>
              <w:t>Liste de caractères</w:t>
            </w:r>
          </w:p>
        </w:tc>
        <w:tc>
          <w:tcPr>
            <w:tcW w:w="1658" w:type="dxa"/>
            <w:tcBorders>
              <w:left w:val="single" w:color="000000" w:sz="2" w:space="0"/>
              <w:bottom w:val="single" w:color="000000" w:sz="2" w:space="0"/>
            </w:tcBorders>
            <w:shd w:val="clear" w:color="auto" w:fill="FFFFFF"/>
          </w:tcPr>
          <w:p w:rsidR="00E56AED" w:rsidP="002F5C7D" w:rsidRDefault="00E56AED" w14:paraId="465AFBA4" w14:textId="77777777">
            <w:pPr>
              <w:pStyle w:val="TableContents"/>
              <w:jc w:val="both"/>
            </w:pPr>
            <w:r>
              <w:t>Liste de caractères</w:t>
            </w:r>
          </w:p>
        </w:tc>
        <w:tc>
          <w:tcPr>
            <w:tcW w:w="1658" w:type="dxa"/>
            <w:tcBorders>
              <w:left w:val="single" w:color="000000" w:sz="2" w:space="0"/>
              <w:bottom w:val="single" w:color="000000" w:sz="2" w:space="0"/>
            </w:tcBorders>
            <w:shd w:val="clear" w:color="auto" w:fill="FFFFFF"/>
          </w:tcPr>
          <w:p w:rsidR="00E56AED" w:rsidP="002F5C7D" w:rsidRDefault="00E56AED" w14:paraId="2B74A6D5" w14:textId="77777777">
            <w:pPr>
              <w:pStyle w:val="TableContents"/>
              <w:jc w:val="both"/>
            </w:pPr>
            <w:r>
              <w:t>--</w:t>
            </w:r>
          </w:p>
        </w:tc>
        <w:tc>
          <w:tcPr>
            <w:tcW w:w="1677" w:type="dxa"/>
            <w:tcBorders>
              <w:left w:val="single" w:color="000000" w:sz="2" w:space="0"/>
              <w:bottom w:val="single" w:color="000000" w:sz="2" w:space="0"/>
              <w:right w:val="single" w:color="000000" w:sz="2" w:space="0"/>
            </w:tcBorders>
            <w:shd w:val="clear" w:color="auto" w:fill="FFFFFF"/>
          </w:tcPr>
          <w:p w:rsidR="00E56AED" w:rsidP="002F5C7D" w:rsidRDefault="00E56AED" w14:paraId="35311491" w14:textId="77777777">
            <w:pPr>
              <w:pStyle w:val="TableContents"/>
              <w:jc w:val="both"/>
            </w:pPr>
            <w:r>
              <w:t>Chaine de caractères</w:t>
            </w:r>
          </w:p>
        </w:tc>
      </w:tr>
      <w:tr w:rsidRPr="00237864" w:rsidR="00E56AED" w:rsidTr="00CC6AC5" w14:paraId="771F4301" w14:textId="77777777">
        <w:tc>
          <w:tcPr>
            <w:tcW w:w="1661" w:type="dxa"/>
            <w:tcBorders>
              <w:left w:val="single" w:color="000000" w:sz="2" w:space="0"/>
              <w:bottom w:val="single" w:color="000000" w:sz="2" w:space="0"/>
            </w:tcBorders>
            <w:shd w:val="clear" w:color="auto" w:fill="FFFFFF"/>
          </w:tcPr>
          <w:p w:rsidR="00E56AED" w:rsidP="002F5C7D" w:rsidRDefault="00E56AED" w14:paraId="04486DE1" w14:textId="77777777">
            <w:pPr>
              <w:pStyle w:val="TableContents"/>
              <w:jc w:val="both"/>
            </w:pPr>
            <w:r>
              <w:t>Prix Limite</w:t>
            </w:r>
          </w:p>
        </w:tc>
        <w:tc>
          <w:tcPr>
            <w:tcW w:w="1658" w:type="dxa"/>
            <w:tcBorders>
              <w:left w:val="single" w:color="000000" w:sz="2" w:space="0"/>
              <w:bottom w:val="single" w:color="000000" w:sz="2" w:space="0"/>
            </w:tcBorders>
            <w:shd w:val="clear" w:color="auto" w:fill="FFFFFF"/>
          </w:tcPr>
          <w:p w:rsidR="00E56AED" w:rsidP="002F5C7D" w:rsidRDefault="00E56AED" w14:paraId="69ABFF57" w14:textId="77777777">
            <w:pPr>
              <w:pStyle w:val="TableContents"/>
              <w:jc w:val="both"/>
            </w:pPr>
            <w:r>
              <w:t>Prix Limite</w:t>
            </w:r>
          </w:p>
        </w:tc>
        <w:tc>
          <w:tcPr>
            <w:tcW w:w="1658" w:type="dxa"/>
            <w:tcBorders>
              <w:left w:val="single" w:color="000000" w:sz="2" w:space="0"/>
              <w:bottom w:val="single" w:color="000000" w:sz="2" w:space="0"/>
            </w:tcBorders>
            <w:shd w:val="clear" w:color="auto" w:fill="FFFFFF"/>
          </w:tcPr>
          <w:p w:rsidR="00E56AED" w:rsidP="002F5C7D" w:rsidRDefault="00E56AED" w14:paraId="066FAC10" w14:textId="77777777">
            <w:pPr>
              <w:pStyle w:val="TableContents"/>
              <w:jc w:val="both"/>
            </w:pPr>
            <w:r>
              <w:t>Numérique</w:t>
            </w:r>
          </w:p>
        </w:tc>
        <w:tc>
          <w:tcPr>
            <w:tcW w:w="1658" w:type="dxa"/>
            <w:tcBorders>
              <w:left w:val="single" w:color="000000" w:sz="2" w:space="0"/>
              <w:bottom w:val="single" w:color="000000" w:sz="2" w:space="0"/>
            </w:tcBorders>
            <w:shd w:val="clear" w:color="auto" w:fill="FFFFFF"/>
          </w:tcPr>
          <w:p w:rsidR="00E56AED" w:rsidP="002F5C7D" w:rsidRDefault="00E56AED" w14:paraId="0528942B" w14:textId="77777777">
            <w:pPr>
              <w:pStyle w:val="TableContents"/>
              <w:jc w:val="both"/>
            </w:pPr>
            <w:r>
              <w:t>Numérique</w:t>
            </w:r>
          </w:p>
        </w:tc>
        <w:tc>
          <w:tcPr>
            <w:tcW w:w="1658" w:type="dxa"/>
            <w:tcBorders>
              <w:left w:val="single" w:color="000000" w:sz="2" w:space="0"/>
              <w:bottom w:val="single" w:color="000000" w:sz="2" w:space="0"/>
            </w:tcBorders>
            <w:shd w:val="clear" w:color="auto" w:fill="FFFFFF"/>
          </w:tcPr>
          <w:p w:rsidR="00E56AED" w:rsidP="002F5C7D" w:rsidRDefault="00E56AED" w14:paraId="00C8EB80" w14:textId="77777777">
            <w:pPr>
              <w:pStyle w:val="TableContents"/>
              <w:jc w:val="both"/>
            </w:pPr>
            <w:r>
              <w:t>--</w:t>
            </w:r>
          </w:p>
        </w:tc>
        <w:tc>
          <w:tcPr>
            <w:tcW w:w="1677" w:type="dxa"/>
            <w:tcBorders>
              <w:left w:val="single" w:color="000000" w:sz="2" w:space="0"/>
              <w:bottom w:val="single" w:color="000000" w:sz="2" w:space="0"/>
              <w:right w:val="single" w:color="000000" w:sz="2" w:space="0"/>
            </w:tcBorders>
            <w:shd w:val="clear" w:color="auto" w:fill="FFFFFF"/>
          </w:tcPr>
          <w:p w:rsidR="00E56AED" w:rsidP="002F5C7D" w:rsidRDefault="00E56AED" w14:paraId="36FF319E" w14:textId="77777777">
            <w:pPr>
              <w:pStyle w:val="TableContents"/>
              <w:jc w:val="both"/>
            </w:pPr>
            <w:r>
              <w:t>Nombre</w:t>
            </w:r>
          </w:p>
        </w:tc>
      </w:tr>
      <w:tr w:rsidRPr="00237864" w:rsidR="00E56AED" w:rsidTr="00CC6AC5" w14:paraId="15B8A7A3" w14:textId="77777777">
        <w:tc>
          <w:tcPr>
            <w:tcW w:w="1661" w:type="dxa"/>
            <w:tcBorders>
              <w:left w:val="single" w:color="000000" w:sz="2" w:space="0"/>
              <w:bottom w:val="single" w:color="000000" w:sz="2" w:space="0"/>
            </w:tcBorders>
            <w:shd w:val="clear" w:color="auto" w:fill="FFFFFF"/>
          </w:tcPr>
          <w:p w:rsidR="00E56AED" w:rsidP="002F5C7D" w:rsidRDefault="00E56AED" w14:paraId="055A630B" w14:textId="77777777">
            <w:pPr>
              <w:pStyle w:val="TableContents"/>
              <w:jc w:val="both"/>
            </w:pPr>
            <w:r>
              <w:t>Date de validité</w:t>
            </w:r>
          </w:p>
        </w:tc>
        <w:tc>
          <w:tcPr>
            <w:tcW w:w="1658" w:type="dxa"/>
            <w:tcBorders>
              <w:left w:val="single" w:color="000000" w:sz="2" w:space="0"/>
              <w:bottom w:val="single" w:color="000000" w:sz="2" w:space="0"/>
            </w:tcBorders>
            <w:shd w:val="clear" w:color="auto" w:fill="FFFFFF"/>
          </w:tcPr>
          <w:p w:rsidR="00E56AED" w:rsidP="002F5C7D" w:rsidRDefault="00E56AED" w14:paraId="77966333" w14:textId="77777777">
            <w:pPr>
              <w:pStyle w:val="TableContents"/>
              <w:jc w:val="both"/>
            </w:pPr>
            <w:r>
              <w:t>Date de validité</w:t>
            </w:r>
          </w:p>
        </w:tc>
        <w:tc>
          <w:tcPr>
            <w:tcW w:w="1658" w:type="dxa"/>
            <w:tcBorders>
              <w:left w:val="single" w:color="000000" w:sz="2" w:space="0"/>
              <w:bottom w:val="single" w:color="000000" w:sz="2" w:space="0"/>
            </w:tcBorders>
            <w:shd w:val="clear" w:color="auto" w:fill="FFFFFF"/>
          </w:tcPr>
          <w:p w:rsidR="00E56AED" w:rsidP="002F5C7D" w:rsidRDefault="00E56AED" w14:paraId="5F68A34C" w14:textId="77777777">
            <w:pPr>
              <w:pStyle w:val="TableContents"/>
              <w:jc w:val="both"/>
            </w:pPr>
            <w:r>
              <w:t>Date</w:t>
            </w:r>
          </w:p>
        </w:tc>
        <w:tc>
          <w:tcPr>
            <w:tcW w:w="1658" w:type="dxa"/>
            <w:tcBorders>
              <w:left w:val="single" w:color="000000" w:sz="2" w:space="0"/>
              <w:bottom w:val="single" w:color="000000" w:sz="2" w:space="0"/>
            </w:tcBorders>
            <w:shd w:val="clear" w:color="auto" w:fill="FFFFFF"/>
          </w:tcPr>
          <w:p w:rsidR="00E56AED" w:rsidP="002F5C7D" w:rsidRDefault="00E56AED" w14:paraId="4C4D798B" w14:textId="77777777">
            <w:pPr>
              <w:pStyle w:val="TableContents"/>
              <w:jc w:val="both"/>
            </w:pPr>
            <w:r>
              <w:t>Date</w:t>
            </w:r>
          </w:p>
        </w:tc>
        <w:tc>
          <w:tcPr>
            <w:tcW w:w="1658" w:type="dxa"/>
            <w:tcBorders>
              <w:left w:val="single" w:color="000000" w:sz="2" w:space="0"/>
              <w:bottom w:val="single" w:color="000000" w:sz="2" w:space="0"/>
            </w:tcBorders>
            <w:shd w:val="clear" w:color="auto" w:fill="FFFFFF"/>
          </w:tcPr>
          <w:p w:rsidR="00E56AED" w:rsidP="002F5C7D" w:rsidRDefault="00E56AED" w14:paraId="533CA8A7" w14:textId="77777777">
            <w:pPr>
              <w:pStyle w:val="TableContents"/>
              <w:jc w:val="both"/>
            </w:pPr>
            <w:r>
              <w:t>--</w:t>
            </w:r>
          </w:p>
        </w:tc>
        <w:tc>
          <w:tcPr>
            <w:tcW w:w="1677" w:type="dxa"/>
            <w:tcBorders>
              <w:left w:val="single" w:color="000000" w:sz="2" w:space="0"/>
              <w:bottom w:val="single" w:color="000000" w:sz="2" w:space="0"/>
              <w:right w:val="single" w:color="000000" w:sz="2" w:space="0"/>
            </w:tcBorders>
            <w:shd w:val="clear" w:color="auto" w:fill="FFFFFF"/>
          </w:tcPr>
          <w:p w:rsidR="00E56AED" w:rsidP="002F5C7D" w:rsidRDefault="00E56AED" w14:paraId="591F02BB" w14:textId="77777777">
            <w:pPr>
              <w:pStyle w:val="TableContents"/>
              <w:jc w:val="both"/>
            </w:pPr>
            <w:r>
              <w:t>Horodatage</w:t>
            </w:r>
          </w:p>
        </w:tc>
      </w:tr>
      <w:tr w:rsidRPr="00237864" w:rsidR="00E56AED" w:rsidTr="00CC6AC5" w14:paraId="74292B9F" w14:textId="77777777">
        <w:tc>
          <w:tcPr>
            <w:tcW w:w="1661" w:type="dxa"/>
            <w:tcBorders>
              <w:left w:val="single" w:color="000000" w:sz="2" w:space="0"/>
              <w:bottom w:val="single" w:color="000000" w:sz="2" w:space="0"/>
            </w:tcBorders>
            <w:shd w:val="clear" w:color="auto" w:fill="FFFFFF"/>
          </w:tcPr>
          <w:p w:rsidR="00E56AED" w:rsidP="002F5C7D" w:rsidRDefault="00E56AED" w14:paraId="6803DAAD" w14:textId="77777777">
            <w:pPr>
              <w:pStyle w:val="TableContents"/>
              <w:jc w:val="both"/>
            </w:pPr>
            <w:r>
              <w:t>Nombre de jours de validité</w:t>
            </w:r>
          </w:p>
        </w:tc>
        <w:tc>
          <w:tcPr>
            <w:tcW w:w="1658" w:type="dxa"/>
            <w:tcBorders>
              <w:left w:val="single" w:color="000000" w:sz="2" w:space="0"/>
              <w:bottom w:val="single" w:color="000000" w:sz="2" w:space="0"/>
            </w:tcBorders>
            <w:shd w:val="clear" w:color="auto" w:fill="FFFFFF"/>
          </w:tcPr>
          <w:p w:rsidR="00E56AED" w:rsidP="002F5C7D" w:rsidRDefault="00E56AED" w14:paraId="76E8FD1B" w14:textId="77777777">
            <w:pPr>
              <w:pStyle w:val="TableContents"/>
              <w:jc w:val="both"/>
            </w:pPr>
            <w:r>
              <w:t>Nombre de jours de Validité</w:t>
            </w:r>
          </w:p>
        </w:tc>
        <w:tc>
          <w:tcPr>
            <w:tcW w:w="1658" w:type="dxa"/>
            <w:tcBorders>
              <w:left w:val="single" w:color="000000" w:sz="2" w:space="0"/>
              <w:bottom w:val="single" w:color="000000" w:sz="2" w:space="0"/>
            </w:tcBorders>
            <w:shd w:val="clear" w:color="auto" w:fill="FFFFFF"/>
          </w:tcPr>
          <w:p w:rsidR="00E56AED" w:rsidP="002F5C7D" w:rsidRDefault="00E56AED" w14:paraId="6342E1FA" w14:textId="77777777">
            <w:pPr>
              <w:pStyle w:val="TableContents"/>
              <w:jc w:val="both"/>
            </w:pPr>
            <w:r>
              <w:t>Nombre</w:t>
            </w:r>
          </w:p>
        </w:tc>
        <w:tc>
          <w:tcPr>
            <w:tcW w:w="1658" w:type="dxa"/>
            <w:tcBorders>
              <w:left w:val="single" w:color="000000" w:sz="2" w:space="0"/>
              <w:bottom w:val="single" w:color="000000" w:sz="2" w:space="0"/>
            </w:tcBorders>
            <w:shd w:val="clear" w:color="auto" w:fill="FFFFFF"/>
          </w:tcPr>
          <w:p w:rsidR="00E56AED" w:rsidP="002F5C7D" w:rsidRDefault="00E56AED" w14:paraId="17E426B0" w14:textId="77777777">
            <w:pPr>
              <w:pStyle w:val="TableContents"/>
              <w:jc w:val="both"/>
            </w:pPr>
            <w:r>
              <w:t>Nombre</w:t>
            </w:r>
          </w:p>
        </w:tc>
        <w:tc>
          <w:tcPr>
            <w:tcW w:w="1658" w:type="dxa"/>
            <w:tcBorders>
              <w:left w:val="single" w:color="000000" w:sz="2" w:space="0"/>
              <w:bottom w:val="single" w:color="000000" w:sz="2" w:space="0"/>
            </w:tcBorders>
            <w:shd w:val="clear" w:color="auto" w:fill="FFFFFF"/>
          </w:tcPr>
          <w:p w:rsidR="00E56AED" w:rsidP="002F5C7D" w:rsidRDefault="00E56AED" w14:paraId="26ACF2E0" w14:textId="77777777">
            <w:pPr>
              <w:pStyle w:val="TableContents"/>
              <w:jc w:val="both"/>
            </w:pPr>
            <w:r>
              <w:t>--</w:t>
            </w:r>
          </w:p>
        </w:tc>
        <w:tc>
          <w:tcPr>
            <w:tcW w:w="1677" w:type="dxa"/>
            <w:tcBorders>
              <w:left w:val="single" w:color="000000" w:sz="2" w:space="0"/>
              <w:bottom w:val="single" w:color="000000" w:sz="2" w:space="0"/>
              <w:right w:val="single" w:color="000000" w:sz="2" w:space="0"/>
            </w:tcBorders>
            <w:shd w:val="clear" w:color="auto" w:fill="FFFFFF"/>
          </w:tcPr>
          <w:p w:rsidR="00E56AED" w:rsidP="002F5C7D" w:rsidRDefault="00E56AED" w14:paraId="53EE330C" w14:textId="77777777">
            <w:pPr>
              <w:pStyle w:val="TableContents"/>
              <w:jc w:val="both"/>
            </w:pPr>
            <w:r>
              <w:t>Nombre</w:t>
            </w:r>
          </w:p>
        </w:tc>
      </w:tr>
    </w:tbl>
    <w:p w:rsidRPr="004325ED" w:rsidR="00E56AED" w:rsidP="003D34DB" w:rsidRDefault="00E56AED" w14:paraId="6A7B71EA" w14:textId="77777777">
      <w:pPr>
        <w:pStyle w:val="Style3"/>
        <w:numPr>
          <w:ilvl w:val="2"/>
          <w:numId w:val="3"/>
        </w:numPr>
        <w:jc w:val="both"/>
      </w:pPr>
      <w:bookmarkStart w:name="_Toc409973686" w:id="232"/>
      <w:r w:rsidRPr="004325ED">
        <w:t>Comportement de l’écran</w:t>
      </w:r>
      <w:bookmarkEnd w:id="231"/>
      <w:bookmarkEnd w:id="232"/>
    </w:p>
    <w:p w:rsidR="00E56AED" w:rsidP="002F5C7D" w:rsidRDefault="00E56AED" w14:paraId="1CCE014A" w14:textId="77777777">
      <w:pPr>
        <w:pStyle w:val="Paragraphedeliste1"/>
        <w:spacing w:before="240" w:line="100" w:lineRule="atLeast"/>
        <w:ind w:left="0"/>
        <w:jc w:val="both"/>
      </w:pPr>
      <w:bookmarkStart w:name="_Toc54515395" w:id="233"/>
      <w:bookmarkStart w:name="_Toc318352137" w:id="234"/>
      <w:bookmarkStart w:name="_Toc319568808" w:id="235"/>
      <w:r>
        <w:t>Ouverture de l'écran depuis le menu : Ordre de bourse.</w:t>
      </w:r>
    </w:p>
    <w:p w:rsidR="00E56AED" w:rsidP="002F5C7D" w:rsidRDefault="00E56AED" w14:paraId="26144136" w14:textId="77777777">
      <w:pPr>
        <w:pStyle w:val="Paragraphedeliste1"/>
        <w:spacing w:before="240" w:line="100" w:lineRule="atLeast"/>
        <w:ind w:left="0"/>
        <w:jc w:val="both"/>
      </w:pPr>
      <w:r>
        <w:t>Message en cas de violation d'une règle de gestion ou omission d'une donnée relative à un champ obligatoire</w:t>
      </w:r>
    </w:p>
    <w:p w:rsidR="00E56AED" w:rsidP="002F5C7D" w:rsidRDefault="00E56AED" w14:paraId="72167979" w14:textId="77777777">
      <w:pPr>
        <w:pStyle w:val="Paragraphedeliste1"/>
        <w:spacing w:before="240" w:line="100" w:lineRule="atLeast"/>
        <w:ind w:left="0"/>
        <w:jc w:val="both"/>
      </w:pPr>
      <w:r>
        <w:t>Sauvegarde de l'écran ==&gt; La référence de l'ordre est généré automatiquement pour l'utilisateur avec message « L'ordre TRXXXXXX » est créé avec succès.</w:t>
      </w:r>
    </w:p>
    <w:p w:rsidR="00E56AED" w:rsidP="003D34DB" w:rsidRDefault="00E56AED" w14:paraId="633F1463" w14:textId="77777777">
      <w:pPr>
        <w:pStyle w:val="Style2"/>
        <w:numPr>
          <w:ilvl w:val="1"/>
          <w:numId w:val="3"/>
        </w:numPr>
        <w:jc w:val="both"/>
      </w:pPr>
      <w:bookmarkStart w:name="_Toc409973687" w:id="236"/>
      <w:r>
        <w:t>Diagramme de navigation</w:t>
      </w:r>
      <w:bookmarkEnd w:id="236"/>
    </w:p>
    <w:p w:rsidR="00E56AED" w:rsidP="002F5C7D" w:rsidRDefault="00E56AED" w14:paraId="05FDF681" w14:textId="77777777">
      <w:pPr>
        <w:pStyle w:val="Paragraphedeliste1"/>
        <w:spacing w:before="240" w:line="100" w:lineRule="atLeast"/>
        <w:ind w:left="0" w:right="142"/>
        <w:jc w:val="both"/>
      </w:pPr>
      <w:r>
        <w:t>Ordres de bourse &gt; Exécution Ordres de bourse&gt; Saisie exécution marché</w:t>
      </w:r>
    </w:p>
    <w:p w:rsidR="00E56AED" w:rsidP="003D34DB" w:rsidRDefault="00E56AED" w14:paraId="7AE672D9" w14:textId="77777777">
      <w:pPr>
        <w:pStyle w:val="Heading3"/>
        <w:numPr>
          <w:ilvl w:val="2"/>
          <w:numId w:val="3"/>
        </w:numPr>
        <w:jc w:val="both"/>
      </w:pPr>
      <w:bookmarkStart w:name="_Toc409973688" w:id="237"/>
      <w:r>
        <w:t>Description de l’écran &lt;Saisie exécution marché&gt;</w:t>
      </w:r>
      <w:bookmarkEnd w:id="237"/>
    </w:p>
    <w:p w:rsidR="00E56AED" w:rsidP="003D34DB" w:rsidRDefault="00E56AED" w14:paraId="75D0F3AD" w14:textId="77777777">
      <w:pPr>
        <w:pStyle w:val="Style3"/>
        <w:numPr>
          <w:ilvl w:val="2"/>
          <w:numId w:val="3"/>
        </w:numPr>
        <w:spacing w:before="240" w:line="100" w:lineRule="atLeast"/>
        <w:jc w:val="both"/>
      </w:pPr>
      <w:bookmarkStart w:name="_Toc409973689" w:id="238"/>
      <w:r>
        <w:t>Prototypage de l’écran &lt;Saisie exécution marché&gt;</w:t>
      </w:r>
      <w:bookmarkEnd w:id="238"/>
    </w:p>
    <w:p w:rsidR="00E56AED" w:rsidP="002F5C7D" w:rsidRDefault="007936E1" w14:paraId="6C2135FF" w14:textId="77777777">
      <w:pPr>
        <w:pStyle w:val="Paragraphedeliste1"/>
        <w:spacing w:before="240" w:line="100" w:lineRule="atLeast"/>
        <w:ind w:left="0"/>
        <w:jc w:val="both"/>
      </w:pPr>
      <w:r>
        <w:rPr>
          <w:noProof/>
          <w:lang w:eastAsia="fr-FR"/>
        </w:rPr>
        <w:drawing>
          <wp:inline distT="0" distB="0" distL="0" distR="0" wp14:anchorId="70578C54" wp14:editId="69AF55F1">
            <wp:extent cx="5629275" cy="1647825"/>
            <wp:effectExtent l="19050" t="0" r="952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srcRect/>
                    <a:stretch>
                      <a:fillRect/>
                    </a:stretch>
                  </pic:blipFill>
                  <pic:spPr bwMode="auto">
                    <a:xfrm>
                      <a:off x="0" y="0"/>
                      <a:ext cx="5629275" cy="1647825"/>
                    </a:xfrm>
                    <a:prstGeom prst="rect">
                      <a:avLst/>
                    </a:prstGeom>
                    <a:noFill/>
                    <a:ln w="9525">
                      <a:noFill/>
                      <a:miter lim="800000"/>
                      <a:headEnd/>
                      <a:tailEnd/>
                    </a:ln>
                  </pic:spPr>
                </pic:pic>
              </a:graphicData>
            </a:graphic>
          </wp:inline>
        </w:drawing>
      </w:r>
    </w:p>
    <w:p w:rsidR="00E56AED" w:rsidP="002F5C7D" w:rsidRDefault="00E56AED" w14:paraId="5121651B" w14:textId="77777777">
      <w:pPr>
        <w:pStyle w:val="Paragraphedeliste1"/>
        <w:spacing w:before="240" w:line="100" w:lineRule="atLeast"/>
        <w:ind w:left="0"/>
        <w:jc w:val="both"/>
      </w:pPr>
    </w:p>
    <w:p w:rsidR="00E56AED" w:rsidP="003D34DB" w:rsidRDefault="00E56AED" w14:paraId="0930A530" w14:textId="77777777">
      <w:pPr>
        <w:pStyle w:val="Style3"/>
        <w:numPr>
          <w:ilvl w:val="2"/>
          <w:numId w:val="3"/>
        </w:numPr>
        <w:spacing w:before="240" w:line="100" w:lineRule="atLeast"/>
        <w:jc w:val="both"/>
      </w:pPr>
      <w:bookmarkStart w:name="_Toc409973690" w:id="239"/>
      <w:r>
        <w:t>Typologie des données manipulées</w:t>
      </w:r>
      <w:bookmarkEnd w:id="239"/>
    </w:p>
    <w:p w:rsidR="00E56AED" w:rsidP="002F5C7D" w:rsidRDefault="00E56AED" w14:paraId="2A3DD6E4" w14:textId="77777777">
      <w:pPr>
        <w:pStyle w:val="Paragraphedeliste1"/>
        <w:spacing w:before="240" w:line="100" w:lineRule="atLeast"/>
        <w:ind w:left="0"/>
        <w:jc w:val="both"/>
      </w:pPr>
      <w:r>
        <w:t>Ci-joint la liste des champs à saisir lors d’une exécution d’ordres de bourse :</w:t>
      </w:r>
    </w:p>
    <w:p w:rsidR="00E56AED" w:rsidP="002F5C7D" w:rsidRDefault="00E56AED" w14:paraId="2169A200" w14:textId="77777777">
      <w:pPr>
        <w:pStyle w:val="Paragraphedeliste1"/>
        <w:spacing w:before="240" w:line="100" w:lineRule="atLeast"/>
        <w:ind w:left="0"/>
        <w:jc w:val="both"/>
      </w:pPr>
    </w:p>
    <w:tbl>
      <w:tblPr>
        <w:tblW w:w="9970" w:type="dxa"/>
        <w:tblLayout w:type="fixed"/>
        <w:tblLook w:val="0000" w:firstRow="0" w:lastRow="0" w:firstColumn="0" w:lastColumn="0" w:noHBand="0" w:noVBand="0"/>
      </w:tblPr>
      <w:tblGrid>
        <w:gridCol w:w="1648"/>
        <w:gridCol w:w="1870"/>
        <w:gridCol w:w="1760"/>
        <w:gridCol w:w="1650"/>
        <w:gridCol w:w="1365"/>
        <w:gridCol w:w="1677"/>
      </w:tblGrid>
      <w:tr w:rsidRPr="00237864" w:rsidR="00E56AED" w:rsidTr="00EA51AE" w14:paraId="14B0F96D" w14:textId="77777777">
        <w:tc>
          <w:tcPr>
            <w:tcW w:w="1648" w:type="dxa"/>
            <w:tcBorders>
              <w:top w:val="single" w:color="000000" w:sz="2" w:space="0"/>
              <w:left w:val="single" w:color="000000" w:sz="2" w:space="0"/>
              <w:bottom w:val="single" w:color="000000" w:sz="2" w:space="0"/>
            </w:tcBorders>
            <w:shd w:val="clear" w:color="auto" w:fill="999999"/>
          </w:tcPr>
          <w:p w:rsidR="00E56AED" w:rsidP="000D74CA" w:rsidRDefault="00E56AED" w14:paraId="6C78A42D" w14:textId="77777777">
            <w:pPr>
              <w:pStyle w:val="TableContents"/>
              <w:jc w:val="both"/>
            </w:pPr>
            <w:r>
              <w:t>Champ</w:t>
            </w:r>
          </w:p>
        </w:tc>
        <w:tc>
          <w:tcPr>
            <w:tcW w:w="1870" w:type="dxa"/>
            <w:tcBorders>
              <w:top w:val="single" w:color="000000" w:sz="2" w:space="0"/>
              <w:left w:val="single" w:color="000000" w:sz="2" w:space="0"/>
              <w:bottom w:val="single" w:color="000000" w:sz="2" w:space="0"/>
            </w:tcBorders>
            <w:shd w:val="clear" w:color="auto" w:fill="999999"/>
          </w:tcPr>
          <w:p w:rsidR="00E56AED" w:rsidP="000D74CA" w:rsidRDefault="00E56AED" w14:paraId="6B3F4BCE" w14:textId="77777777">
            <w:pPr>
              <w:pStyle w:val="TableContents"/>
              <w:jc w:val="both"/>
            </w:pPr>
            <w:r>
              <w:t>Etiquette</w:t>
            </w:r>
          </w:p>
        </w:tc>
        <w:tc>
          <w:tcPr>
            <w:tcW w:w="1760" w:type="dxa"/>
            <w:tcBorders>
              <w:top w:val="single" w:color="000000" w:sz="2" w:space="0"/>
              <w:left w:val="single" w:color="000000" w:sz="2" w:space="0"/>
              <w:bottom w:val="single" w:color="000000" w:sz="2" w:space="0"/>
            </w:tcBorders>
            <w:shd w:val="clear" w:color="auto" w:fill="999999"/>
          </w:tcPr>
          <w:p w:rsidR="00E56AED" w:rsidP="000D74CA" w:rsidRDefault="00E56AED" w14:paraId="764C089B" w14:textId="77777777">
            <w:pPr>
              <w:pStyle w:val="TableContents"/>
              <w:jc w:val="both"/>
            </w:pPr>
            <w:r>
              <w:t>Type de champ</w:t>
            </w:r>
          </w:p>
        </w:tc>
        <w:tc>
          <w:tcPr>
            <w:tcW w:w="1650" w:type="dxa"/>
            <w:tcBorders>
              <w:top w:val="single" w:color="000000" w:sz="2" w:space="0"/>
              <w:left w:val="single" w:color="000000" w:sz="2" w:space="0"/>
              <w:bottom w:val="single" w:color="000000" w:sz="2" w:space="0"/>
            </w:tcBorders>
            <w:shd w:val="clear" w:color="auto" w:fill="999999"/>
          </w:tcPr>
          <w:p w:rsidR="00E56AED" w:rsidP="000D74CA" w:rsidRDefault="00E56AED" w14:paraId="5DF31C5E" w14:textId="77777777">
            <w:pPr>
              <w:pStyle w:val="TableContents"/>
              <w:jc w:val="both"/>
            </w:pPr>
            <w:r>
              <w:t>Type des données manipulées</w:t>
            </w:r>
          </w:p>
        </w:tc>
        <w:tc>
          <w:tcPr>
            <w:tcW w:w="1365" w:type="dxa"/>
            <w:tcBorders>
              <w:top w:val="single" w:color="000000" w:sz="2" w:space="0"/>
              <w:left w:val="single" w:color="000000" w:sz="2" w:space="0"/>
              <w:bottom w:val="single" w:color="000000" w:sz="2" w:space="0"/>
            </w:tcBorders>
            <w:shd w:val="clear" w:color="auto" w:fill="999999"/>
          </w:tcPr>
          <w:p w:rsidR="00E56AED" w:rsidP="000D74CA" w:rsidRDefault="00E56AED" w14:paraId="529417F1" w14:textId="77777777">
            <w:pPr>
              <w:pStyle w:val="TableContents"/>
              <w:jc w:val="both"/>
            </w:pPr>
            <w:r>
              <w:t>Taille</w:t>
            </w:r>
          </w:p>
        </w:tc>
        <w:tc>
          <w:tcPr>
            <w:tcW w:w="1677" w:type="dxa"/>
            <w:tcBorders>
              <w:top w:val="single" w:color="000000" w:sz="2" w:space="0"/>
              <w:left w:val="single" w:color="000000" w:sz="2" w:space="0"/>
              <w:bottom w:val="single" w:color="000000" w:sz="2" w:space="0"/>
              <w:right w:val="single" w:color="000000" w:sz="2" w:space="0"/>
            </w:tcBorders>
            <w:shd w:val="clear" w:color="auto" w:fill="999999"/>
          </w:tcPr>
          <w:p w:rsidR="00E56AED" w:rsidP="000D74CA" w:rsidRDefault="00E56AED" w14:paraId="16675192" w14:textId="77777777">
            <w:pPr>
              <w:pStyle w:val="TableContents"/>
              <w:jc w:val="both"/>
            </w:pPr>
            <w:r>
              <w:t>Description &amp; valeurs possibles</w:t>
            </w:r>
          </w:p>
        </w:tc>
      </w:tr>
      <w:tr w:rsidRPr="00237864" w:rsidR="00E56AED" w:rsidTr="00EA51AE" w14:paraId="6750158A" w14:textId="77777777">
        <w:tc>
          <w:tcPr>
            <w:tcW w:w="1648" w:type="dxa"/>
            <w:tcBorders>
              <w:left w:val="single" w:color="000000" w:sz="2" w:space="0"/>
              <w:bottom w:val="single" w:color="000000" w:sz="2" w:space="0"/>
            </w:tcBorders>
            <w:shd w:val="clear" w:color="auto" w:fill="FFFFFF"/>
          </w:tcPr>
          <w:p w:rsidR="00E56AED" w:rsidP="00EA51AE" w:rsidRDefault="00E56AED" w14:paraId="645D8497" w14:textId="77777777">
            <w:pPr>
              <w:pStyle w:val="TableContents"/>
            </w:pPr>
            <w:r>
              <w:t>Numéro de contrat</w:t>
            </w:r>
          </w:p>
        </w:tc>
        <w:tc>
          <w:tcPr>
            <w:tcW w:w="1870" w:type="dxa"/>
            <w:tcBorders>
              <w:left w:val="single" w:color="000000" w:sz="2" w:space="0"/>
              <w:bottom w:val="single" w:color="000000" w:sz="2" w:space="0"/>
            </w:tcBorders>
            <w:shd w:val="clear" w:color="auto" w:fill="FFFFFF"/>
          </w:tcPr>
          <w:p w:rsidR="00E56AED" w:rsidP="00EA51AE" w:rsidRDefault="00E56AED" w14:paraId="72B48552" w14:textId="77777777">
            <w:pPr>
              <w:pStyle w:val="TableContents"/>
            </w:pPr>
            <w:r>
              <w:t>Numéro de contrat</w:t>
            </w:r>
          </w:p>
        </w:tc>
        <w:tc>
          <w:tcPr>
            <w:tcW w:w="1760" w:type="dxa"/>
            <w:tcBorders>
              <w:left w:val="single" w:color="000000" w:sz="2" w:space="0"/>
              <w:bottom w:val="single" w:color="000000" w:sz="2" w:space="0"/>
            </w:tcBorders>
            <w:shd w:val="clear" w:color="auto" w:fill="FFFFFF"/>
          </w:tcPr>
          <w:p w:rsidR="00E56AED" w:rsidP="00EA51AE" w:rsidRDefault="00E56AED" w14:paraId="126B8D48" w14:textId="77777777">
            <w:pPr>
              <w:pStyle w:val="TableContents"/>
            </w:pPr>
            <w:r>
              <w:t>Alphanumérique</w:t>
            </w:r>
          </w:p>
        </w:tc>
        <w:tc>
          <w:tcPr>
            <w:tcW w:w="1650" w:type="dxa"/>
            <w:tcBorders>
              <w:left w:val="single" w:color="000000" w:sz="2" w:space="0"/>
              <w:bottom w:val="single" w:color="000000" w:sz="2" w:space="0"/>
            </w:tcBorders>
            <w:shd w:val="clear" w:color="auto" w:fill="FFFFFF"/>
          </w:tcPr>
          <w:p w:rsidR="00E56AED" w:rsidP="00EA51AE" w:rsidRDefault="00E56AED" w14:paraId="4317CB9D" w14:textId="77777777">
            <w:pPr>
              <w:pStyle w:val="TableContents"/>
            </w:pPr>
            <w:r>
              <w:t>Alphanumérique</w:t>
            </w:r>
          </w:p>
        </w:tc>
        <w:tc>
          <w:tcPr>
            <w:tcW w:w="1365" w:type="dxa"/>
            <w:tcBorders>
              <w:left w:val="single" w:color="000000" w:sz="2" w:space="0"/>
              <w:bottom w:val="single" w:color="000000" w:sz="2" w:space="0"/>
            </w:tcBorders>
            <w:shd w:val="clear" w:color="auto" w:fill="FFFFFF"/>
          </w:tcPr>
          <w:p w:rsidR="00E56AED" w:rsidP="00EA51AE" w:rsidRDefault="00E56AED" w14:paraId="02EB1251" w14:textId="77777777">
            <w:pPr>
              <w:pStyle w:val="TableContents"/>
            </w:pPr>
            <w:r>
              <w:t>--</w:t>
            </w:r>
          </w:p>
        </w:tc>
        <w:tc>
          <w:tcPr>
            <w:tcW w:w="1677" w:type="dxa"/>
            <w:tcBorders>
              <w:left w:val="single" w:color="000000" w:sz="2" w:space="0"/>
              <w:bottom w:val="single" w:color="000000" w:sz="2" w:space="0"/>
              <w:right w:val="single" w:color="000000" w:sz="2" w:space="0"/>
            </w:tcBorders>
            <w:shd w:val="clear" w:color="auto" w:fill="FFFFFF"/>
          </w:tcPr>
          <w:p w:rsidR="00E56AED" w:rsidP="00EA51AE" w:rsidRDefault="00E56AED" w14:paraId="0F2A5D75" w14:textId="77777777">
            <w:pPr>
              <w:pStyle w:val="TableContents"/>
            </w:pPr>
            <w:r>
              <w:t>Chaîne alphanumérique</w:t>
            </w:r>
          </w:p>
        </w:tc>
      </w:tr>
      <w:tr w:rsidRPr="00237864" w:rsidR="00E56AED" w:rsidTr="00EA51AE" w14:paraId="1BFA822A" w14:textId="77777777">
        <w:tc>
          <w:tcPr>
            <w:tcW w:w="1648" w:type="dxa"/>
            <w:tcBorders>
              <w:left w:val="single" w:color="000000" w:sz="2" w:space="0"/>
              <w:bottom w:val="single" w:color="000000" w:sz="2" w:space="0"/>
            </w:tcBorders>
            <w:shd w:val="clear" w:color="auto" w:fill="FFFFFF"/>
          </w:tcPr>
          <w:p w:rsidR="00E56AED" w:rsidP="00EA51AE" w:rsidRDefault="00E56AED" w14:paraId="06573D48" w14:textId="77777777">
            <w:pPr>
              <w:pStyle w:val="TableContents"/>
            </w:pPr>
            <w:r>
              <w:t>Référence opération de bourse</w:t>
            </w:r>
          </w:p>
        </w:tc>
        <w:tc>
          <w:tcPr>
            <w:tcW w:w="1870" w:type="dxa"/>
            <w:tcBorders>
              <w:left w:val="single" w:color="000000" w:sz="2" w:space="0"/>
              <w:bottom w:val="single" w:color="000000" w:sz="2" w:space="0"/>
            </w:tcBorders>
            <w:shd w:val="clear" w:color="auto" w:fill="FFFFFF"/>
          </w:tcPr>
          <w:p w:rsidR="00E56AED" w:rsidP="00EA51AE" w:rsidRDefault="00E56AED" w14:paraId="5BD6A715" w14:textId="77777777">
            <w:pPr>
              <w:pStyle w:val="TableContents"/>
            </w:pPr>
            <w:r>
              <w:t>Référence opération de bourse</w:t>
            </w:r>
          </w:p>
        </w:tc>
        <w:tc>
          <w:tcPr>
            <w:tcW w:w="1760" w:type="dxa"/>
            <w:tcBorders>
              <w:left w:val="single" w:color="000000" w:sz="2" w:space="0"/>
              <w:bottom w:val="single" w:color="000000" w:sz="2" w:space="0"/>
            </w:tcBorders>
            <w:shd w:val="clear" w:color="auto" w:fill="FFFFFF"/>
          </w:tcPr>
          <w:p w:rsidR="00E56AED" w:rsidP="00EA51AE" w:rsidRDefault="00E56AED" w14:paraId="54D4A5BF" w14:textId="77777777">
            <w:pPr>
              <w:pStyle w:val="TableContents"/>
            </w:pPr>
            <w:r>
              <w:t>Date</w:t>
            </w:r>
          </w:p>
        </w:tc>
        <w:tc>
          <w:tcPr>
            <w:tcW w:w="1650" w:type="dxa"/>
            <w:tcBorders>
              <w:left w:val="single" w:color="000000" w:sz="2" w:space="0"/>
              <w:bottom w:val="single" w:color="000000" w:sz="2" w:space="0"/>
            </w:tcBorders>
            <w:shd w:val="clear" w:color="auto" w:fill="FFFFFF"/>
          </w:tcPr>
          <w:p w:rsidR="00E56AED" w:rsidP="00EA51AE" w:rsidRDefault="00E56AED" w14:paraId="7CE77769" w14:textId="77777777">
            <w:pPr>
              <w:pStyle w:val="TableContents"/>
            </w:pPr>
            <w:r>
              <w:t>Date</w:t>
            </w:r>
          </w:p>
        </w:tc>
        <w:tc>
          <w:tcPr>
            <w:tcW w:w="1365" w:type="dxa"/>
            <w:tcBorders>
              <w:left w:val="single" w:color="000000" w:sz="2" w:space="0"/>
              <w:bottom w:val="single" w:color="000000" w:sz="2" w:space="0"/>
            </w:tcBorders>
            <w:shd w:val="clear" w:color="auto" w:fill="FFFFFF"/>
          </w:tcPr>
          <w:p w:rsidR="00E56AED" w:rsidP="00EA51AE" w:rsidRDefault="00E56AED" w14:paraId="56DCEDFB" w14:textId="77777777">
            <w:pPr>
              <w:pStyle w:val="TableContents"/>
            </w:pPr>
            <w:r>
              <w:t>--</w:t>
            </w:r>
          </w:p>
        </w:tc>
        <w:tc>
          <w:tcPr>
            <w:tcW w:w="1677" w:type="dxa"/>
            <w:tcBorders>
              <w:left w:val="single" w:color="000000" w:sz="2" w:space="0"/>
              <w:bottom w:val="single" w:color="000000" w:sz="2" w:space="0"/>
              <w:right w:val="single" w:color="000000" w:sz="2" w:space="0"/>
            </w:tcBorders>
            <w:shd w:val="clear" w:color="auto" w:fill="FFFFFF"/>
          </w:tcPr>
          <w:p w:rsidR="00E56AED" w:rsidP="00EA51AE" w:rsidRDefault="00E56AED" w14:paraId="74A29351" w14:textId="77777777">
            <w:pPr>
              <w:pStyle w:val="TableContents"/>
            </w:pPr>
            <w:r>
              <w:t>Référence de l’ordre</w:t>
            </w:r>
          </w:p>
        </w:tc>
      </w:tr>
      <w:tr w:rsidRPr="00237864" w:rsidR="00E56AED" w:rsidTr="00EA51AE" w14:paraId="71451659" w14:textId="77777777">
        <w:tc>
          <w:tcPr>
            <w:tcW w:w="1648" w:type="dxa"/>
            <w:tcBorders>
              <w:left w:val="single" w:color="000000" w:sz="2" w:space="0"/>
              <w:bottom w:val="single" w:color="000000" w:sz="2" w:space="0"/>
            </w:tcBorders>
            <w:shd w:val="clear" w:color="auto" w:fill="FFFFFF"/>
          </w:tcPr>
          <w:p w:rsidR="00E56AED" w:rsidP="00EA51AE" w:rsidRDefault="00E56AED" w14:paraId="746042EC" w14:textId="77777777">
            <w:pPr>
              <w:pStyle w:val="TableContents"/>
            </w:pPr>
            <w:r>
              <w:t>Date de dénouement</w:t>
            </w:r>
          </w:p>
        </w:tc>
        <w:tc>
          <w:tcPr>
            <w:tcW w:w="1870" w:type="dxa"/>
            <w:tcBorders>
              <w:left w:val="single" w:color="000000" w:sz="2" w:space="0"/>
              <w:bottom w:val="single" w:color="000000" w:sz="2" w:space="0"/>
            </w:tcBorders>
            <w:shd w:val="clear" w:color="auto" w:fill="FFFFFF"/>
          </w:tcPr>
          <w:p w:rsidR="00E56AED" w:rsidP="00EA51AE" w:rsidRDefault="00E56AED" w14:paraId="2BF44462" w14:textId="77777777">
            <w:pPr>
              <w:pStyle w:val="TableContents"/>
            </w:pPr>
            <w:r>
              <w:t>Date de dénouement</w:t>
            </w:r>
          </w:p>
        </w:tc>
        <w:tc>
          <w:tcPr>
            <w:tcW w:w="1760" w:type="dxa"/>
            <w:tcBorders>
              <w:left w:val="single" w:color="000000" w:sz="2" w:space="0"/>
              <w:bottom w:val="single" w:color="000000" w:sz="2" w:space="0"/>
            </w:tcBorders>
            <w:shd w:val="clear" w:color="auto" w:fill="FFFFFF"/>
          </w:tcPr>
          <w:p w:rsidR="00E56AED" w:rsidP="00EA51AE" w:rsidRDefault="00E56AED" w14:paraId="54F025C3" w14:textId="77777777">
            <w:pPr>
              <w:pStyle w:val="TableContents"/>
            </w:pPr>
            <w:r>
              <w:t>Date</w:t>
            </w:r>
          </w:p>
        </w:tc>
        <w:tc>
          <w:tcPr>
            <w:tcW w:w="1650" w:type="dxa"/>
            <w:tcBorders>
              <w:left w:val="single" w:color="000000" w:sz="2" w:space="0"/>
              <w:bottom w:val="single" w:color="000000" w:sz="2" w:space="0"/>
            </w:tcBorders>
            <w:shd w:val="clear" w:color="auto" w:fill="FFFFFF"/>
          </w:tcPr>
          <w:p w:rsidR="00E56AED" w:rsidP="00EA51AE" w:rsidRDefault="00E56AED" w14:paraId="1BE59298" w14:textId="77777777">
            <w:pPr>
              <w:pStyle w:val="TableContents"/>
            </w:pPr>
            <w:r>
              <w:t>Date</w:t>
            </w:r>
          </w:p>
        </w:tc>
        <w:tc>
          <w:tcPr>
            <w:tcW w:w="1365" w:type="dxa"/>
            <w:tcBorders>
              <w:left w:val="single" w:color="000000" w:sz="2" w:space="0"/>
              <w:bottom w:val="single" w:color="000000" w:sz="2" w:space="0"/>
            </w:tcBorders>
            <w:shd w:val="clear" w:color="auto" w:fill="FFFFFF"/>
          </w:tcPr>
          <w:p w:rsidR="00E56AED" w:rsidP="00EA51AE" w:rsidRDefault="00E56AED" w14:paraId="51358225" w14:textId="77777777">
            <w:pPr>
              <w:pStyle w:val="TableContents"/>
            </w:pPr>
            <w:r>
              <w:t>--</w:t>
            </w:r>
          </w:p>
        </w:tc>
        <w:tc>
          <w:tcPr>
            <w:tcW w:w="1677" w:type="dxa"/>
            <w:tcBorders>
              <w:left w:val="single" w:color="000000" w:sz="2" w:space="0"/>
              <w:bottom w:val="single" w:color="000000" w:sz="2" w:space="0"/>
              <w:right w:val="single" w:color="000000" w:sz="2" w:space="0"/>
            </w:tcBorders>
            <w:shd w:val="clear" w:color="auto" w:fill="FFFFFF"/>
          </w:tcPr>
          <w:p w:rsidR="00E56AED" w:rsidP="00EA51AE" w:rsidRDefault="00E56AED" w14:paraId="0CCEB6BD" w14:textId="77777777">
            <w:pPr>
              <w:pStyle w:val="TableContents"/>
            </w:pPr>
            <w:r>
              <w:t>Horodatage</w:t>
            </w:r>
          </w:p>
        </w:tc>
      </w:tr>
      <w:tr w:rsidRPr="00237864" w:rsidR="00E56AED" w:rsidTr="00EA51AE" w14:paraId="394F5BA4" w14:textId="77777777">
        <w:tc>
          <w:tcPr>
            <w:tcW w:w="1648" w:type="dxa"/>
            <w:tcBorders>
              <w:left w:val="single" w:color="000000" w:sz="2" w:space="0"/>
              <w:bottom w:val="single" w:color="000000" w:sz="2" w:space="0"/>
            </w:tcBorders>
            <w:shd w:val="clear" w:color="auto" w:fill="FFFFFF"/>
          </w:tcPr>
          <w:p w:rsidR="00E56AED" w:rsidP="00EA51AE" w:rsidRDefault="00E56AED" w14:paraId="02773C30" w14:textId="77777777">
            <w:pPr>
              <w:pStyle w:val="TableContents"/>
            </w:pPr>
            <w:r>
              <w:t>Quantité</w:t>
            </w:r>
          </w:p>
        </w:tc>
        <w:tc>
          <w:tcPr>
            <w:tcW w:w="1870" w:type="dxa"/>
            <w:tcBorders>
              <w:left w:val="single" w:color="000000" w:sz="2" w:space="0"/>
              <w:bottom w:val="single" w:color="000000" w:sz="2" w:space="0"/>
            </w:tcBorders>
            <w:shd w:val="clear" w:color="auto" w:fill="FFFFFF"/>
          </w:tcPr>
          <w:p w:rsidR="00E56AED" w:rsidP="00EA51AE" w:rsidRDefault="00E56AED" w14:paraId="334CA7A0" w14:textId="77777777">
            <w:pPr>
              <w:pStyle w:val="TableContents"/>
            </w:pPr>
            <w:r>
              <w:t>Quantité</w:t>
            </w:r>
          </w:p>
        </w:tc>
        <w:tc>
          <w:tcPr>
            <w:tcW w:w="1760" w:type="dxa"/>
            <w:tcBorders>
              <w:left w:val="single" w:color="000000" w:sz="2" w:space="0"/>
              <w:bottom w:val="single" w:color="000000" w:sz="2" w:space="0"/>
            </w:tcBorders>
            <w:shd w:val="clear" w:color="auto" w:fill="FFFFFF"/>
          </w:tcPr>
          <w:p w:rsidR="00E56AED" w:rsidP="00EA51AE" w:rsidRDefault="00E56AED" w14:paraId="1EC762B9" w14:textId="77777777">
            <w:pPr>
              <w:pStyle w:val="TableContents"/>
            </w:pPr>
            <w:r>
              <w:t>Numérique</w:t>
            </w:r>
          </w:p>
        </w:tc>
        <w:tc>
          <w:tcPr>
            <w:tcW w:w="1650" w:type="dxa"/>
            <w:tcBorders>
              <w:left w:val="single" w:color="000000" w:sz="2" w:space="0"/>
              <w:bottom w:val="single" w:color="000000" w:sz="2" w:space="0"/>
            </w:tcBorders>
            <w:shd w:val="clear" w:color="auto" w:fill="FFFFFF"/>
          </w:tcPr>
          <w:p w:rsidR="00E56AED" w:rsidP="00EA51AE" w:rsidRDefault="00E56AED" w14:paraId="62230329" w14:textId="77777777">
            <w:pPr>
              <w:pStyle w:val="TableContents"/>
            </w:pPr>
            <w:r>
              <w:t>Numérique</w:t>
            </w:r>
          </w:p>
        </w:tc>
        <w:tc>
          <w:tcPr>
            <w:tcW w:w="1365" w:type="dxa"/>
            <w:tcBorders>
              <w:left w:val="single" w:color="000000" w:sz="2" w:space="0"/>
              <w:bottom w:val="single" w:color="000000" w:sz="2" w:space="0"/>
            </w:tcBorders>
            <w:shd w:val="clear" w:color="auto" w:fill="FFFFFF"/>
          </w:tcPr>
          <w:p w:rsidR="00E56AED" w:rsidP="00EA51AE" w:rsidRDefault="00E56AED" w14:paraId="743D1F52" w14:textId="77777777">
            <w:pPr>
              <w:pStyle w:val="TableContents"/>
            </w:pPr>
            <w:r>
              <w:t>--</w:t>
            </w:r>
          </w:p>
        </w:tc>
        <w:tc>
          <w:tcPr>
            <w:tcW w:w="1677" w:type="dxa"/>
            <w:tcBorders>
              <w:left w:val="single" w:color="000000" w:sz="2" w:space="0"/>
              <w:bottom w:val="single" w:color="000000" w:sz="2" w:space="0"/>
              <w:right w:val="single" w:color="000000" w:sz="2" w:space="0"/>
            </w:tcBorders>
            <w:shd w:val="clear" w:color="auto" w:fill="FFFFFF"/>
          </w:tcPr>
          <w:p w:rsidR="00E56AED" w:rsidP="00EA51AE" w:rsidRDefault="00E56AED" w14:paraId="67E78E6A" w14:textId="77777777">
            <w:pPr>
              <w:pStyle w:val="TableContents"/>
            </w:pPr>
            <w:r>
              <w:t>Nombre</w:t>
            </w:r>
          </w:p>
        </w:tc>
      </w:tr>
      <w:tr w:rsidRPr="00237864" w:rsidR="00E56AED" w:rsidTr="00EA51AE" w14:paraId="50F3282C" w14:textId="77777777">
        <w:tc>
          <w:tcPr>
            <w:tcW w:w="1648" w:type="dxa"/>
            <w:tcBorders>
              <w:left w:val="single" w:color="000000" w:sz="2" w:space="0"/>
              <w:bottom w:val="single" w:color="000000" w:sz="2" w:space="0"/>
            </w:tcBorders>
            <w:shd w:val="clear" w:color="auto" w:fill="FFFFFF"/>
          </w:tcPr>
          <w:p w:rsidR="00E56AED" w:rsidP="00EA51AE" w:rsidRDefault="00E56AED" w14:paraId="347B61F8" w14:textId="77777777">
            <w:pPr>
              <w:pStyle w:val="TableContents"/>
            </w:pPr>
            <w:r>
              <w:t>Marché</w:t>
            </w:r>
          </w:p>
        </w:tc>
        <w:tc>
          <w:tcPr>
            <w:tcW w:w="1870" w:type="dxa"/>
            <w:tcBorders>
              <w:left w:val="single" w:color="000000" w:sz="2" w:space="0"/>
              <w:bottom w:val="single" w:color="000000" w:sz="2" w:space="0"/>
            </w:tcBorders>
            <w:shd w:val="clear" w:color="auto" w:fill="FFFFFF"/>
          </w:tcPr>
          <w:p w:rsidR="00E56AED" w:rsidP="00EA51AE" w:rsidRDefault="00E56AED" w14:paraId="7C6A3431" w14:textId="77777777">
            <w:pPr>
              <w:pStyle w:val="TableContents"/>
            </w:pPr>
            <w:r>
              <w:t>Marché</w:t>
            </w:r>
          </w:p>
        </w:tc>
        <w:tc>
          <w:tcPr>
            <w:tcW w:w="1760" w:type="dxa"/>
            <w:tcBorders>
              <w:left w:val="single" w:color="000000" w:sz="2" w:space="0"/>
              <w:bottom w:val="single" w:color="000000" w:sz="2" w:space="0"/>
            </w:tcBorders>
            <w:shd w:val="clear" w:color="auto" w:fill="FFFFFF"/>
          </w:tcPr>
          <w:p w:rsidR="00E56AED" w:rsidP="00EA51AE" w:rsidRDefault="00E56AED" w14:paraId="1161387C" w14:textId="77777777">
            <w:pPr>
              <w:pStyle w:val="TableContents"/>
            </w:pPr>
            <w:r>
              <w:t>Liste chaîne de caractère</w:t>
            </w:r>
          </w:p>
        </w:tc>
        <w:tc>
          <w:tcPr>
            <w:tcW w:w="1650" w:type="dxa"/>
            <w:tcBorders>
              <w:left w:val="single" w:color="000000" w:sz="2" w:space="0"/>
              <w:bottom w:val="single" w:color="000000" w:sz="2" w:space="0"/>
            </w:tcBorders>
            <w:shd w:val="clear" w:color="auto" w:fill="FFFFFF"/>
          </w:tcPr>
          <w:p w:rsidR="00E56AED" w:rsidP="00EA51AE" w:rsidRDefault="00E56AED" w14:paraId="59C0AA1D" w14:textId="77777777">
            <w:pPr>
              <w:pStyle w:val="TableContents"/>
            </w:pPr>
            <w:r>
              <w:t>Liste chaîne de caractère</w:t>
            </w:r>
          </w:p>
        </w:tc>
        <w:tc>
          <w:tcPr>
            <w:tcW w:w="1365" w:type="dxa"/>
            <w:tcBorders>
              <w:left w:val="single" w:color="000000" w:sz="2" w:space="0"/>
              <w:bottom w:val="single" w:color="000000" w:sz="2" w:space="0"/>
            </w:tcBorders>
            <w:shd w:val="clear" w:color="auto" w:fill="FFFFFF"/>
          </w:tcPr>
          <w:p w:rsidR="00E56AED" w:rsidP="00EA51AE" w:rsidRDefault="00E56AED" w14:paraId="4F4AF5CC" w14:textId="77777777">
            <w:pPr>
              <w:pStyle w:val="TableContents"/>
            </w:pPr>
            <w:r>
              <w:t>--</w:t>
            </w:r>
          </w:p>
        </w:tc>
        <w:tc>
          <w:tcPr>
            <w:tcW w:w="1677" w:type="dxa"/>
            <w:tcBorders>
              <w:left w:val="single" w:color="000000" w:sz="2" w:space="0"/>
              <w:bottom w:val="single" w:color="000000" w:sz="2" w:space="0"/>
              <w:right w:val="single" w:color="000000" w:sz="2" w:space="0"/>
            </w:tcBorders>
            <w:shd w:val="clear" w:color="auto" w:fill="FFFFFF"/>
          </w:tcPr>
          <w:p w:rsidR="00E56AED" w:rsidP="00EA51AE" w:rsidRDefault="00E56AED" w14:paraId="09C47618" w14:textId="77777777">
            <w:pPr>
              <w:pStyle w:val="TableContents"/>
            </w:pPr>
            <w:r>
              <w:t>Central ou bloc</w:t>
            </w:r>
          </w:p>
        </w:tc>
      </w:tr>
      <w:tr w:rsidRPr="00237864" w:rsidR="00E56AED" w:rsidTr="00EA51AE" w14:paraId="3840D496" w14:textId="77777777">
        <w:tc>
          <w:tcPr>
            <w:tcW w:w="1648" w:type="dxa"/>
            <w:tcBorders>
              <w:left w:val="single" w:color="000000" w:sz="2" w:space="0"/>
              <w:bottom w:val="single" w:color="000000" w:sz="2" w:space="0"/>
            </w:tcBorders>
            <w:shd w:val="clear" w:color="auto" w:fill="FFFFFF"/>
          </w:tcPr>
          <w:p w:rsidR="00E56AED" w:rsidP="00EA51AE" w:rsidRDefault="00E56AED" w14:paraId="1B58F555" w14:textId="77777777">
            <w:pPr>
              <w:pStyle w:val="TableContents"/>
            </w:pPr>
            <w:r>
              <w:t>Prix</w:t>
            </w:r>
          </w:p>
        </w:tc>
        <w:tc>
          <w:tcPr>
            <w:tcW w:w="1870" w:type="dxa"/>
            <w:tcBorders>
              <w:left w:val="single" w:color="000000" w:sz="2" w:space="0"/>
              <w:bottom w:val="single" w:color="000000" w:sz="2" w:space="0"/>
            </w:tcBorders>
            <w:shd w:val="clear" w:color="auto" w:fill="FFFFFF"/>
          </w:tcPr>
          <w:p w:rsidR="00E56AED" w:rsidP="00EA51AE" w:rsidRDefault="00E56AED" w14:paraId="3EC86D16" w14:textId="77777777">
            <w:pPr>
              <w:pStyle w:val="TableContents"/>
            </w:pPr>
            <w:r>
              <w:t>Prix</w:t>
            </w:r>
          </w:p>
        </w:tc>
        <w:tc>
          <w:tcPr>
            <w:tcW w:w="1760" w:type="dxa"/>
            <w:tcBorders>
              <w:left w:val="single" w:color="000000" w:sz="2" w:space="0"/>
              <w:bottom w:val="single" w:color="000000" w:sz="2" w:space="0"/>
            </w:tcBorders>
            <w:shd w:val="clear" w:color="auto" w:fill="FFFFFF"/>
          </w:tcPr>
          <w:p w:rsidR="00E56AED" w:rsidP="00EA51AE" w:rsidRDefault="00E56AED" w14:paraId="2A0DA91B" w14:textId="77777777">
            <w:pPr>
              <w:pStyle w:val="TableContents"/>
            </w:pPr>
            <w:r>
              <w:t>Numérique</w:t>
            </w:r>
          </w:p>
        </w:tc>
        <w:tc>
          <w:tcPr>
            <w:tcW w:w="1650" w:type="dxa"/>
            <w:tcBorders>
              <w:left w:val="single" w:color="000000" w:sz="2" w:space="0"/>
              <w:bottom w:val="single" w:color="000000" w:sz="2" w:space="0"/>
            </w:tcBorders>
            <w:shd w:val="clear" w:color="auto" w:fill="FFFFFF"/>
          </w:tcPr>
          <w:p w:rsidR="00E56AED" w:rsidP="00EA51AE" w:rsidRDefault="00E56AED" w14:paraId="691D288E" w14:textId="77777777">
            <w:pPr>
              <w:pStyle w:val="TableContents"/>
            </w:pPr>
            <w:r>
              <w:t>Numérique</w:t>
            </w:r>
          </w:p>
        </w:tc>
        <w:tc>
          <w:tcPr>
            <w:tcW w:w="1365" w:type="dxa"/>
            <w:tcBorders>
              <w:left w:val="single" w:color="000000" w:sz="2" w:space="0"/>
              <w:bottom w:val="single" w:color="000000" w:sz="2" w:space="0"/>
            </w:tcBorders>
            <w:shd w:val="clear" w:color="auto" w:fill="FFFFFF"/>
          </w:tcPr>
          <w:p w:rsidR="00E56AED" w:rsidP="00EA51AE" w:rsidRDefault="00E56AED" w14:paraId="1EA9AED2" w14:textId="77777777">
            <w:pPr>
              <w:pStyle w:val="TableContents"/>
            </w:pPr>
            <w:r>
              <w:t>--</w:t>
            </w:r>
          </w:p>
        </w:tc>
        <w:tc>
          <w:tcPr>
            <w:tcW w:w="1677" w:type="dxa"/>
            <w:tcBorders>
              <w:left w:val="single" w:color="000000" w:sz="2" w:space="0"/>
              <w:bottom w:val="single" w:color="000000" w:sz="2" w:space="0"/>
              <w:right w:val="single" w:color="000000" w:sz="2" w:space="0"/>
            </w:tcBorders>
            <w:shd w:val="clear" w:color="auto" w:fill="FFFFFF"/>
          </w:tcPr>
          <w:p w:rsidR="00E56AED" w:rsidP="00EA51AE" w:rsidRDefault="00E56AED" w14:paraId="6EA482F5" w14:textId="77777777">
            <w:pPr>
              <w:pStyle w:val="TableContents"/>
            </w:pPr>
            <w:r>
              <w:t>nombre</w:t>
            </w:r>
          </w:p>
        </w:tc>
      </w:tr>
    </w:tbl>
    <w:p w:rsidR="00E56AED" w:rsidP="002F5C7D" w:rsidRDefault="00E56AED" w14:paraId="2A284168" w14:textId="77777777">
      <w:pPr>
        <w:pStyle w:val="Paragraphedeliste1"/>
        <w:spacing w:before="240" w:line="100" w:lineRule="atLeast"/>
        <w:ind w:left="0"/>
        <w:jc w:val="both"/>
      </w:pPr>
    </w:p>
    <w:p w:rsidR="00E56AED" w:rsidP="003D34DB" w:rsidRDefault="00E56AED" w14:paraId="6561EE1F" w14:textId="77777777">
      <w:pPr>
        <w:pStyle w:val="Style3"/>
        <w:numPr>
          <w:ilvl w:val="2"/>
          <w:numId w:val="3"/>
        </w:numPr>
        <w:spacing w:before="240" w:after="240" w:line="100" w:lineRule="atLeast"/>
        <w:jc w:val="both"/>
      </w:pPr>
      <w:bookmarkStart w:name="_Toc409973691" w:id="240"/>
      <w:r>
        <w:t>Comportement de l’écran</w:t>
      </w:r>
      <w:bookmarkEnd w:id="240"/>
    </w:p>
    <w:p w:rsidR="00E56AED" w:rsidP="002F5C7D" w:rsidRDefault="00E56AED" w14:paraId="78F91611" w14:textId="77777777">
      <w:pPr>
        <w:pStyle w:val="Paragraphedeliste1"/>
        <w:spacing w:before="240" w:line="100" w:lineRule="atLeast"/>
        <w:ind w:left="0"/>
        <w:jc w:val="both"/>
      </w:pPr>
      <w:r>
        <w:t>Ouverture de l’écran depuis l’entrée de menu</w:t>
      </w:r>
    </w:p>
    <w:p w:rsidR="00E56AED" w:rsidP="00EA51AE" w:rsidRDefault="00E56AED" w14:paraId="06D07F38" w14:textId="77777777">
      <w:pPr>
        <w:pStyle w:val="Paragraphedeliste1"/>
        <w:spacing w:before="240" w:line="100" w:lineRule="atLeast"/>
        <w:ind w:left="0"/>
        <w:jc w:val="both"/>
      </w:pPr>
      <w:r>
        <w:t>Message généré en cas de violation d'une règle de gestion ou omission d'une donnée relative à un champ obligatoire</w:t>
      </w:r>
    </w:p>
    <w:p w:rsidR="00E56AED" w:rsidP="00EA51AE" w:rsidRDefault="00E56AED" w14:paraId="07AD3055" w14:textId="77777777">
      <w:pPr>
        <w:pStyle w:val="Paragraphedeliste1"/>
        <w:spacing w:before="240" w:line="100" w:lineRule="atLeast"/>
        <w:ind w:left="0"/>
        <w:jc w:val="both"/>
      </w:pPr>
      <w:r>
        <w:t>Sauvegarde de l'écran ==&gt; La référence de l'exécution est affichée automatiquement pour l'utilisateur avec message « L’exécution EX000XXXXX est sauvegardé avec le statut traitée »</w:t>
      </w:r>
    </w:p>
    <w:p w:rsidR="00E56AED" w:rsidP="003D34DB" w:rsidRDefault="00E56AED" w14:paraId="1A23EE12" w14:textId="77777777">
      <w:pPr>
        <w:pStyle w:val="Style2"/>
        <w:numPr>
          <w:ilvl w:val="1"/>
          <w:numId w:val="3"/>
        </w:numPr>
        <w:jc w:val="both"/>
      </w:pPr>
      <w:bookmarkStart w:name="_Toc409973692" w:id="241"/>
      <w:r>
        <w:t>Diagramme de navigation</w:t>
      </w:r>
      <w:bookmarkEnd w:id="241"/>
    </w:p>
    <w:p w:rsidR="00E56AED" w:rsidP="002F5C7D" w:rsidRDefault="00E56AED" w14:paraId="6F70DD10" w14:textId="77777777">
      <w:pPr>
        <w:pStyle w:val="Paragraphedeliste1"/>
        <w:spacing w:before="240" w:line="100" w:lineRule="atLeast"/>
        <w:ind w:left="0"/>
        <w:jc w:val="both"/>
      </w:pPr>
      <w:r>
        <w:t xml:space="preserve">Ordre S/R &gt; Ordre S/R Simples&gt; Saisie des ordres S/R </w:t>
      </w:r>
    </w:p>
    <w:p w:rsidR="00E56AED" w:rsidP="003D34DB" w:rsidRDefault="00E56AED" w14:paraId="57DD9550" w14:textId="77777777">
      <w:pPr>
        <w:pStyle w:val="Heading3"/>
        <w:numPr>
          <w:ilvl w:val="2"/>
          <w:numId w:val="3"/>
        </w:numPr>
        <w:jc w:val="both"/>
      </w:pPr>
      <w:bookmarkStart w:name="_Toc409973693" w:id="242"/>
      <w:r>
        <w:t>Description de l’écran &lt;Saisie d'un ordre SR&gt;</w:t>
      </w:r>
      <w:bookmarkEnd w:id="242"/>
    </w:p>
    <w:p w:rsidR="00E56AED" w:rsidP="003D34DB" w:rsidRDefault="00E56AED" w14:paraId="6AB60A7B" w14:textId="77777777">
      <w:pPr>
        <w:pStyle w:val="Style3"/>
        <w:numPr>
          <w:ilvl w:val="2"/>
          <w:numId w:val="3"/>
        </w:numPr>
        <w:jc w:val="both"/>
      </w:pPr>
      <w:bookmarkStart w:name="_Toc409973694" w:id="243"/>
      <w:r>
        <w:t>Maquette de l’écran &lt;Saisie d'un ordre SR&gt;</w:t>
      </w:r>
      <w:bookmarkEnd w:id="243"/>
    </w:p>
    <w:p w:rsidR="00E56AED" w:rsidP="002F5C7D" w:rsidRDefault="00E56AED" w14:paraId="64BD0A84" w14:textId="77777777">
      <w:pPr>
        <w:pStyle w:val="Paragraphedeliste1"/>
        <w:spacing w:line="100" w:lineRule="atLeast"/>
        <w:ind w:left="0"/>
        <w:jc w:val="both"/>
      </w:pPr>
    </w:p>
    <w:p w:rsidR="00E56AED" w:rsidP="002F5C7D" w:rsidRDefault="007936E1" w14:paraId="43495121" w14:textId="77777777">
      <w:pPr>
        <w:pStyle w:val="Paragraphedeliste1"/>
        <w:spacing w:line="100" w:lineRule="atLeast"/>
        <w:ind w:left="0"/>
        <w:jc w:val="both"/>
      </w:pPr>
      <w:r>
        <w:rPr>
          <w:noProof/>
          <w:lang w:eastAsia="fr-FR"/>
        </w:rPr>
        <w:drawing>
          <wp:anchor distT="0" distB="0" distL="0" distR="0" simplePos="0" relativeHeight="6" behindDoc="0" locked="0" layoutInCell="1" allowOverlap="1" wp14:anchorId="06810041" wp14:editId="1DF38133">
            <wp:simplePos x="0" y="0"/>
            <wp:positionH relativeFrom="column">
              <wp:posOffset>0</wp:posOffset>
            </wp:positionH>
            <wp:positionV relativeFrom="paragraph">
              <wp:posOffset>0</wp:posOffset>
            </wp:positionV>
            <wp:extent cx="6240780" cy="2493645"/>
            <wp:effectExtent l="19050" t="0" r="7620" b="0"/>
            <wp:wrapSquare wrapText="largest"/>
            <wp:docPr id="31"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3"/>
                    <pic:cNvPicPr>
                      <a:picLocks noChangeAspect="1" noChangeArrowheads="1"/>
                    </pic:cNvPicPr>
                  </pic:nvPicPr>
                  <pic:blipFill>
                    <a:blip r:embed="rId24"/>
                    <a:srcRect/>
                    <a:stretch>
                      <a:fillRect/>
                    </a:stretch>
                  </pic:blipFill>
                  <pic:spPr bwMode="auto">
                    <a:xfrm>
                      <a:off x="0" y="0"/>
                      <a:ext cx="6240780" cy="2493645"/>
                    </a:xfrm>
                    <a:prstGeom prst="rect">
                      <a:avLst/>
                    </a:prstGeom>
                    <a:solidFill>
                      <a:srgbClr val="FFFFFF"/>
                    </a:solidFill>
                  </pic:spPr>
                </pic:pic>
              </a:graphicData>
            </a:graphic>
          </wp:anchor>
        </w:drawing>
      </w:r>
    </w:p>
    <w:p w:rsidR="00E56AED" w:rsidP="002F5C7D" w:rsidRDefault="00E56AED" w14:paraId="6EBA3D65" w14:textId="77777777">
      <w:pPr>
        <w:pStyle w:val="Paragraphedeliste1"/>
        <w:spacing w:line="100" w:lineRule="atLeast"/>
        <w:ind w:left="0"/>
        <w:jc w:val="both"/>
      </w:pPr>
    </w:p>
    <w:p w:rsidR="00E56AED" w:rsidP="003D34DB" w:rsidRDefault="00E56AED" w14:paraId="79D246CC" w14:textId="77777777">
      <w:pPr>
        <w:pStyle w:val="Style3"/>
        <w:numPr>
          <w:ilvl w:val="2"/>
          <w:numId w:val="3"/>
        </w:numPr>
        <w:spacing w:before="240" w:line="100" w:lineRule="atLeast"/>
        <w:jc w:val="both"/>
      </w:pPr>
      <w:bookmarkStart w:name="_Toc409973695" w:id="244"/>
      <w:r>
        <w:t>Typologie des données manipulées</w:t>
      </w:r>
      <w:bookmarkEnd w:id="244"/>
    </w:p>
    <w:p w:rsidR="00E56AED" w:rsidP="002F5C7D" w:rsidRDefault="00E56AED" w14:paraId="12F2EABC" w14:textId="77777777">
      <w:pPr>
        <w:pStyle w:val="Paragraphedeliste1"/>
        <w:spacing w:before="240" w:after="240" w:line="100" w:lineRule="atLeast"/>
        <w:jc w:val="both"/>
      </w:pPr>
      <w:r>
        <w:t>Ci joint la liste des champs à saisir lors d'un ordre de souscription rachat OPCVM</w:t>
      </w:r>
    </w:p>
    <w:tbl>
      <w:tblPr>
        <w:tblW w:w="0" w:type="auto"/>
        <w:tblLayout w:type="fixed"/>
        <w:tblLook w:val="0000" w:firstRow="0" w:lastRow="0" w:firstColumn="0" w:lastColumn="0" w:noHBand="0" w:noVBand="0"/>
      </w:tblPr>
      <w:tblGrid>
        <w:gridCol w:w="1661"/>
        <w:gridCol w:w="1640"/>
        <w:gridCol w:w="1662"/>
        <w:gridCol w:w="1658"/>
        <w:gridCol w:w="1658"/>
        <w:gridCol w:w="1692"/>
      </w:tblGrid>
      <w:tr w:rsidRPr="00237864" w:rsidR="00E56AED" w:rsidTr="00CC6AC5" w14:paraId="666A1A6B" w14:textId="77777777">
        <w:tc>
          <w:tcPr>
            <w:tcW w:w="1661" w:type="dxa"/>
            <w:tcBorders>
              <w:top w:val="single" w:color="000000" w:sz="2" w:space="0"/>
              <w:left w:val="single" w:color="000000" w:sz="2" w:space="0"/>
              <w:bottom w:val="single" w:color="000000" w:sz="2" w:space="0"/>
            </w:tcBorders>
            <w:shd w:val="clear" w:color="auto" w:fill="999999"/>
          </w:tcPr>
          <w:p w:rsidR="00E56AED" w:rsidP="002F5C7D" w:rsidRDefault="00E56AED" w14:paraId="0C23F40F" w14:textId="77777777">
            <w:pPr>
              <w:pStyle w:val="TableContents"/>
              <w:jc w:val="both"/>
            </w:pPr>
            <w:r>
              <w:t xml:space="preserve">Champ </w:t>
            </w:r>
          </w:p>
        </w:tc>
        <w:tc>
          <w:tcPr>
            <w:tcW w:w="1640" w:type="dxa"/>
            <w:tcBorders>
              <w:top w:val="single" w:color="000000" w:sz="2" w:space="0"/>
              <w:left w:val="single" w:color="000000" w:sz="2" w:space="0"/>
              <w:bottom w:val="single" w:color="000000" w:sz="2" w:space="0"/>
            </w:tcBorders>
            <w:shd w:val="clear" w:color="auto" w:fill="999999"/>
          </w:tcPr>
          <w:p w:rsidR="00E56AED" w:rsidP="002F5C7D" w:rsidRDefault="00E56AED" w14:paraId="5A569B0B" w14:textId="77777777">
            <w:pPr>
              <w:pStyle w:val="TableContents"/>
              <w:jc w:val="both"/>
            </w:pPr>
            <w:r>
              <w:t>Etiquette</w:t>
            </w:r>
          </w:p>
        </w:tc>
        <w:tc>
          <w:tcPr>
            <w:tcW w:w="1662" w:type="dxa"/>
            <w:tcBorders>
              <w:top w:val="single" w:color="000000" w:sz="2" w:space="0"/>
              <w:left w:val="single" w:color="000000" w:sz="2" w:space="0"/>
              <w:bottom w:val="single" w:color="000000" w:sz="2" w:space="0"/>
            </w:tcBorders>
            <w:shd w:val="clear" w:color="auto" w:fill="999999"/>
          </w:tcPr>
          <w:p w:rsidR="00E56AED" w:rsidP="002F5C7D" w:rsidRDefault="00E56AED" w14:paraId="4786ECA8" w14:textId="77777777">
            <w:pPr>
              <w:pStyle w:val="TableContents"/>
              <w:jc w:val="both"/>
            </w:pPr>
            <w:r>
              <w:t>Type de champ</w:t>
            </w:r>
          </w:p>
        </w:tc>
        <w:tc>
          <w:tcPr>
            <w:tcW w:w="1658" w:type="dxa"/>
            <w:tcBorders>
              <w:top w:val="single" w:color="000000" w:sz="2" w:space="0"/>
              <w:left w:val="single" w:color="000000" w:sz="2" w:space="0"/>
              <w:bottom w:val="single" w:color="000000" w:sz="2" w:space="0"/>
            </w:tcBorders>
            <w:shd w:val="clear" w:color="auto" w:fill="999999"/>
          </w:tcPr>
          <w:p w:rsidR="00E56AED" w:rsidP="002F5C7D" w:rsidRDefault="00E56AED" w14:paraId="1E31C5F2" w14:textId="77777777">
            <w:pPr>
              <w:pStyle w:val="TableContents"/>
              <w:jc w:val="both"/>
            </w:pPr>
            <w:r>
              <w:t>Type des données manipulées</w:t>
            </w:r>
          </w:p>
        </w:tc>
        <w:tc>
          <w:tcPr>
            <w:tcW w:w="1658" w:type="dxa"/>
            <w:tcBorders>
              <w:top w:val="single" w:color="000000" w:sz="2" w:space="0"/>
              <w:left w:val="single" w:color="000000" w:sz="2" w:space="0"/>
              <w:bottom w:val="single" w:color="000000" w:sz="2" w:space="0"/>
            </w:tcBorders>
            <w:shd w:val="clear" w:color="auto" w:fill="999999"/>
          </w:tcPr>
          <w:p w:rsidR="00E56AED" w:rsidP="002F5C7D" w:rsidRDefault="00E56AED" w14:paraId="76839161" w14:textId="77777777">
            <w:pPr>
              <w:pStyle w:val="TableContents"/>
              <w:jc w:val="both"/>
            </w:pPr>
            <w:r>
              <w:t>Taille</w:t>
            </w:r>
          </w:p>
        </w:tc>
        <w:tc>
          <w:tcPr>
            <w:tcW w:w="1692" w:type="dxa"/>
            <w:tcBorders>
              <w:top w:val="single" w:color="000000" w:sz="2" w:space="0"/>
              <w:left w:val="single" w:color="000000" w:sz="2" w:space="0"/>
              <w:bottom w:val="single" w:color="000000" w:sz="2" w:space="0"/>
              <w:right w:val="single" w:color="000000" w:sz="2" w:space="0"/>
            </w:tcBorders>
            <w:shd w:val="clear" w:color="auto" w:fill="999999"/>
          </w:tcPr>
          <w:p w:rsidR="00E56AED" w:rsidP="002F5C7D" w:rsidRDefault="00E56AED" w14:paraId="306D267B" w14:textId="77777777">
            <w:pPr>
              <w:pStyle w:val="TableContents"/>
              <w:jc w:val="both"/>
            </w:pPr>
            <w:r>
              <w:t>Description des valeurs Possibles</w:t>
            </w:r>
          </w:p>
        </w:tc>
      </w:tr>
      <w:tr w:rsidRPr="00237864" w:rsidR="00E56AED" w:rsidTr="00CC6AC5" w14:paraId="75C68065" w14:textId="77777777">
        <w:tc>
          <w:tcPr>
            <w:tcW w:w="1661" w:type="dxa"/>
            <w:tcBorders>
              <w:left w:val="single" w:color="000000" w:sz="2" w:space="0"/>
              <w:bottom w:val="single" w:color="000000" w:sz="2" w:space="0"/>
            </w:tcBorders>
            <w:shd w:val="clear" w:color="auto" w:fill="FFFFFF"/>
          </w:tcPr>
          <w:p w:rsidR="00E56AED" w:rsidP="002F5C7D" w:rsidRDefault="00E56AED" w14:paraId="0F845DA1" w14:textId="77777777">
            <w:pPr>
              <w:pStyle w:val="TableContents"/>
              <w:jc w:val="both"/>
            </w:pPr>
            <w:r>
              <w:t>Compte titre espèce</w:t>
            </w:r>
          </w:p>
        </w:tc>
        <w:tc>
          <w:tcPr>
            <w:tcW w:w="1640" w:type="dxa"/>
            <w:tcBorders>
              <w:left w:val="single" w:color="000000" w:sz="2" w:space="0"/>
              <w:bottom w:val="single" w:color="000000" w:sz="2" w:space="0"/>
            </w:tcBorders>
            <w:shd w:val="clear" w:color="auto" w:fill="FFFFFF"/>
          </w:tcPr>
          <w:p w:rsidR="00E56AED" w:rsidP="002F5C7D" w:rsidRDefault="00E56AED" w14:paraId="6408AC66" w14:textId="77777777">
            <w:pPr>
              <w:pStyle w:val="TableContents"/>
              <w:jc w:val="both"/>
            </w:pPr>
            <w:r>
              <w:t>Compte titre espèce</w:t>
            </w:r>
          </w:p>
        </w:tc>
        <w:tc>
          <w:tcPr>
            <w:tcW w:w="1662" w:type="dxa"/>
            <w:tcBorders>
              <w:left w:val="single" w:color="000000" w:sz="2" w:space="0"/>
              <w:bottom w:val="single" w:color="000000" w:sz="2" w:space="0"/>
            </w:tcBorders>
            <w:shd w:val="clear" w:color="auto" w:fill="FFFFFF"/>
          </w:tcPr>
          <w:p w:rsidR="00E56AED" w:rsidP="002F5C7D" w:rsidRDefault="00E56AED" w14:paraId="3BCAA6C3" w14:textId="77777777">
            <w:pPr>
              <w:pStyle w:val="TableContents"/>
              <w:jc w:val="both"/>
            </w:pPr>
            <w:r>
              <w:t>Liste numérique</w:t>
            </w:r>
          </w:p>
        </w:tc>
        <w:tc>
          <w:tcPr>
            <w:tcW w:w="1658" w:type="dxa"/>
            <w:tcBorders>
              <w:left w:val="single" w:color="000000" w:sz="2" w:space="0"/>
              <w:bottom w:val="single" w:color="000000" w:sz="2" w:space="0"/>
            </w:tcBorders>
            <w:shd w:val="clear" w:color="auto" w:fill="FFFFFF"/>
          </w:tcPr>
          <w:p w:rsidR="00E56AED" w:rsidP="002F5C7D" w:rsidRDefault="00E56AED" w14:paraId="686C5B48" w14:textId="77777777">
            <w:pPr>
              <w:pStyle w:val="TableContents"/>
              <w:jc w:val="both"/>
            </w:pPr>
            <w:r>
              <w:t>Liste numérique</w:t>
            </w:r>
          </w:p>
        </w:tc>
        <w:tc>
          <w:tcPr>
            <w:tcW w:w="1658" w:type="dxa"/>
            <w:tcBorders>
              <w:left w:val="single" w:color="000000" w:sz="2" w:space="0"/>
              <w:bottom w:val="single" w:color="000000" w:sz="2" w:space="0"/>
            </w:tcBorders>
            <w:shd w:val="clear" w:color="auto" w:fill="FFFFFF"/>
          </w:tcPr>
          <w:p w:rsidR="00E56AED" w:rsidP="002F5C7D" w:rsidRDefault="00E56AED" w14:paraId="1FF6CE32" w14:textId="77777777">
            <w:pPr>
              <w:pStyle w:val="TableContents"/>
              <w:jc w:val="both"/>
            </w:pPr>
            <w:r>
              <w:t>--</w:t>
            </w:r>
          </w:p>
        </w:tc>
        <w:tc>
          <w:tcPr>
            <w:tcW w:w="1692" w:type="dxa"/>
            <w:tcBorders>
              <w:left w:val="single" w:color="000000" w:sz="2" w:space="0"/>
              <w:bottom w:val="single" w:color="000000" w:sz="2" w:space="0"/>
              <w:right w:val="single" w:color="000000" w:sz="2" w:space="0"/>
            </w:tcBorders>
            <w:shd w:val="clear" w:color="auto" w:fill="FFFFFF"/>
          </w:tcPr>
          <w:p w:rsidR="00E56AED" w:rsidP="002F5C7D" w:rsidRDefault="00E56AED" w14:paraId="5A51235D" w14:textId="77777777">
            <w:pPr>
              <w:pStyle w:val="TableContents"/>
              <w:jc w:val="both"/>
            </w:pPr>
            <w:r>
              <w:t>Comptes espèces client</w:t>
            </w:r>
          </w:p>
        </w:tc>
      </w:tr>
      <w:tr w:rsidRPr="00237864" w:rsidR="00E56AED" w:rsidTr="00CC6AC5" w14:paraId="1C2156AC" w14:textId="77777777">
        <w:tc>
          <w:tcPr>
            <w:tcW w:w="1661" w:type="dxa"/>
            <w:tcBorders>
              <w:left w:val="single" w:color="000000" w:sz="2" w:space="0"/>
              <w:bottom w:val="single" w:color="000000" w:sz="2" w:space="0"/>
            </w:tcBorders>
            <w:shd w:val="clear" w:color="auto" w:fill="FFFFFF"/>
          </w:tcPr>
          <w:p w:rsidR="00E56AED" w:rsidP="002F5C7D" w:rsidRDefault="00E56AED" w14:paraId="5B38AC2F" w14:textId="77777777">
            <w:pPr>
              <w:pStyle w:val="TableContents"/>
              <w:jc w:val="both"/>
            </w:pPr>
            <w:r>
              <w:t>Compte titre client</w:t>
            </w:r>
          </w:p>
        </w:tc>
        <w:tc>
          <w:tcPr>
            <w:tcW w:w="1640" w:type="dxa"/>
            <w:tcBorders>
              <w:left w:val="single" w:color="000000" w:sz="2" w:space="0"/>
              <w:bottom w:val="single" w:color="000000" w:sz="2" w:space="0"/>
            </w:tcBorders>
            <w:shd w:val="clear" w:color="auto" w:fill="FFFFFF"/>
          </w:tcPr>
          <w:p w:rsidR="00E56AED" w:rsidP="002F5C7D" w:rsidRDefault="00E56AED" w14:paraId="28326CE7" w14:textId="77777777">
            <w:pPr>
              <w:pStyle w:val="TableContents"/>
              <w:jc w:val="both"/>
            </w:pPr>
            <w:r>
              <w:t>Compte titre client</w:t>
            </w:r>
          </w:p>
        </w:tc>
        <w:tc>
          <w:tcPr>
            <w:tcW w:w="1662" w:type="dxa"/>
            <w:tcBorders>
              <w:left w:val="single" w:color="000000" w:sz="2" w:space="0"/>
              <w:bottom w:val="single" w:color="000000" w:sz="2" w:space="0"/>
            </w:tcBorders>
            <w:shd w:val="clear" w:color="auto" w:fill="FFFFFF"/>
          </w:tcPr>
          <w:p w:rsidR="00E56AED" w:rsidP="002F5C7D" w:rsidRDefault="00E56AED" w14:paraId="3188ADFD" w14:textId="77777777">
            <w:pPr>
              <w:pStyle w:val="TableContents"/>
              <w:jc w:val="both"/>
            </w:pPr>
            <w:r>
              <w:t>Liste numérique</w:t>
            </w:r>
          </w:p>
        </w:tc>
        <w:tc>
          <w:tcPr>
            <w:tcW w:w="1658" w:type="dxa"/>
            <w:tcBorders>
              <w:left w:val="single" w:color="000000" w:sz="2" w:space="0"/>
              <w:bottom w:val="single" w:color="000000" w:sz="2" w:space="0"/>
            </w:tcBorders>
            <w:shd w:val="clear" w:color="auto" w:fill="FFFFFF"/>
          </w:tcPr>
          <w:p w:rsidR="00E56AED" w:rsidP="002F5C7D" w:rsidRDefault="00E56AED" w14:paraId="6387951B" w14:textId="77777777">
            <w:pPr>
              <w:pStyle w:val="TableContents"/>
              <w:jc w:val="both"/>
            </w:pPr>
            <w:r>
              <w:t>Liste numérique</w:t>
            </w:r>
          </w:p>
        </w:tc>
        <w:tc>
          <w:tcPr>
            <w:tcW w:w="1658" w:type="dxa"/>
            <w:tcBorders>
              <w:left w:val="single" w:color="000000" w:sz="2" w:space="0"/>
              <w:bottom w:val="single" w:color="000000" w:sz="2" w:space="0"/>
            </w:tcBorders>
            <w:shd w:val="clear" w:color="auto" w:fill="FFFFFF"/>
          </w:tcPr>
          <w:p w:rsidR="00E56AED" w:rsidP="002F5C7D" w:rsidRDefault="00E56AED" w14:paraId="6370109C" w14:textId="77777777">
            <w:pPr>
              <w:pStyle w:val="TableContents"/>
              <w:jc w:val="both"/>
            </w:pPr>
            <w:r>
              <w:t>--</w:t>
            </w:r>
          </w:p>
        </w:tc>
        <w:tc>
          <w:tcPr>
            <w:tcW w:w="1692" w:type="dxa"/>
            <w:tcBorders>
              <w:left w:val="single" w:color="000000" w:sz="2" w:space="0"/>
              <w:bottom w:val="single" w:color="000000" w:sz="2" w:space="0"/>
              <w:right w:val="single" w:color="000000" w:sz="2" w:space="0"/>
            </w:tcBorders>
            <w:shd w:val="clear" w:color="auto" w:fill="FFFFFF"/>
          </w:tcPr>
          <w:p w:rsidR="00E56AED" w:rsidP="002F5C7D" w:rsidRDefault="00E56AED" w14:paraId="5D3A2EC6" w14:textId="77777777">
            <w:pPr>
              <w:pStyle w:val="TableContents"/>
              <w:jc w:val="both"/>
            </w:pPr>
            <w:r>
              <w:t>Comptes titres client</w:t>
            </w:r>
          </w:p>
        </w:tc>
      </w:tr>
      <w:tr w:rsidRPr="00237864" w:rsidR="00E56AED" w:rsidTr="00CC6AC5" w14:paraId="792432E3" w14:textId="77777777">
        <w:tc>
          <w:tcPr>
            <w:tcW w:w="1661" w:type="dxa"/>
            <w:tcBorders>
              <w:left w:val="single" w:color="000000" w:sz="2" w:space="0"/>
              <w:bottom w:val="single" w:color="000000" w:sz="2" w:space="0"/>
            </w:tcBorders>
            <w:shd w:val="clear" w:color="auto" w:fill="FFFFFF"/>
          </w:tcPr>
          <w:p w:rsidR="00E56AED" w:rsidP="002F5C7D" w:rsidRDefault="00E56AED" w14:paraId="4606B7CF" w14:textId="77777777">
            <w:pPr>
              <w:pStyle w:val="TableContents"/>
              <w:jc w:val="both"/>
            </w:pPr>
            <w:r>
              <w:t>Sens de l'ordre</w:t>
            </w:r>
          </w:p>
        </w:tc>
        <w:tc>
          <w:tcPr>
            <w:tcW w:w="1640" w:type="dxa"/>
            <w:tcBorders>
              <w:left w:val="single" w:color="000000" w:sz="2" w:space="0"/>
              <w:bottom w:val="single" w:color="000000" w:sz="2" w:space="0"/>
            </w:tcBorders>
            <w:shd w:val="clear" w:color="auto" w:fill="FFFFFF"/>
          </w:tcPr>
          <w:p w:rsidR="00E56AED" w:rsidP="002F5C7D" w:rsidRDefault="00E56AED" w14:paraId="0AC66A4D" w14:textId="77777777">
            <w:pPr>
              <w:pStyle w:val="TableContents"/>
              <w:jc w:val="both"/>
            </w:pPr>
            <w:r>
              <w:t>Sens de l'ordre</w:t>
            </w:r>
          </w:p>
        </w:tc>
        <w:tc>
          <w:tcPr>
            <w:tcW w:w="1662" w:type="dxa"/>
            <w:tcBorders>
              <w:left w:val="single" w:color="000000" w:sz="2" w:space="0"/>
              <w:bottom w:val="single" w:color="000000" w:sz="2" w:space="0"/>
            </w:tcBorders>
            <w:shd w:val="clear" w:color="auto" w:fill="FFFFFF"/>
          </w:tcPr>
          <w:p w:rsidR="00E56AED" w:rsidP="002F5C7D" w:rsidRDefault="00E56AED" w14:paraId="78E8C73D" w14:textId="77777777">
            <w:pPr>
              <w:pStyle w:val="TableContents"/>
              <w:jc w:val="both"/>
            </w:pPr>
            <w:r>
              <w:t>Liste  de caractères</w:t>
            </w:r>
          </w:p>
        </w:tc>
        <w:tc>
          <w:tcPr>
            <w:tcW w:w="1658" w:type="dxa"/>
            <w:tcBorders>
              <w:left w:val="single" w:color="000000" w:sz="2" w:space="0"/>
              <w:bottom w:val="single" w:color="000000" w:sz="2" w:space="0"/>
            </w:tcBorders>
            <w:shd w:val="clear" w:color="auto" w:fill="FFFFFF"/>
          </w:tcPr>
          <w:p w:rsidR="00E56AED" w:rsidP="002F5C7D" w:rsidRDefault="00E56AED" w14:paraId="15306301" w14:textId="77777777">
            <w:pPr>
              <w:pStyle w:val="TableContents"/>
              <w:jc w:val="both"/>
            </w:pPr>
            <w:r>
              <w:t>Liste de caractère</w:t>
            </w:r>
          </w:p>
        </w:tc>
        <w:tc>
          <w:tcPr>
            <w:tcW w:w="1658" w:type="dxa"/>
            <w:tcBorders>
              <w:left w:val="single" w:color="000000" w:sz="2" w:space="0"/>
              <w:bottom w:val="single" w:color="000000" w:sz="2" w:space="0"/>
            </w:tcBorders>
            <w:shd w:val="clear" w:color="auto" w:fill="FFFFFF"/>
          </w:tcPr>
          <w:p w:rsidR="00E56AED" w:rsidP="002F5C7D" w:rsidRDefault="00E56AED" w14:paraId="7C52C9F1" w14:textId="77777777">
            <w:pPr>
              <w:pStyle w:val="TableContents"/>
              <w:jc w:val="both"/>
            </w:pPr>
            <w:r>
              <w:t>--</w:t>
            </w:r>
          </w:p>
        </w:tc>
        <w:tc>
          <w:tcPr>
            <w:tcW w:w="1692" w:type="dxa"/>
            <w:tcBorders>
              <w:left w:val="single" w:color="000000" w:sz="2" w:space="0"/>
              <w:bottom w:val="single" w:color="000000" w:sz="2" w:space="0"/>
              <w:right w:val="single" w:color="000000" w:sz="2" w:space="0"/>
            </w:tcBorders>
            <w:shd w:val="clear" w:color="auto" w:fill="FFFFFF"/>
          </w:tcPr>
          <w:p w:rsidR="00E56AED" w:rsidP="002F5C7D" w:rsidRDefault="00E56AED" w14:paraId="0F1A25AE" w14:textId="77777777">
            <w:pPr>
              <w:pStyle w:val="TableContents"/>
              <w:jc w:val="both"/>
            </w:pPr>
            <w:r>
              <w:t>Souscription ou rachat</w:t>
            </w:r>
          </w:p>
        </w:tc>
      </w:tr>
      <w:tr w:rsidRPr="00237864" w:rsidR="00E56AED" w:rsidTr="00CC6AC5" w14:paraId="529A30F3" w14:textId="77777777">
        <w:tc>
          <w:tcPr>
            <w:tcW w:w="1661" w:type="dxa"/>
            <w:tcBorders>
              <w:left w:val="single" w:color="000000" w:sz="2" w:space="0"/>
              <w:bottom w:val="single" w:color="000000" w:sz="2" w:space="0"/>
            </w:tcBorders>
            <w:shd w:val="clear" w:color="auto" w:fill="FFFFFF"/>
          </w:tcPr>
          <w:p w:rsidR="00E56AED" w:rsidP="002F5C7D" w:rsidRDefault="00E56AED" w14:paraId="7CC134E2" w14:textId="77777777">
            <w:pPr>
              <w:pStyle w:val="TableContents"/>
              <w:jc w:val="both"/>
            </w:pPr>
            <w:r>
              <w:t>OPCVM</w:t>
            </w:r>
          </w:p>
        </w:tc>
        <w:tc>
          <w:tcPr>
            <w:tcW w:w="1640" w:type="dxa"/>
            <w:tcBorders>
              <w:left w:val="single" w:color="000000" w:sz="2" w:space="0"/>
              <w:bottom w:val="single" w:color="000000" w:sz="2" w:space="0"/>
            </w:tcBorders>
            <w:shd w:val="clear" w:color="auto" w:fill="FFFFFF"/>
          </w:tcPr>
          <w:p w:rsidR="00E56AED" w:rsidP="002F5C7D" w:rsidRDefault="00E56AED" w14:paraId="1B16BD36" w14:textId="77777777">
            <w:pPr>
              <w:pStyle w:val="TableContents"/>
              <w:jc w:val="both"/>
            </w:pPr>
            <w:r>
              <w:t>Fond</w:t>
            </w:r>
          </w:p>
        </w:tc>
        <w:tc>
          <w:tcPr>
            <w:tcW w:w="1662" w:type="dxa"/>
            <w:tcBorders>
              <w:left w:val="single" w:color="000000" w:sz="2" w:space="0"/>
              <w:bottom w:val="single" w:color="000000" w:sz="2" w:space="0"/>
            </w:tcBorders>
            <w:shd w:val="clear" w:color="auto" w:fill="FFFFFF"/>
          </w:tcPr>
          <w:p w:rsidR="00E56AED" w:rsidP="002F5C7D" w:rsidRDefault="00E56AED" w14:paraId="526584E0" w14:textId="77777777">
            <w:pPr>
              <w:pStyle w:val="TableContents"/>
              <w:jc w:val="both"/>
            </w:pPr>
            <w:r>
              <w:t>Liste alphanumérique</w:t>
            </w:r>
          </w:p>
        </w:tc>
        <w:tc>
          <w:tcPr>
            <w:tcW w:w="1658" w:type="dxa"/>
            <w:tcBorders>
              <w:left w:val="single" w:color="000000" w:sz="2" w:space="0"/>
              <w:bottom w:val="single" w:color="000000" w:sz="2" w:space="0"/>
            </w:tcBorders>
            <w:shd w:val="clear" w:color="auto" w:fill="FFFFFF"/>
          </w:tcPr>
          <w:p w:rsidR="00E56AED" w:rsidP="002F5C7D" w:rsidRDefault="00E56AED" w14:paraId="1BA7716D" w14:textId="77777777">
            <w:pPr>
              <w:pStyle w:val="TableContents"/>
              <w:jc w:val="both"/>
            </w:pPr>
            <w:r>
              <w:t>Liste alphanumérique</w:t>
            </w:r>
          </w:p>
        </w:tc>
        <w:tc>
          <w:tcPr>
            <w:tcW w:w="1658" w:type="dxa"/>
            <w:tcBorders>
              <w:left w:val="single" w:color="000000" w:sz="2" w:space="0"/>
              <w:bottom w:val="single" w:color="000000" w:sz="2" w:space="0"/>
            </w:tcBorders>
            <w:shd w:val="clear" w:color="auto" w:fill="FFFFFF"/>
          </w:tcPr>
          <w:p w:rsidR="00E56AED" w:rsidP="002F5C7D" w:rsidRDefault="00E56AED" w14:paraId="01B7133B" w14:textId="77777777">
            <w:pPr>
              <w:pStyle w:val="TableContents"/>
              <w:jc w:val="both"/>
            </w:pPr>
            <w:r>
              <w:t>12</w:t>
            </w:r>
          </w:p>
        </w:tc>
        <w:tc>
          <w:tcPr>
            <w:tcW w:w="1692" w:type="dxa"/>
            <w:tcBorders>
              <w:left w:val="single" w:color="000000" w:sz="2" w:space="0"/>
              <w:bottom w:val="single" w:color="000000" w:sz="2" w:space="0"/>
              <w:right w:val="single" w:color="000000" w:sz="2" w:space="0"/>
            </w:tcBorders>
            <w:shd w:val="clear" w:color="auto" w:fill="FFFFFF"/>
          </w:tcPr>
          <w:p w:rsidR="00E56AED" w:rsidP="002F5C7D" w:rsidRDefault="00E56AED" w14:paraId="67696D7D" w14:textId="77777777">
            <w:pPr>
              <w:pStyle w:val="TableContents"/>
              <w:jc w:val="both"/>
            </w:pPr>
            <w:r>
              <w:t>Titres OPCVM</w:t>
            </w:r>
          </w:p>
        </w:tc>
      </w:tr>
      <w:tr w:rsidRPr="00237864" w:rsidR="00E56AED" w:rsidTr="00CC6AC5" w14:paraId="362EA03D" w14:textId="77777777">
        <w:tc>
          <w:tcPr>
            <w:tcW w:w="1661" w:type="dxa"/>
            <w:tcBorders>
              <w:left w:val="single" w:color="000000" w:sz="2" w:space="0"/>
              <w:bottom w:val="single" w:color="000000" w:sz="2" w:space="0"/>
            </w:tcBorders>
            <w:shd w:val="clear" w:color="auto" w:fill="FFFFFF"/>
          </w:tcPr>
          <w:p w:rsidR="00E56AED" w:rsidP="002F5C7D" w:rsidRDefault="00E56AED" w14:paraId="0054B146" w14:textId="77777777">
            <w:pPr>
              <w:pStyle w:val="TableContents"/>
              <w:jc w:val="both"/>
            </w:pPr>
            <w:r>
              <w:t xml:space="preserve">En montant </w:t>
            </w:r>
          </w:p>
        </w:tc>
        <w:tc>
          <w:tcPr>
            <w:tcW w:w="1640" w:type="dxa"/>
            <w:tcBorders>
              <w:left w:val="single" w:color="000000" w:sz="2" w:space="0"/>
              <w:bottom w:val="single" w:color="000000" w:sz="2" w:space="0"/>
            </w:tcBorders>
            <w:shd w:val="clear" w:color="auto" w:fill="FFFFFF"/>
          </w:tcPr>
          <w:p w:rsidR="00E56AED" w:rsidP="002F5C7D" w:rsidRDefault="00E56AED" w14:paraId="4C21797C" w14:textId="77777777">
            <w:pPr>
              <w:pStyle w:val="TableContents"/>
              <w:jc w:val="both"/>
            </w:pPr>
            <w:r>
              <w:t>En montant</w:t>
            </w:r>
          </w:p>
        </w:tc>
        <w:tc>
          <w:tcPr>
            <w:tcW w:w="1662" w:type="dxa"/>
            <w:tcBorders>
              <w:left w:val="single" w:color="000000" w:sz="2" w:space="0"/>
              <w:bottom w:val="single" w:color="000000" w:sz="2" w:space="0"/>
            </w:tcBorders>
            <w:shd w:val="clear" w:color="auto" w:fill="FFFFFF"/>
          </w:tcPr>
          <w:p w:rsidR="00E56AED" w:rsidP="002F5C7D" w:rsidRDefault="00E56AED" w14:paraId="3B3E6696" w14:textId="77777777">
            <w:pPr>
              <w:pStyle w:val="TableContents"/>
              <w:jc w:val="both"/>
            </w:pPr>
            <w:r>
              <w:t>Booléen</w:t>
            </w:r>
          </w:p>
        </w:tc>
        <w:tc>
          <w:tcPr>
            <w:tcW w:w="1658" w:type="dxa"/>
            <w:tcBorders>
              <w:left w:val="single" w:color="000000" w:sz="2" w:space="0"/>
              <w:bottom w:val="single" w:color="000000" w:sz="2" w:space="0"/>
            </w:tcBorders>
            <w:shd w:val="clear" w:color="auto" w:fill="FFFFFF"/>
          </w:tcPr>
          <w:p w:rsidR="00E56AED" w:rsidP="002F5C7D" w:rsidRDefault="00E56AED" w14:paraId="63F256DE" w14:textId="77777777">
            <w:pPr>
              <w:pStyle w:val="TableContents"/>
              <w:jc w:val="both"/>
            </w:pPr>
            <w:r>
              <w:t>Booléen</w:t>
            </w:r>
          </w:p>
        </w:tc>
        <w:tc>
          <w:tcPr>
            <w:tcW w:w="1658" w:type="dxa"/>
            <w:tcBorders>
              <w:left w:val="single" w:color="000000" w:sz="2" w:space="0"/>
              <w:bottom w:val="single" w:color="000000" w:sz="2" w:space="0"/>
            </w:tcBorders>
            <w:shd w:val="clear" w:color="auto" w:fill="FFFFFF"/>
          </w:tcPr>
          <w:p w:rsidR="00E56AED" w:rsidP="002F5C7D" w:rsidRDefault="00E56AED" w14:paraId="62FB5C56" w14:textId="77777777">
            <w:pPr>
              <w:pStyle w:val="TableContents"/>
              <w:jc w:val="both"/>
            </w:pPr>
            <w:r>
              <w:t>--</w:t>
            </w:r>
          </w:p>
        </w:tc>
        <w:tc>
          <w:tcPr>
            <w:tcW w:w="1692" w:type="dxa"/>
            <w:tcBorders>
              <w:left w:val="single" w:color="000000" w:sz="2" w:space="0"/>
              <w:bottom w:val="single" w:color="000000" w:sz="2" w:space="0"/>
              <w:right w:val="single" w:color="000000" w:sz="2" w:space="0"/>
            </w:tcBorders>
            <w:shd w:val="clear" w:color="auto" w:fill="FFFFFF"/>
          </w:tcPr>
          <w:p w:rsidR="00E56AED" w:rsidP="002F5C7D" w:rsidRDefault="00E56AED" w14:paraId="60123957" w14:textId="77777777">
            <w:pPr>
              <w:pStyle w:val="TableContents"/>
              <w:jc w:val="both"/>
            </w:pPr>
            <w:r>
              <w:t>Vrai ou Faux</w:t>
            </w:r>
          </w:p>
        </w:tc>
      </w:tr>
      <w:tr w:rsidRPr="00237864" w:rsidR="00E56AED" w:rsidTr="00CC6AC5" w14:paraId="262C1CC3" w14:textId="77777777">
        <w:tc>
          <w:tcPr>
            <w:tcW w:w="1661" w:type="dxa"/>
            <w:tcBorders>
              <w:left w:val="single" w:color="000000" w:sz="2" w:space="0"/>
              <w:bottom w:val="single" w:color="000000" w:sz="2" w:space="0"/>
            </w:tcBorders>
            <w:shd w:val="clear" w:color="auto" w:fill="FFFFFF"/>
          </w:tcPr>
          <w:p w:rsidR="00E56AED" w:rsidP="002F5C7D" w:rsidRDefault="00E56AED" w14:paraId="35C611A3" w14:textId="77777777">
            <w:pPr>
              <w:pStyle w:val="TableContents"/>
              <w:jc w:val="both"/>
            </w:pPr>
            <w:r>
              <w:t>Quantité</w:t>
            </w:r>
          </w:p>
        </w:tc>
        <w:tc>
          <w:tcPr>
            <w:tcW w:w="1640" w:type="dxa"/>
            <w:tcBorders>
              <w:left w:val="single" w:color="000000" w:sz="2" w:space="0"/>
              <w:bottom w:val="single" w:color="000000" w:sz="2" w:space="0"/>
            </w:tcBorders>
            <w:shd w:val="clear" w:color="auto" w:fill="FFFFFF"/>
          </w:tcPr>
          <w:p w:rsidR="00E56AED" w:rsidP="002F5C7D" w:rsidRDefault="00E56AED" w14:paraId="0A9F6D04" w14:textId="77777777">
            <w:pPr>
              <w:pStyle w:val="TableContents"/>
              <w:jc w:val="both"/>
            </w:pPr>
            <w:r>
              <w:t>Quantité</w:t>
            </w:r>
          </w:p>
        </w:tc>
        <w:tc>
          <w:tcPr>
            <w:tcW w:w="1662" w:type="dxa"/>
            <w:tcBorders>
              <w:left w:val="single" w:color="000000" w:sz="2" w:space="0"/>
              <w:bottom w:val="single" w:color="000000" w:sz="2" w:space="0"/>
            </w:tcBorders>
            <w:shd w:val="clear" w:color="auto" w:fill="FFFFFF"/>
          </w:tcPr>
          <w:p w:rsidR="00E56AED" w:rsidP="002F5C7D" w:rsidRDefault="00E56AED" w14:paraId="2125DAEB" w14:textId="77777777">
            <w:pPr>
              <w:pStyle w:val="TableContents"/>
              <w:jc w:val="both"/>
            </w:pPr>
            <w:r>
              <w:t>Numérique</w:t>
            </w:r>
          </w:p>
        </w:tc>
        <w:tc>
          <w:tcPr>
            <w:tcW w:w="1658" w:type="dxa"/>
            <w:tcBorders>
              <w:left w:val="single" w:color="000000" w:sz="2" w:space="0"/>
              <w:bottom w:val="single" w:color="000000" w:sz="2" w:space="0"/>
            </w:tcBorders>
            <w:shd w:val="clear" w:color="auto" w:fill="FFFFFF"/>
          </w:tcPr>
          <w:p w:rsidR="00E56AED" w:rsidP="002F5C7D" w:rsidRDefault="00E56AED" w14:paraId="444C2025" w14:textId="77777777">
            <w:pPr>
              <w:pStyle w:val="TableContents"/>
              <w:jc w:val="both"/>
            </w:pPr>
            <w:r>
              <w:t>Numérique</w:t>
            </w:r>
          </w:p>
        </w:tc>
        <w:tc>
          <w:tcPr>
            <w:tcW w:w="1658" w:type="dxa"/>
            <w:tcBorders>
              <w:left w:val="single" w:color="000000" w:sz="2" w:space="0"/>
              <w:bottom w:val="single" w:color="000000" w:sz="2" w:space="0"/>
            </w:tcBorders>
            <w:shd w:val="clear" w:color="auto" w:fill="FFFFFF"/>
          </w:tcPr>
          <w:p w:rsidR="00E56AED" w:rsidP="002F5C7D" w:rsidRDefault="00E56AED" w14:paraId="3779FCD0" w14:textId="77777777">
            <w:pPr>
              <w:pStyle w:val="TableContents"/>
              <w:jc w:val="both"/>
            </w:pPr>
            <w:r>
              <w:t>--</w:t>
            </w:r>
          </w:p>
        </w:tc>
        <w:tc>
          <w:tcPr>
            <w:tcW w:w="1692" w:type="dxa"/>
            <w:tcBorders>
              <w:left w:val="single" w:color="000000" w:sz="2" w:space="0"/>
              <w:bottom w:val="single" w:color="000000" w:sz="2" w:space="0"/>
              <w:right w:val="single" w:color="000000" w:sz="2" w:space="0"/>
            </w:tcBorders>
            <w:shd w:val="clear" w:color="auto" w:fill="FFFFFF"/>
          </w:tcPr>
          <w:p w:rsidR="00E56AED" w:rsidP="002F5C7D" w:rsidRDefault="00E56AED" w14:paraId="5DE49B71" w14:textId="77777777">
            <w:pPr>
              <w:pStyle w:val="TableContents"/>
              <w:jc w:val="both"/>
            </w:pPr>
            <w:r>
              <w:t>Nombre</w:t>
            </w:r>
          </w:p>
        </w:tc>
      </w:tr>
      <w:tr w:rsidRPr="00237864" w:rsidR="00E56AED" w:rsidTr="00CC6AC5" w14:paraId="1BE8671D" w14:textId="77777777">
        <w:tc>
          <w:tcPr>
            <w:tcW w:w="1661" w:type="dxa"/>
            <w:tcBorders>
              <w:left w:val="single" w:color="000000" w:sz="2" w:space="0"/>
              <w:bottom w:val="single" w:color="000000" w:sz="2" w:space="0"/>
            </w:tcBorders>
            <w:shd w:val="clear" w:color="auto" w:fill="FFFFFF"/>
          </w:tcPr>
          <w:p w:rsidR="00E56AED" w:rsidP="002F5C7D" w:rsidRDefault="00E56AED" w14:paraId="05582F19" w14:textId="77777777">
            <w:pPr>
              <w:pStyle w:val="TableContents"/>
              <w:jc w:val="both"/>
            </w:pPr>
            <w:r>
              <w:t>Montant</w:t>
            </w:r>
          </w:p>
        </w:tc>
        <w:tc>
          <w:tcPr>
            <w:tcW w:w="1640" w:type="dxa"/>
            <w:tcBorders>
              <w:left w:val="single" w:color="000000" w:sz="2" w:space="0"/>
              <w:bottom w:val="single" w:color="000000" w:sz="2" w:space="0"/>
            </w:tcBorders>
            <w:shd w:val="clear" w:color="auto" w:fill="FFFFFF"/>
          </w:tcPr>
          <w:p w:rsidR="00E56AED" w:rsidP="002F5C7D" w:rsidRDefault="00E56AED" w14:paraId="231385C9" w14:textId="77777777">
            <w:pPr>
              <w:pStyle w:val="TableContents"/>
              <w:jc w:val="both"/>
            </w:pPr>
            <w:r>
              <w:t>Montant</w:t>
            </w:r>
          </w:p>
        </w:tc>
        <w:tc>
          <w:tcPr>
            <w:tcW w:w="1662" w:type="dxa"/>
            <w:tcBorders>
              <w:left w:val="single" w:color="000000" w:sz="2" w:space="0"/>
              <w:bottom w:val="single" w:color="000000" w:sz="2" w:space="0"/>
            </w:tcBorders>
            <w:shd w:val="clear" w:color="auto" w:fill="FFFFFF"/>
          </w:tcPr>
          <w:p w:rsidR="00E56AED" w:rsidP="002F5C7D" w:rsidRDefault="00E56AED" w14:paraId="3F00303C" w14:textId="77777777">
            <w:pPr>
              <w:pStyle w:val="TableContents"/>
              <w:jc w:val="both"/>
            </w:pPr>
            <w:r>
              <w:t>Numérique</w:t>
            </w:r>
          </w:p>
        </w:tc>
        <w:tc>
          <w:tcPr>
            <w:tcW w:w="1658" w:type="dxa"/>
            <w:tcBorders>
              <w:left w:val="single" w:color="000000" w:sz="2" w:space="0"/>
              <w:bottom w:val="single" w:color="000000" w:sz="2" w:space="0"/>
            </w:tcBorders>
            <w:shd w:val="clear" w:color="auto" w:fill="FFFFFF"/>
          </w:tcPr>
          <w:p w:rsidR="00E56AED" w:rsidP="002F5C7D" w:rsidRDefault="00E56AED" w14:paraId="05473AD4" w14:textId="77777777">
            <w:pPr>
              <w:pStyle w:val="TableContents"/>
              <w:jc w:val="both"/>
            </w:pPr>
            <w:r>
              <w:t>Numérique</w:t>
            </w:r>
          </w:p>
        </w:tc>
        <w:tc>
          <w:tcPr>
            <w:tcW w:w="1658" w:type="dxa"/>
            <w:tcBorders>
              <w:left w:val="single" w:color="000000" w:sz="2" w:space="0"/>
              <w:bottom w:val="single" w:color="000000" w:sz="2" w:space="0"/>
            </w:tcBorders>
            <w:shd w:val="clear" w:color="auto" w:fill="FFFFFF"/>
          </w:tcPr>
          <w:p w:rsidR="00E56AED" w:rsidP="002F5C7D" w:rsidRDefault="00E56AED" w14:paraId="18A88001" w14:textId="77777777">
            <w:pPr>
              <w:pStyle w:val="TableContents"/>
              <w:jc w:val="both"/>
            </w:pPr>
            <w:r>
              <w:t>--</w:t>
            </w:r>
          </w:p>
        </w:tc>
        <w:tc>
          <w:tcPr>
            <w:tcW w:w="1692" w:type="dxa"/>
            <w:tcBorders>
              <w:left w:val="single" w:color="000000" w:sz="2" w:space="0"/>
              <w:bottom w:val="single" w:color="000000" w:sz="2" w:space="0"/>
              <w:right w:val="single" w:color="000000" w:sz="2" w:space="0"/>
            </w:tcBorders>
            <w:shd w:val="clear" w:color="auto" w:fill="FFFFFF"/>
          </w:tcPr>
          <w:p w:rsidR="00E56AED" w:rsidP="002F5C7D" w:rsidRDefault="00E56AED" w14:paraId="1343678E" w14:textId="77777777">
            <w:pPr>
              <w:pStyle w:val="TableContents"/>
              <w:jc w:val="both"/>
            </w:pPr>
            <w:r>
              <w:t>Nombre</w:t>
            </w:r>
          </w:p>
        </w:tc>
      </w:tr>
    </w:tbl>
    <w:p w:rsidR="00E56AED" w:rsidP="003D34DB" w:rsidRDefault="00E56AED" w14:paraId="3DC883AD" w14:textId="77777777">
      <w:pPr>
        <w:pStyle w:val="Style3"/>
        <w:numPr>
          <w:ilvl w:val="2"/>
          <w:numId w:val="3"/>
        </w:numPr>
        <w:spacing w:before="240" w:after="240" w:line="100" w:lineRule="atLeast"/>
        <w:jc w:val="both"/>
      </w:pPr>
      <w:bookmarkStart w:name="_Toc409973696" w:id="245"/>
      <w:r>
        <w:t>Comportement de l’écran</w:t>
      </w:r>
      <w:bookmarkEnd w:id="245"/>
    </w:p>
    <w:p w:rsidR="00E56AED" w:rsidP="002F5C7D" w:rsidRDefault="00E56AED" w14:paraId="507049E8" w14:textId="77777777">
      <w:pPr>
        <w:pStyle w:val="Paragraphedeliste1"/>
        <w:spacing w:before="240" w:line="100" w:lineRule="atLeast"/>
        <w:ind w:left="0"/>
        <w:jc w:val="both"/>
      </w:pPr>
      <w:r>
        <w:t>Ouverture de l'écran depuis le menu : Ordre de souscription Rachat OPCVM</w:t>
      </w:r>
    </w:p>
    <w:p w:rsidR="00E56AED" w:rsidP="002F5C7D" w:rsidRDefault="00E56AED" w14:paraId="7ED01CBF" w14:textId="77777777">
      <w:pPr>
        <w:pStyle w:val="Paragraphedeliste1"/>
        <w:spacing w:before="240" w:line="100" w:lineRule="atLeast"/>
        <w:ind w:left="0"/>
        <w:jc w:val="both"/>
      </w:pPr>
      <w:r>
        <w:t>Pop-Up généré en cas de violation d'une règle de gestion ou omission d'une donnée relative à un champ obligatoire</w:t>
      </w:r>
    </w:p>
    <w:p w:rsidR="00E56AED" w:rsidP="002F5C7D" w:rsidRDefault="00E56AED" w14:paraId="10EBD8EE" w14:textId="77777777">
      <w:pPr>
        <w:pStyle w:val="Paragraphedeliste1"/>
        <w:spacing w:before="240" w:line="100" w:lineRule="atLeast"/>
        <w:ind w:left="0"/>
        <w:jc w:val="both"/>
      </w:pPr>
      <w:r>
        <w:t>Sauvegarde de l'écran ==&gt; La référence de l'ordre est généré automatiquement pour l'utilisateur avec message « L'ordre TRSRXXXXXX » est créé avec succès.</w:t>
      </w:r>
    </w:p>
    <w:p w:rsidR="00E56AED" w:rsidP="002F5C7D" w:rsidRDefault="00E56AED" w14:paraId="42EDDA95" w14:textId="77777777">
      <w:pPr>
        <w:pStyle w:val="Paragraphedeliste1"/>
        <w:spacing w:before="240" w:line="100" w:lineRule="atLeast"/>
        <w:ind w:left="0"/>
        <w:jc w:val="both"/>
      </w:pPr>
    </w:p>
    <w:p w:rsidR="00E56AED" w:rsidP="003D34DB" w:rsidRDefault="00E56AED" w14:paraId="39E761D8" w14:textId="77777777">
      <w:pPr>
        <w:pStyle w:val="Style2"/>
        <w:numPr>
          <w:ilvl w:val="1"/>
          <w:numId w:val="3"/>
        </w:numPr>
        <w:jc w:val="both"/>
      </w:pPr>
      <w:bookmarkStart w:name="_Toc409973697" w:id="246"/>
      <w:r>
        <w:t>Diagramme de Navigation</w:t>
      </w:r>
      <w:bookmarkEnd w:id="246"/>
    </w:p>
    <w:p w:rsidR="00E56AED" w:rsidP="003D34DB" w:rsidRDefault="00E56AED" w14:paraId="7CA15B87" w14:textId="77777777">
      <w:pPr>
        <w:pStyle w:val="Style3"/>
        <w:numPr>
          <w:ilvl w:val="2"/>
          <w:numId w:val="3"/>
        </w:numPr>
        <w:jc w:val="both"/>
      </w:pPr>
      <w:bookmarkStart w:name="_Toc409973698" w:id="247"/>
      <w:r>
        <w:t>Description de l’écran &lt;Saisie de la valeur liquidative&gt;</w:t>
      </w:r>
      <w:bookmarkEnd w:id="247"/>
    </w:p>
    <w:p w:rsidR="00E56AED" w:rsidP="003D34DB" w:rsidRDefault="00E56AED" w14:paraId="554155DC" w14:textId="77777777">
      <w:pPr>
        <w:pStyle w:val="Style3"/>
        <w:numPr>
          <w:ilvl w:val="2"/>
          <w:numId w:val="3"/>
        </w:numPr>
        <w:jc w:val="both"/>
      </w:pPr>
      <w:bookmarkStart w:name="_Toc409973699" w:id="248"/>
      <w:r>
        <w:t>Maquette de l’écran &lt;Saisie de la valeur liquidative&gt;</w:t>
      </w:r>
      <w:bookmarkEnd w:id="248"/>
    </w:p>
    <w:p w:rsidR="00E56AED" w:rsidP="002F5C7D" w:rsidRDefault="00E56AED" w14:paraId="4687B0AA" w14:textId="77777777">
      <w:pPr>
        <w:pStyle w:val="Paragraphedeliste1"/>
        <w:spacing w:before="240" w:line="100" w:lineRule="atLeast"/>
        <w:ind w:left="0"/>
        <w:jc w:val="both"/>
      </w:pPr>
    </w:p>
    <w:p w:rsidR="00E56AED" w:rsidP="002F5C7D" w:rsidRDefault="007936E1" w14:paraId="5E913822" w14:textId="77777777">
      <w:pPr>
        <w:pStyle w:val="Paragraphedeliste1"/>
        <w:spacing w:before="240" w:line="100" w:lineRule="atLeast"/>
        <w:ind w:left="0"/>
        <w:jc w:val="both"/>
      </w:pPr>
      <w:r>
        <w:rPr>
          <w:noProof/>
          <w:lang w:eastAsia="fr-FR"/>
        </w:rPr>
        <w:drawing>
          <wp:inline distT="0" distB="0" distL="0" distR="0" wp14:anchorId="21B05539" wp14:editId="04C2416E">
            <wp:extent cx="5762625" cy="485775"/>
            <wp:effectExtent l="19050" t="0" r="952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srcRect/>
                    <a:stretch>
                      <a:fillRect/>
                    </a:stretch>
                  </pic:blipFill>
                  <pic:spPr bwMode="auto">
                    <a:xfrm>
                      <a:off x="0" y="0"/>
                      <a:ext cx="5762625" cy="485775"/>
                    </a:xfrm>
                    <a:prstGeom prst="rect">
                      <a:avLst/>
                    </a:prstGeom>
                    <a:noFill/>
                    <a:ln w="9525">
                      <a:noFill/>
                      <a:miter lim="800000"/>
                      <a:headEnd/>
                      <a:tailEnd/>
                    </a:ln>
                  </pic:spPr>
                </pic:pic>
              </a:graphicData>
            </a:graphic>
          </wp:inline>
        </w:drawing>
      </w:r>
    </w:p>
    <w:p w:rsidR="00E56AED" w:rsidP="003423AF" w:rsidRDefault="00E56AED" w14:paraId="04234A0B" w14:textId="77777777">
      <w:pPr>
        <w:pStyle w:val="Style3"/>
        <w:numPr>
          <w:ilvl w:val="2"/>
          <w:numId w:val="3"/>
        </w:numPr>
        <w:spacing w:before="240" w:line="100" w:lineRule="atLeast"/>
        <w:jc w:val="both"/>
      </w:pPr>
      <w:bookmarkStart w:name="_Toc409973700" w:id="249"/>
      <w:r>
        <w:t>Typologie des données manipulées</w:t>
      </w:r>
      <w:bookmarkEnd w:id="249"/>
    </w:p>
    <w:p w:rsidR="00E56AED" w:rsidP="002F5C7D" w:rsidRDefault="00E56AED" w14:paraId="58DC4BBB" w14:textId="77777777">
      <w:pPr>
        <w:pStyle w:val="Paragraphedeliste1"/>
        <w:spacing w:before="240" w:line="100" w:lineRule="atLeast"/>
        <w:ind w:left="0"/>
        <w:jc w:val="both"/>
      </w:pPr>
    </w:p>
    <w:tbl>
      <w:tblPr>
        <w:tblW w:w="9971" w:type="dxa"/>
        <w:tblLayout w:type="fixed"/>
        <w:tblLook w:val="0000" w:firstRow="0" w:lastRow="0" w:firstColumn="0" w:lastColumn="0" w:noHBand="0" w:noVBand="0"/>
      </w:tblPr>
      <w:tblGrid>
        <w:gridCol w:w="1661"/>
        <w:gridCol w:w="1640"/>
        <w:gridCol w:w="1662"/>
        <w:gridCol w:w="1658"/>
        <w:gridCol w:w="1658"/>
        <w:gridCol w:w="1692"/>
      </w:tblGrid>
      <w:tr w:rsidRPr="00237864" w:rsidR="00E56AED" w:rsidTr="003423AF" w14:paraId="5824F9A5" w14:textId="77777777">
        <w:tc>
          <w:tcPr>
            <w:tcW w:w="1661" w:type="dxa"/>
            <w:tcBorders>
              <w:top w:val="single" w:color="000000" w:sz="2" w:space="0"/>
              <w:left w:val="single" w:color="000000" w:sz="2" w:space="0"/>
              <w:bottom w:val="single" w:color="000000" w:sz="2" w:space="0"/>
            </w:tcBorders>
            <w:shd w:val="clear" w:color="auto" w:fill="999999"/>
          </w:tcPr>
          <w:p w:rsidR="00E56AED" w:rsidP="000D74CA" w:rsidRDefault="00E56AED" w14:paraId="16522691" w14:textId="77777777">
            <w:pPr>
              <w:pStyle w:val="TableContents"/>
              <w:jc w:val="both"/>
            </w:pPr>
            <w:r>
              <w:t xml:space="preserve">Champ </w:t>
            </w:r>
          </w:p>
        </w:tc>
        <w:tc>
          <w:tcPr>
            <w:tcW w:w="1640" w:type="dxa"/>
            <w:tcBorders>
              <w:top w:val="single" w:color="000000" w:sz="2" w:space="0"/>
              <w:left w:val="single" w:color="000000" w:sz="2" w:space="0"/>
              <w:bottom w:val="single" w:color="000000" w:sz="2" w:space="0"/>
            </w:tcBorders>
            <w:shd w:val="clear" w:color="auto" w:fill="999999"/>
          </w:tcPr>
          <w:p w:rsidR="00E56AED" w:rsidP="000D74CA" w:rsidRDefault="00E56AED" w14:paraId="689E5626" w14:textId="77777777">
            <w:pPr>
              <w:pStyle w:val="TableContents"/>
              <w:jc w:val="both"/>
            </w:pPr>
            <w:r>
              <w:t>Etiquette</w:t>
            </w:r>
          </w:p>
        </w:tc>
        <w:tc>
          <w:tcPr>
            <w:tcW w:w="1662" w:type="dxa"/>
            <w:tcBorders>
              <w:top w:val="single" w:color="000000" w:sz="2" w:space="0"/>
              <w:left w:val="single" w:color="000000" w:sz="2" w:space="0"/>
              <w:bottom w:val="single" w:color="000000" w:sz="2" w:space="0"/>
            </w:tcBorders>
            <w:shd w:val="clear" w:color="auto" w:fill="999999"/>
          </w:tcPr>
          <w:p w:rsidR="00E56AED" w:rsidP="000D74CA" w:rsidRDefault="00E56AED" w14:paraId="1D5BE8F7" w14:textId="77777777">
            <w:pPr>
              <w:pStyle w:val="TableContents"/>
              <w:jc w:val="both"/>
            </w:pPr>
            <w:r>
              <w:t>Type de champ</w:t>
            </w:r>
          </w:p>
        </w:tc>
        <w:tc>
          <w:tcPr>
            <w:tcW w:w="1658" w:type="dxa"/>
            <w:tcBorders>
              <w:top w:val="single" w:color="000000" w:sz="2" w:space="0"/>
              <w:left w:val="single" w:color="000000" w:sz="2" w:space="0"/>
              <w:bottom w:val="single" w:color="000000" w:sz="2" w:space="0"/>
            </w:tcBorders>
            <w:shd w:val="clear" w:color="auto" w:fill="999999"/>
          </w:tcPr>
          <w:p w:rsidR="00E56AED" w:rsidP="000D74CA" w:rsidRDefault="00E56AED" w14:paraId="6A051A8E" w14:textId="77777777">
            <w:pPr>
              <w:pStyle w:val="TableContents"/>
              <w:jc w:val="both"/>
            </w:pPr>
            <w:r>
              <w:t>Type des données manipulées</w:t>
            </w:r>
          </w:p>
        </w:tc>
        <w:tc>
          <w:tcPr>
            <w:tcW w:w="1658" w:type="dxa"/>
            <w:tcBorders>
              <w:top w:val="single" w:color="000000" w:sz="2" w:space="0"/>
              <w:left w:val="single" w:color="000000" w:sz="2" w:space="0"/>
              <w:bottom w:val="single" w:color="000000" w:sz="2" w:space="0"/>
            </w:tcBorders>
            <w:shd w:val="clear" w:color="auto" w:fill="999999"/>
          </w:tcPr>
          <w:p w:rsidR="00E56AED" w:rsidP="000D74CA" w:rsidRDefault="00E56AED" w14:paraId="60D896B8" w14:textId="77777777">
            <w:pPr>
              <w:pStyle w:val="TableContents"/>
              <w:jc w:val="both"/>
            </w:pPr>
            <w:r>
              <w:t>Taille</w:t>
            </w:r>
          </w:p>
        </w:tc>
        <w:tc>
          <w:tcPr>
            <w:tcW w:w="1692" w:type="dxa"/>
            <w:tcBorders>
              <w:top w:val="single" w:color="000000" w:sz="2" w:space="0"/>
              <w:left w:val="single" w:color="000000" w:sz="2" w:space="0"/>
              <w:bottom w:val="single" w:color="000000" w:sz="2" w:space="0"/>
              <w:right w:val="single" w:color="000000" w:sz="2" w:space="0"/>
            </w:tcBorders>
            <w:shd w:val="clear" w:color="auto" w:fill="999999"/>
          </w:tcPr>
          <w:p w:rsidR="00E56AED" w:rsidP="000D74CA" w:rsidRDefault="00E56AED" w14:paraId="701B0894" w14:textId="77777777">
            <w:pPr>
              <w:pStyle w:val="TableContents"/>
              <w:jc w:val="both"/>
            </w:pPr>
            <w:r>
              <w:t>Description des valeurs Possibles</w:t>
            </w:r>
          </w:p>
        </w:tc>
      </w:tr>
      <w:tr w:rsidRPr="00237864" w:rsidR="00E56AED" w:rsidTr="003423AF" w14:paraId="60B1EDF8" w14:textId="77777777">
        <w:tc>
          <w:tcPr>
            <w:tcW w:w="1661" w:type="dxa"/>
            <w:tcBorders>
              <w:left w:val="single" w:color="000000" w:sz="2" w:space="0"/>
              <w:bottom w:val="single" w:color="000000" w:sz="2" w:space="0"/>
            </w:tcBorders>
            <w:shd w:val="clear" w:color="auto" w:fill="FFFFFF"/>
          </w:tcPr>
          <w:p w:rsidR="00E56AED" w:rsidP="000D74CA" w:rsidRDefault="00E56AED" w14:paraId="1D8A0DBA" w14:textId="77777777">
            <w:pPr>
              <w:pStyle w:val="TableContents"/>
              <w:jc w:val="both"/>
            </w:pPr>
            <w:r>
              <w:t>OPCVM</w:t>
            </w:r>
          </w:p>
        </w:tc>
        <w:tc>
          <w:tcPr>
            <w:tcW w:w="1640" w:type="dxa"/>
            <w:tcBorders>
              <w:left w:val="single" w:color="000000" w:sz="2" w:space="0"/>
              <w:bottom w:val="single" w:color="000000" w:sz="2" w:space="0"/>
            </w:tcBorders>
            <w:shd w:val="clear" w:color="auto" w:fill="FFFFFF"/>
          </w:tcPr>
          <w:p w:rsidR="00E56AED" w:rsidP="000D74CA" w:rsidRDefault="00E56AED" w14:paraId="543D69CB" w14:textId="77777777">
            <w:pPr>
              <w:pStyle w:val="TableContents"/>
              <w:jc w:val="both"/>
            </w:pPr>
            <w:r>
              <w:t>OPCVM</w:t>
            </w:r>
          </w:p>
        </w:tc>
        <w:tc>
          <w:tcPr>
            <w:tcW w:w="1662" w:type="dxa"/>
            <w:tcBorders>
              <w:left w:val="single" w:color="000000" w:sz="2" w:space="0"/>
              <w:bottom w:val="single" w:color="000000" w:sz="2" w:space="0"/>
            </w:tcBorders>
            <w:shd w:val="clear" w:color="auto" w:fill="FFFFFF"/>
          </w:tcPr>
          <w:p w:rsidR="00E56AED" w:rsidP="000D74CA" w:rsidRDefault="00E56AED" w14:paraId="531066B0" w14:textId="77777777">
            <w:pPr>
              <w:pStyle w:val="TableContents"/>
              <w:jc w:val="both"/>
            </w:pPr>
            <w:r>
              <w:t>Liste alphanumérique</w:t>
            </w:r>
          </w:p>
        </w:tc>
        <w:tc>
          <w:tcPr>
            <w:tcW w:w="1658" w:type="dxa"/>
            <w:tcBorders>
              <w:left w:val="single" w:color="000000" w:sz="2" w:space="0"/>
              <w:bottom w:val="single" w:color="000000" w:sz="2" w:space="0"/>
            </w:tcBorders>
            <w:shd w:val="clear" w:color="auto" w:fill="FFFFFF"/>
          </w:tcPr>
          <w:p w:rsidR="00E56AED" w:rsidP="000D74CA" w:rsidRDefault="00E56AED" w14:paraId="374054E4" w14:textId="77777777">
            <w:pPr>
              <w:pStyle w:val="TableContents"/>
              <w:jc w:val="both"/>
            </w:pPr>
            <w:r>
              <w:t>Liste alphanumérique</w:t>
            </w:r>
          </w:p>
        </w:tc>
        <w:tc>
          <w:tcPr>
            <w:tcW w:w="1658" w:type="dxa"/>
            <w:tcBorders>
              <w:left w:val="single" w:color="000000" w:sz="2" w:space="0"/>
              <w:bottom w:val="single" w:color="000000" w:sz="2" w:space="0"/>
            </w:tcBorders>
            <w:shd w:val="clear" w:color="auto" w:fill="FFFFFF"/>
          </w:tcPr>
          <w:p w:rsidR="00E56AED" w:rsidP="000D74CA" w:rsidRDefault="00E56AED" w14:paraId="3A057855" w14:textId="77777777">
            <w:pPr>
              <w:pStyle w:val="TableContents"/>
              <w:jc w:val="both"/>
            </w:pPr>
            <w:r>
              <w:t>--</w:t>
            </w:r>
          </w:p>
        </w:tc>
        <w:tc>
          <w:tcPr>
            <w:tcW w:w="1692" w:type="dxa"/>
            <w:tcBorders>
              <w:left w:val="single" w:color="000000" w:sz="2" w:space="0"/>
              <w:bottom w:val="single" w:color="000000" w:sz="2" w:space="0"/>
              <w:right w:val="single" w:color="000000" w:sz="2" w:space="0"/>
            </w:tcBorders>
            <w:shd w:val="clear" w:color="auto" w:fill="FFFFFF"/>
          </w:tcPr>
          <w:p w:rsidR="00E56AED" w:rsidP="000D74CA" w:rsidRDefault="00E56AED" w14:paraId="7EE635FC" w14:textId="77777777">
            <w:pPr>
              <w:pStyle w:val="TableContents"/>
              <w:jc w:val="both"/>
            </w:pPr>
            <w:r>
              <w:t>Code Isin OPCVM</w:t>
            </w:r>
          </w:p>
        </w:tc>
      </w:tr>
      <w:tr w:rsidRPr="00237864" w:rsidR="00E56AED" w:rsidTr="003423AF" w14:paraId="307938B0" w14:textId="77777777">
        <w:tc>
          <w:tcPr>
            <w:tcW w:w="1661" w:type="dxa"/>
            <w:tcBorders>
              <w:left w:val="single" w:color="000000" w:sz="2" w:space="0"/>
              <w:bottom w:val="single" w:color="000000" w:sz="2" w:space="0"/>
            </w:tcBorders>
            <w:shd w:val="clear" w:color="auto" w:fill="FFFFFF"/>
          </w:tcPr>
          <w:p w:rsidR="00E56AED" w:rsidP="000D74CA" w:rsidRDefault="00E56AED" w14:paraId="250332D0" w14:textId="77777777">
            <w:pPr>
              <w:pStyle w:val="TableContents"/>
              <w:jc w:val="both"/>
            </w:pPr>
            <w:r>
              <w:t>Valeur Liquidative</w:t>
            </w:r>
          </w:p>
        </w:tc>
        <w:tc>
          <w:tcPr>
            <w:tcW w:w="1640" w:type="dxa"/>
            <w:tcBorders>
              <w:left w:val="single" w:color="000000" w:sz="2" w:space="0"/>
              <w:bottom w:val="single" w:color="000000" w:sz="2" w:space="0"/>
            </w:tcBorders>
            <w:shd w:val="clear" w:color="auto" w:fill="FFFFFF"/>
          </w:tcPr>
          <w:p w:rsidR="00E56AED" w:rsidP="000D74CA" w:rsidRDefault="00E56AED" w14:paraId="06C128BD" w14:textId="77777777">
            <w:pPr>
              <w:pStyle w:val="TableContents"/>
              <w:jc w:val="both"/>
            </w:pPr>
            <w:r>
              <w:t>Valeur Liquidative</w:t>
            </w:r>
          </w:p>
        </w:tc>
        <w:tc>
          <w:tcPr>
            <w:tcW w:w="1662" w:type="dxa"/>
            <w:tcBorders>
              <w:left w:val="single" w:color="000000" w:sz="2" w:space="0"/>
              <w:bottom w:val="single" w:color="000000" w:sz="2" w:space="0"/>
            </w:tcBorders>
            <w:shd w:val="clear" w:color="auto" w:fill="FFFFFF"/>
          </w:tcPr>
          <w:p w:rsidR="00E56AED" w:rsidP="000D74CA" w:rsidRDefault="00E56AED" w14:paraId="3B447F9A" w14:textId="77777777">
            <w:pPr>
              <w:pStyle w:val="TableContents"/>
              <w:jc w:val="both"/>
            </w:pPr>
            <w:r>
              <w:t>Liste numérique</w:t>
            </w:r>
          </w:p>
        </w:tc>
        <w:tc>
          <w:tcPr>
            <w:tcW w:w="1658" w:type="dxa"/>
            <w:tcBorders>
              <w:left w:val="single" w:color="000000" w:sz="2" w:space="0"/>
              <w:bottom w:val="single" w:color="000000" w:sz="2" w:space="0"/>
            </w:tcBorders>
            <w:shd w:val="clear" w:color="auto" w:fill="FFFFFF"/>
          </w:tcPr>
          <w:p w:rsidR="00E56AED" w:rsidP="000D74CA" w:rsidRDefault="00E56AED" w14:paraId="4DDFFF7A" w14:textId="77777777">
            <w:pPr>
              <w:pStyle w:val="TableContents"/>
              <w:jc w:val="both"/>
            </w:pPr>
            <w:r>
              <w:t>Liste numérique</w:t>
            </w:r>
          </w:p>
        </w:tc>
        <w:tc>
          <w:tcPr>
            <w:tcW w:w="1658" w:type="dxa"/>
            <w:tcBorders>
              <w:left w:val="single" w:color="000000" w:sz="2" w:space="0"/>
              <w:bottom w:val="single" w:color="000000" w:sz="2" w:space="0"/>
            </w:tcBorders>
            <w:shd w:val="clear" w:color="auto" w:fill="FFFFFF"/>
          </w:tcPr>
          <w:p w:rsidR="00E56AED" w:rsidP="000D74CA" w:rsidRDefault="00E56AED" w14:paraId="2558BE91" w14:textId="77777777">
            <w:pPr>
              <w:pStyle w:val="TableContents"/>
              <w:jc w:val="both"/>
            </w:pPr>
            <w:r>
              <w:t>--</w:t>
            </w:r>
          </w:p>
        </w:tc>
        <w:tc>
          <w:tcPr>
            <w:tcW w:w="1692" w:type="dxa"/>
            <w:tcBorders>
              <w:left w:val="single" w:color="000000" w:sz="2" w:space="0"/>
              <w:bottom w:val="single" w:color="000000" w:sz="2" w:space="0"/>
              <w:right w:val="single" w:color="000000" w:sz="2" w:space="0"/>
            </w:tcBorders>
            <w:shd w:val="clear" w:color="auto" w:fill="FFFFFF"/>
          </w:tcPr>
          <w:p w:rsidR="00E56AED" w:rsidP="000D74CA" w:rsidRDefault="00E56AED" w14:paraId="589392F2" w14:textId="77777777">
            <w:pPr>
              <w:pStyle w:val="TableContents"/>
              <w:jc w:val="both"/>
            </w:pPr>
            <w:r>
              <w:t>Nombre (Valeur liquidative)</w:t>
            </w:r>
          </w:p>
        </w:tc>
      </w:tr>
    </w:tbl>
    <w:p w:rsidR="00E56AED" w:rsidP="002F5C7D" w:rsidRDefault="00E56AED" w14:paraId="35808B8F" w14:textId="77777777">
      <w:pPr>
        <w:pStyle w:val="Paragraphedeliste1"/>
        <w:spacing w:before="240" w:line="100" w:lineRule="atLeast"/>
        <w:ind w:left="0"/>
        <w:jc w:val="both"/>
      </w:pPr>
    </w:p>
    <w:p w:rsidR="00E56AED" w:rsidP="003423AF" w:rsidRDefault="00E56AED" w14:paraId="1F76BBB3" w14:textId="77777777">
      <w:pPr>
        <w:pStyle w:val="Style3"/>
        <w:numPr>
          <w:ilvl w:val="2"/>
          <w:numId w:val="3"/>
        </w:numPr>
        <w:spacing w:before="240" w:after="240" w:line="100" w:lineRule="atLeast"/>
        <w:jc w:val="both"/>
      </w:pPr>
      <w:bookmarkStart w:name="_Toc409973701" w:id="250"/>
      <w:r>
        <w:t>Comportement de l’écran</w:t>
      </w:r>
      <w:bookmarkEnd w:id="250"/>
    </w:p>
    <w:p w:rsidR="00E56AED" w:rsidP="003423AF" w:rsidRDefault="00E56AED" w14:paraId="290B9832" w14:textId="77777777">
      <w:pPr>
        <w:pStyle w:val="Paragraphedeliste1"/>
        <w:spacing w:before="240" w:line="100" w:lineRule="atLeast"/>
        <w:ind w:left="0"/>
        <w:jc w:val="both"/>
      </w:pPr>
      <w:r>
        <w:t>Ecran non encore disponible.</w:t>
      </w:r>
    </w:p>
    <w:p w:rsidRPr="002C4D43" w:rsidR="00E56AED" w:rsidP="003D34DB" w:rsidRDefault="00E56AED" w14:paraId="3CDA8BA8" w14:textId="77777777">
      <w:pPr>
        <w:pStyle w:val="Style1"/>
        <w:numPr>
          <w:ilvl w:val="0"/>
          <w:numId w:val="3"/>
        </w:numPr>
      </w:pPr>
      <w:bookmarkStart w:name="_Toc409973702" w:id="251"/>
      <w:bookmarkEnd w:id="233"/>
      <w:bookmarkEnd w:id="234"/>
      <w:bookmarkEnd w:id="235"/>
      <w:r w:rsidRPr="002C4D43">
        <w:t>Parametrage</w:t>
      </w:r>
      <w:bookmarkEnd w:id="251"/>
    </w:p>
    <w:p w:rsidR="00E56AED" w:rsidP="003D34DB" w:rsidRDefault="00E56AED" w14:paraId="272C8F8A" w14:textId="77777777">
      <w:pPr>
        <w:pStyle w:val="Style2"/>
        <w:numPr>
          <w:ilvl w:val="1"/>
          <w:numId w:val="3"/>
        </w:numPr>
        <w:jc w:val="both"/>
      </w:pPr>
      <w:bookmarkStart w:name="_Toc409973703" w:id="252"/>
      <w:r>
        <w:t>Tableau de Bord</w:t>
      </w:r>
      <w:bookmarkEnd w:id="252"/>
    </w:p>
    <w:p w:rsidR="00E56AED" w:rsidP="002F5C7D" w:rsidRDefault="00E56AED" w14:paraId="738B5CFF" w14:textId="77777777">
      <w:pPr>
        <w:jc w:val="both"/>
      </w:pPr>
    </w:p>
    <w:p w:rsidR="00E56AED" w:rsidP="002F5C7D" w:rsidRDefault="00E56AED" w14:paraId="447BA7DC" w14:textId="77777777">
      <w:pPr>
        <w:jc w:val="both"/>
      </w:pPr>
      <w:r>
        <w:t>Plusieurs actions sont configurables au niveau du tableau de bord selon la criticité de l'opération, exemple :</w:t>
      </w:r>
    </w:p>
    <w:p w:rsidR="00E56AED" w:rsidP="003D34DB" w:rsidRDefault="00E56AED" w14:paraId="56E37B43" w14:textId="77777777">
      <w:pPr>
        <w:numPr>
          <w:ilvl w:val="0"/>
          <w:numId w:val="41"/>
        </w:numPr>
        <w:suppressAutoHyphens/>
        <w:jc w:val="both"/>
      </w:pPr>
      <w:r>
        <w:t>Ordre en attente de validation</w:t>
      </w:r>
    </w:p>
    <w:p w:rsidR="00E56AED" w:rsidP="003D34DB" w:rsidRDefault="00E56AED" w14:paraId="6FFC9918" w14:textId="77777777">
      <w:pPr>
        <w:numPr>
          <w:ilvl w:val="0"/>
          <w:numId w:val="41"/>
        </w:numPr>
        <w:suppressAutoHyphens/>
        <w:jc w:val="both"/>
      </w:pPr>
      <w:r>
        <w:t>Ordre en attente d'exécution</w:t>
      </w:r>
    </w:p>
    <w:p w:rsidR="00E56AED" w:rsidP="003D34DB" w:rsidRDefault="00E56AED" w14:paraId="488A332A" w14:textId="77777777">
      <w:pPr>
        <w:pStyle w:val="Style2"/>
        <w:numPr>
          <w:ilvl w:val="1"/>
          <w:numId w:val="3"/>
        </w:numPr>
        <w:jc w:val="both"/>
      </w:pPr>
      <w:bookmarkStart w:name="_Toc3587355021" w:id="253"/>
      <w:bookmarkStart w:name="_Toc406686459" w:id="254"/>
      <w:bookmarkStart w:name="_Toc409973704" w:id="255"/>
      <w:bookmarkEnd w:id="253"/>
      <w:bookmarkEnd w:id="254"/>
      <w:r>
        <w:t>Profils</w:t>
      </w:r>
      <w:bookmarkEnd w:id="255"/>
    </w:p>
    <w:p w:rsidR="00E56AED" w:rsidP="002F5C7D" w:rsidRDefault="00E56AED" w14:paraId="78D9BF6D" w14:textId="77777777">
      <w:pPr>
        <w:spacing w:before="120"/>
        <w:jc w:val="both"/>
      </w:pPr>
      <w:r>
        <w:t>Liste des profils des utilisateurs à configurer dans l’application:</w:t>
      </w:r>
    </w:p>
    <w:p w:rsidR="00E56AED" w:rsidP="003D34DB" w:rsidRDefault="00E56AED" w14:paraId="5491AB63" w14:textId="77777777">
      <w:pPr>
        <w:pStyle w:val="Paragraphedeliste1"/>
        <w:numPr>
          <w:ilvl w:val="0"/>
          <w:numId w:val="40"/>
        </w:numPr>
        <w:spacing w:before="120" w:line="100" w:lineRule="atLeast"/>
        <w:jc w:val="both"/>
      </w:pPr>
      <w:r>
        <w:t>Langue : Français.</w:t>
      </w:r>
    </w:p>
    <w:p w:rsidR="00E56AED" w:rsidP="003D34DB" w:rsidRDefault="00E56AED" w14:paraId="7368D94A" w14:textId="77777777">
      <w:pPr>
        <w:pStyle w:val="Paragraphedeliste1"/>
        <w:numPr>
          <w:ilvl w:val="0"/>
          <w:numId w:val="40"/>
        </w:numPr>
        <w:spacing w:before="60" w:line="100" w:lineRule="atLeast"/>
        <w:jc w:val="both"/>
      </w:pPr>
      <w:r>
        <w:t>Format de la date : jj/mm/aaaa</w:t>
      </w:r>
    </w:p>
    <w:p w:rsidR="00E56AED" w:rsidP="003D34DB" w:rsidRDefault="00E56AED" w14:paraId="1864F468" w14:textId="77777777">
      <w:pPr>
        <w:pStyle w:val="Paragraphedeliste1"/>
        <w:numPr>
          <w:ilvl w:val="0"/>
          <w:numId w:val="40"/>
        </w:numPr>
        <w:spacing w:before="60" w:line="100" w:lineRule="atLeast"/>
        <w:jc w:val="both"/>
      </w:pPr>
      <w:r>
        <w:t>Format des montants et chiffres : En règle avec les devises utilisés.</w:t>
      </w:r>
    </w:p>
    <w:p w:rsidR="00E56AED" w:rsidP="003D34DB" w:rsidRDefault="00E56AED" w14:paraId="7400EB75" w14:textId="77777777">
      <w:pPr>
        <w:pStyle w:val="Style2"/>
        <w:numPr>
          <w:ilvl w:val="1"/>
          <w:numId w:val="3"/>
        </w:numPr>
        <w:jc w:val="both"/>
      </w:pPr>
      <w:bookmarkStart w:name="_Toc3587355041" w:id="256"/>
      <w:bookmarkStart w:name="_Toc406686460" w:id="257"/>
      <w:bookmarkStart w:name="_Toc409973705" w:id="258"/>
      <w:r>
        <w:t>Taxes et fiscalité:</w:t>
      </w:r>
      <w:bookmarkEnd w:id="256"/>
      <w:bookmarkEnd w:id="257"/>
      <w:bookmarkEnd w:id="258"/>
    </w:p>
    <w:p w:rsidR="00E56AED" w:rsidP="002F5C7D" w:rsidRDefault="00E56AED" w14:paraId="6255D1C0" w14:textId="77777777">
      <w:pPr>
        <w:jc w:val="both"/>
      </w:pPr>
    </w:p>
    <w:p w:rsidR="00E56AED" w:rsidP="002F5C7D" w:rsidRDefault="00E56AED" w14:paraId="115CA279" w14:textId="77777777">
      <w:pPr>
        <w:jc w:val="both"/>
      </w:pPr>
      <w:r>
        <w:t xml:space="preserve">Ce paragraphe n’est pas </w:t>
      </w:r>
      <w:r w:rsidR="005A5146">
        <w:t>renseignés</w:t>
      </w:r>
      <w:r>
        <w:t>, les processus de gestion d’ordres détaillés ci-dessus ne sont pas assujettis à une quelconque taxe et ne génèrent pas de fiscalité.</w:t>
      </w:r>
    </w:p>
    <w:p w:rsidR="00E56AED" w:rsidP="003D34DB" w:rsidRDefault="00E56AED" w14:paraId="29D1A8C4" w14:textId="77777777">
      <w:pPr>
        <w:pStyle w:val="Style2"/>
        <w:numPr>
          <w:ilvl w:val="1"/>
          <w:numId w:val="3"/>
        </w:numPr>
        <w:jc w:val="both"/>
      </w:pPr>
      <w:bookmarkStart w:name="_Toc3587355051" w:id="259"/>
      <w:bookmarkStart w:name="_Toc406686461" w:id="260"/>
      <w:bookmarkStart w:name="_Toc409973706" w:id="261"/>
      <w:r>
        <w:t>Frais:</w:t>
      </w:r>
      <w:bookmarkEnd w:id="259"/>
      <w:bookmarkEnd w:id="260"/>
      <w:bookmarkEnd w:id="261"/>
    </w:p>
    <w:p w:rsidR="00E56AED" w:rsidP="002F5C7D" w:rsidRDefault="00E56AED" w14:paraId="6B443281" w14:textId="77777777">
      <w:pPr>
        <w:jc w:val="both"/>
      </w:pPr>
    </w:p>
    <w:p w:rsidR="00E56AED" w:rsidP="002F5C7D" w:rsidRDefault="00E56AED" w14:paraId="32526DC2" w14:textId="77777777">
      <w:pPr>
        <w:jc w:val="both"/>
      </w:pPr>
      <w:r>
        <w:t>La matrice des conditions, des règles et des formules relatives aux calculs des frais est a configuré dans un contexte d’SLA à transmettre pas AWB</w:t>
      </w:r>
    </w:p>
    <w:p w:rsidR="00E56AED" w:rsidP="003D34DB" w:rsidRDefault="00E56AED" w14:paraId="1F497EB9" w14:textId="77777777">
      <w:pPr>
        <w:pStyle w:val="Style2"/>
        <w:numPr>
          <w:ilvl w:val="1"/>
          <w:numId w:val="3"/>
        </w:numPr>
        <w:jc w:val="both"/>
      </w:pPr>
      <w:bookmarkStart w:name="_Toc3587355061" w:id="262"/>
      <w:bookmarkStart w:name="_Toc406686462" w:id="263"/>
      <w:bookmarkStart w:name="_Toc409973707" w:id="264"/>
      <w:r>
        <w:t>Comptabilité :</w:t>
      </w:r>
      <w:bookmarkEnd w:id="262"/>
      <w:bookmarkEnd w:id="263"/>
      <w:bookmarkEnd w:id="264"/>
    </w:p>
    <w:p w:rsidR="00E56AED" w:rsidP="002F5C7D" w:rsidRDefault="00E56AED" w14:paraId="618F517A" w14:textId="77777777">
      <w:pPr>
        <w:jc w:val="both"/>
      </w:pPr>
    </w:p>
    <w:p w:rsidR="00E56AED" w:rsidP="002F5C7D" w:rsidRDefault="00E56AED" w14:paraId="5235A018" w14:textId="77777777">
      <w:pPr>
        <w:jc w:val="both"/>
      </w:pPr>
      <w:r>
        <w:t>Ce paragraphe n’est pas renseigné, les processus de gestion d’ordres détaillés ci-dessus ne génèrent pas d’entrées comptables.</w:t>
      </w:r>
    </w:p>
    <w:p w:rsidR="00E56AED" w:rsidP="002F5C7D" w:rsidRDefault="00E56AED" w14:paraId="6E4B8C56" w14:textId="77777777">
      <w:pPr>
        <w:jc w:val="both"/>
      </w:pPr>
    </w:p>
    <w:p w:rsidR="00E56AED" w:rsidP="003D34DB" w:rsidRDefault="00E56AED" w14:paraId="6353B45A" w14:textId="77777777">
      <w:pPr>
        <w:pStyle w:val="Style1"/>
        <w:numPr>
          <w:ilvl w:val="0"/>
          <w:numId w:val="3"/>
        </w:numPr>
      </w:pPr>
      <w:bookmarkStart w:name="_Toc409973708" w:id="265"/>
      <w:r>
        <w:t>Processus Metier :</w:t>
      </w:r>
      <w:r w:rsidRPr="0056343D">
        <w:t>gestion des offre</w:t>
      </w:r>
      <w:r>
        <w:t>S</w:t>
      </w:r>
      <w:r w:rsidRPr="0056343D">
        <w:t xml:space="preserve"> publique</w:t>
      </w:r>
      <w:r>
        <w:t>S</w:t>
      </w:r>
      <w:r w:rsidRPr="0056343D">
        <w:t xml:space="preserve"> de vente</w:t>
      </w:r>
      <w:bookmarkEnd w:id="265"/>
    </w:p>
    <w:p w:rsidR="00E56AED" w:rsidP="002F5C7D" w:rsidRDefault="00E56AED" w14:paraId="1D3ADD4E" w14:textId="77777777">
      <w:pPr>
        <w:jc w:val="both"/>
      </w:pPr>
    </w:p>
    <w:p w:rsidR="00E56AED" w:rsidP="002F5C7D" w:rsidRDefault="00E56AED" w14:paraId="7648AF6E" w14:textId="77777777">
      <w:pPr>
        <w:spacing w:before="240" w:after="240" w:line="100" w:lineRule="atLeast"/>
        <w:ind w:right="142"/>
        <w:jc w:val="both"/>
      </w:pPr>
      <w:r>
        <w:t>Le processus métier dans cette partie du document met l'accent sur la gestion du carnet d'ordre dans le marché primaire, la collecte et la transmission des souscriptions via un fichier structuré sera faite par MegaTrade dans l'objectif de recevoir les allocations fournit par la BVC, la régularisation titre / espèces sur les comptes des souscripteurs sera faite avant l'introduction de la valeur en bourse.</w:t>
      </w:r>
    </w:p>
    <w:p w:rsidR="00E56AED" w:rsidP="002F5C7D" w:rsidRDefault="00E56AED" w14:paraId="5D7F14B5" w14:textId="77777777">
      <w:pPr>
        <w:spacing w:before="240" w:after="240" w:line="100" w:lineRule="atLeast"/>
        <w:ind w:right="142"/>
        <w:jc w:val="both"/>
      </w:pPr>
      <w:r>
        <w:t>MegaTrade générera via un flux sortant les instructions</w:t>
      </w:r>
      <w:r w:rsidR="00066896">
        <w:t xml:space="preserve"> globales</w:t>
      </w:r>
      <w:r>
        <w:t xml:space="preserve"> de règlement livraison en poste marché dans le module MegaCustody</w:t>
      </w:r>
      <w:r w:rsidR="00066896">
        <w:t>.</w:t>
      </w:r>
    </w:p>
    <w:p w:rsidR="00BE19F3" w:rsidP="002F5C7D" w:rsidRDefault="00BE19F3" w14:paraId="6F4A466F" w14:textId="77777777">
      <w:pPr>
        <w:spacing w:before="240" w:after="240" w:line="100" w:lineRule="atLeast"/>
        <w:ind w:right="142"/>
        <w:jc w:val="both"/>
      </w:pPr>
      <w:r>
        <w:t>Dans sa gestion des souscriptions OPV, MegaTrade va devoir gérer deux carnets de souscriptions, un premier relatif aux souscriptions collectées par les agences d’AttijariWafa Bank, et un deuxième pour l</w:t>
      </w:r>
      <w:r w:rsidR="00066896">
        <w:t>es souscriptions collectées par WafaBourse.</w:t>
      </w:r>
    </w:p>
    <w:p w:rsidRPr="00066896" w:rsidR="00066896" w:rsidP="002F5C7D" w:rsidRDefault="00066896" w14:paraId="0F7CF2A2" w14:textId="77777777">
      <w:pPr>
        <w:spacing w:before="240" w:after="240" w:line="100" w:lineRule="atLeast"/>
        <w:ind w:right="142"/>
        <w:jc w:val="both"/>
      </w:pPr>
      <w:r>
        <w:t xml:space="preserve">Chaque collecte est représentée par une instruction globale </w:t>
      </w:r>
      <w:r w:rsidRPr="00066896">
        <w:rPr>
          <w:b/>
          <w:i/>
        </w:rPr>
        <w:t>(GIRL</w:t>
      </w:r>
      <w:r>
        <w:rPr>
          <w:b/>
          <w:i/>
        </w:rPr>
        <w:t> : Global IRL</w:t>
      </w:r>
      <w:r w:rsidRPr="00066896">
        <w:rPr>
          <w:b/>
          <w:i/>
        </w:rPr>
        <w:t>)</w:t>
      </w:r>
      <w:r w:rsidR="002A3B26">
        <w:t xml:space="preserve"> regroupant toutes les instructions filles de chaque collecteur (WafaBourse, AttijariWafa Bank)</w:t>
      </w:r>
      <w:r w:rsidR="00F33952">
        <w:t>.</w:t>
      </w:r>
      <w:r w:rsidR="002A3B26">
        <w:t xml:space="preserve"> </w:t>
      </w:r>
    </w:p>
    <w:p w:rsidR="00E56AED" w:rsidP="002F5C7D" w:rsidRDefault="00E56AED" w14:paraId="4774F051" w14:textId="77777777">
      <w:pPr>
        <w:spacing w:before="240" w:after="240" w:line="100" w:lineRule="atLeast"/>
        <w:ind w:right="142"/>
        <w:jc w:val="both"/>
      </w:pPr>
      <w:r>
        <w:t>Les fonctionnalités qui sont gérées par le composant of</w:t>
      </w:r>
      <w:r w:rsidR="00C049C4">
        <w:t>fre publique de vente dans MegaT</w:t>
      </w:r>
      <w:r>
        <w:t>rade sont :</w:t>
      </w:r>
    </w:p>
    <w:p w:rsidR="00E56AED" w:rsidP="003D34DB" w:rsidRDefault="00E56AED" w14:paraId="6C34277E" w14:textId="77777777">
      <w:pPr>
        <w:numPr>
          <w:ilvl w:val="0"/>
          <w:numId w:val="42"/>
        </w:numPr>
        <w:suppressAutoHyphens/>
        <w:spacing w:before="240" w:after="240" w:line="100" w:lineRule="atLeast"/>
        <w:jc w:val="both"/>
      </w:pPr>
      <w:r>
        <w:t>La création, modification et annulation de l'annonce OPV.</w:t>
      </w:r>
    </w:p>
    <w:p w:rsidR="00E56AED" w:rsidP="003D34DB" w:rsidRDefault="00E56AED" w14:paraId="27DC0556" w14:textId="77777777">
      <w:pPr>
        <w:numPr>
          <w:ilvl w:val="0"/>
          <w:numId w:val="42"/>
        </w:numPr>
        <w:suppressAutoHyphens/>
        <w:spacing w:before="240" w:after="240" w:line="100" w:lineRule="atLeast"/>
        <w:jc w:val="both"/>
      </w:pPr>
      <w:r>
        <w:t>Le contrôle des modes de financement pour chaque OPV.</w:t>
      </w:r>
    </w:p>
    <w:p w:rsidR="00E56AED" w:rsidP="003D34DB" w:rsidRDefault="00E56AED" w14:paraId="3EC571C2" w14:textId="77777777">
      <w:pPr>
        <w:numPr>
          <w:ilvl w:val="0"/>
          <w:numId w:val="42"/>
        </w:numPr>
        <w:suppressAutoHyphens/>
        <w:spacing w:before="240" w:after="240" w:line="100" w:lineRule="atLeast"/>
        <w:jc w:val="both"/>
      </w:pPr>
      <w:r>
        <w:t>La configuration des tranches de souscription par profil de client (S'aligner à la note d'information reçu de la CDVM)</w:t>
      </w:r>
    </w:p>
    <w:p w:rsidR="00E56AED" w:rsidP="003D34DB" w:rsidRDefault="00E56AED" w14:paraId="37A9FE30" w14:textId="77777777">
      <w:pPr>
        <w:numPr>
          <w:ilvl w:val="0"/>
          <w:numId w:val="42"/>
        </w:numPr>
        <w:suppressAutoHyphens/>
        <w:spacing w:before="240" w:after="240" w:line="100" w:lineRule="atLeast"/>
        <w:jc w:val="both"/>
      </w:pPr>
      <w:r>
        <w:t>La notification des clients du dépositaire moyennent un email avec pj</w:t>
      </w:r>
    </w:p>
    <w:p w:rsidR="00E56AED" w:rsidP="003D34DB" w:rsidRDefault="00E56AED" w14:paraId="0F8941B2" w14:textId="77777777">
      <w:pPr>
        <w:numPr>
          <w:ilvl w:val="0"/>
          <w:numId w:val="42"/>
        </w:numPr>
        <w:suppressAutoHyphens/>
        <w:spacing w:before="240" w:after="240" w:line="100" w:lineRule="atLeast"/>
        <w:jc w:val="both"/>
      </w:pPr>
      <w:r>
        <w:t>La collecte des ordres reçus des clients de la banque.</w:t>
      </w:r>
    </w:p>
    <w:p w:rsidR="00E56AED" w:rsidP="003D34DB" w:rsidRDefault="00E56AED" w14:paraId="1FA9FD5E" w14:textId="77777777">
      <w:pPr>
        <w:numPr>
          <w:ilvl w:val="0"/>
          <w:numId w:val="42"/>
        </w:numPr>
        <w:suppressAutoHyphens/>
        <w:spacing w:before="240" w:after="240" w:line="100" w:lineRule="atLeast"/>
        <w:jc w:val="both"/>
      </w:pPr>
      <w:r>
        <w:t>La gestion des alertes sur les ordres saisis suite à la modification de l'annonce.</w:t>
      </w:r>
    </w:p>
    <w:p w:rsidR="00E56AED" w:rsidP="003D34DB" w:rsidRDefault="00E56AED" w14:paraId="5769BF5C" w14:textId="77777777">
      <w:pPr>
        <w:numPr>
          <w:ilvl w:val="0"/>
          <w:numId w:val="42"/>
        </w:numPr>
        <w:suppressAutoHyphens/>
        <w:spacing w:before="240" w:after="240" w:line="100" w:lineRule="atLeast"/>
        <w:jc w:val="both"/>
      </w:pPr>
      <w:r>
        <w:t>Le contrôle de provision espèce de chaque souscripteur.</w:t>
      </w:r>
    </w:p>
    <w:p w:rsidR="00E56AED" w:rsidP="003D34DB" w:rsidRDefault="00E56AED" w14:paraId="0EDF1FD1" w14:textId="77777777">
      <w:pPr>
        <w:numPr>
          <w:ilvl w:val="0"/>
          <w:numId w:val="42"/>
        </w:numPr>
        <w:suppressAutoHyphens/>
        <w:spacing w:before="240" w:after="240" w:line="100" w:lineRule="atLeast"/>
        <w:jc w:val="both"/>
      </w:pPr>
      <w:r>
        <w:t>La gestion des heures limites pour la réception des ordres.</w:t>
      </w:r>
    </w:p>
    <w:p w:rsidR="00E56AED" w:rsidP="003D34DB" w:rsidRDefault="00E56AED" w14:paraId="20D43DEA" w14:textId="77777777">
      <w:pPr>
        <w:numPr>
          <w:ilvl w:val="0"/>
          <w:numId w:val="42"/>
        </w:numPr>
        <w:suppressAutoHyphens/>
        <w:spacing w:before="240" w:after="240" w:line="100" w:lineRule="atLeast"/>
        <w:jc w:val="both"/>
      </w:pPr>
      <w:r>
        <w:t>L'activation désactivation des tranches de souscription.</w:t>
      </w:r>
    </w:p>
    <w:p w:rsidR="00E56AED" w:rsidP="003D34DB" w:rsidRDefault="00E56AED" w14:paraId="0957FB33" w14:textId="77777777">
      <w:pPr>
        <w:numPr>
          <w:ilvl w:val="0"/>
          <w:numId w:val="42"/>
        </w:numPr>
        <w:suppressAutoHyphens/>
        <w:spacing w:before="240" w:after="240" w:line="100" w:lineRule="atLeast"/>
        <w:jc w:val="both"/>
      </w:pPr>
      <w:r>
        <w:t>Le contrôle de cohérence entre les ordres et les tranches saisies.</w:t>
      </w:r>
    </w:p>
    <w:p w:rsidR="00E56AED" w:rsidP="003D34DB" w:rsidRDefault="00E56AED" w14:paraId="0F4C880E" w14:textId="77777777">
      <w:pPr>
        <w:numPr>
          <w:ilvl w:val="0"/>
          <w:numId w:val="42"/>
        </w:numPr>
        <w:suppressAutoHyphens/>
        <w:spacing w:before="240" w:after="240" w:line="100" w:lineRule="atLeast"/>
        <w:jc w:val="both"/>
      </w:pPr>
      <w:r>
        <w:t>Le contrôle d'unicité par souscription.</w:t>
      </w:r>
    </w:p>
    <w:p w:rsidR="00E56AED" w:rsidP="003D34DB" w:rsidRDefault="00E56AED" w14:paraId="060C413A" w14:textId="77777777">
      <w:pPr>
        <w:numPr>
          <w:ilvl w:val="0"/>
          <w:numId w:val="42"/>
        </w:numPr>
        <w:suppressAutoHyphens/>
        <w:spacing w:before="240" w:after="240" w:line="100" w:lineRule="atLeast"/>
        <w:jc w:val="both"/>
      </w:pPr>
      <w:r>
        <w:t xml:space="preserve">Le contrôle de la tutelle. </w:t>
      </w:r>
    </w:p>
    <w:p w:rsidR="00E56AED" w:rsidP="003D34DB" w:rsidRDefault="00E56AED" w14:paraId="1F2F1421" w14:textId="77777777">
      <w:pPr>
        <w:numPr>
          <w:ilvl w:val="0"/>
          <w:numId w:val="42"/>
        </w:numPr>
        <w:suppressAutoHyphens/>
        <w:spacing w:before="240" w:after="240" w:line="100" w:lineRule="atLeast"/>
        <w:jc w:val="both"/>
      </w:pPr>
      <w:r>
        <w:t>La génération du fichier de souscription</w:t>
      </w:r>
    </w:p>
    <w:p w:rsidR="00E56AED" w:rsidP="003D34DB" w:rsidRDefault="00E56AED" w14:paraId="6C240975" w14:textId="77777777">
      <w:pPr>
        <w:numPr>
          <w:ilvl w:val="0"/>
          <w:numId w:val="42"/>
        </w:numPr>
        <w:suppressAutoHyphens/>
        <w:spacing w:before="240" w:after="240" w:line="100" w:lineRule="atLeast"/>
        <w:jc w:val="both"/>
      </w:pPr>
      <w:r>
        <w:t>La réception et l'allocation des quantités attribuées par la BVC.</w:t>
      </w:r>
    </w:p>
    <w:p w:rsidR="00E56AED" w:rsidP="003D34DB" w:rsidRDefault="00E56AED" w14:paraId="3D8BB4AE" w14:textId="77777777">
      <w:pPr>
        <w:numPr>
          <w:ilvl w:val="0"/>
          <w:numId w:val="42"/>
        </w:numPr>
        <w:suppressAutoHyphens/>
        <w:spacing w:before="240" w:after="240" w:line="100" w:lineRule="atLeast"/>
        <w:jc w:val="both"/>
      </w:pPr>
      <w:r>
        <w:t>Gestion de la restitution</w:t>
      </w:r>
    </w:p>
    <w:p w:rsidR="00E56AED" w:rsidP="003D34DB" w:rsidRDefault="00E56AED" w14:paraId="339F55B2" w14:textId="77777777">
      <w:pPr>
        <w:numPr>
          <w:ilvl w:val="0"/>
          <w:numId w:val="42"/>
        </w:numPr>
        <w:suppressAutoHyphens/>
        <w:spacing w:before="240" w:after="240" w:line="100" w:lineRule="atLeast"/>
        <w:jc w:val="both"/>
      </w:pPr>
      <w:r>
        <w:t>La</w:t>
      </w:r>
      <w:r w:rsidR="00F33952">
        <w:t xml:space="preserve"> génération des instructions</w:t>
      </w:r>
      <w:r>
        <w:t xml:space="preserve"> </w:t>
      </w:r>
      <w:r w:rsidR="00F33952">
        <w:t>globales après la réception du code ISIN.</w:t>
      </w:r>
    </w:p>
    <w:p w:rsidR="00E56AED" w:rsidP="003D34DB" w:rsidRDefault="00E56AED" w14:paraId="02A76961" w14:textId="77777777">
      <w:pPr>
        <w:numPr>
          <w:ilvl w:val="0"/>
          <w:numId w:val="42"/>
        </w:numPr>
        <w:suppressAutoHyphens/>
        <w:spacing w:before="240" w:after="240" w:line="100" w:lineRule="atLeast"/>
        <w:jc w:val="both"/>
      </w:pPr>
      <w:r>
        <w:t>La gestion des frais.</w:t>
      </w:r>
    </w:p>
    <w:p w:rsidR="00E56AED" w:rsidP="003D34DB" w:rsidRDefault="00E56AED" w14:paraId="6B826E4D" w14:textId="77777777">
      <w:pPr>
        <w:numPr>
          <w:ilvl w:val="0"/>
          <w:numId w:val="42"/>
        </w:numPr>
        <w:suppressAutoHyphens/>
        <w:spacing w:before="240" w:after="240" w:line="100" w:lineRule="atLeast"/>
        <w:jc w:val="both"/>
      </w:pPr>
      <w:r>
        <w:t>Reporting et fonction statistique.</w:t>
      </w:r>
    </w:p>
    <w:p w:rsidR="00E56AED" w:rsidP="002F5C7D" w:rsidRDefault="00E56AED" w14:paraId="05CE656F" w14:textId="77777777">
      <w:pPr>
        <w:spacing w:before="240" w:after="240" w:line="100" w:lineRule="atLeast"/>
        <w:ind w:right="142"/>
        <w:jc w:val="both"/>
      </w:pPr>
    </w:p>
    <w:p w:rsidR="00E56AED" w:rsidP="003D34DB" w:rsidRDefault="00E56AED" w14:paraId="5A15F544" w14:textId="77777777">
      <w:pPr>
        <w:pStyle w:val="Style2"/>
        <w:numPr>
          <w:ilvl w:val="1"/>
          <w:numId w:val="3"/>
        </w:numPr>
        <w:jc w:val="both"/>
      </w:pPr>
      <w:bookmarkStart w:name="_Toc409973709" w:id="266"/>
      <w:r>
        <w:t>Souscription à une offre publique de vente (OPV)</w:t>
      </w:r>
      <w:bookmarkEnd w:id="266"/>
    </w:p>
    <w:p w:rsidR="00E56AED" w:rsidP="003D34DB" w:rsidRDefault="00E56AED" w14:paraId="176F1669" w14:textId="77777777">
      <w:pPr>
        <w:pStyle w:val="Style3"/>
        <w:numPr>
          <w:ilvl w:val="2"/>
          <w:numId w:val="3"/>
        </w:numPr>
        <w:jc w:val="both"/>
      </w:pPr>
      <w:bookmarkStart w:name="_Toc409973710" w:id="267"/>
      <w:r>
        <w:t>Description générale</w:t>
      </w:r>
      <w:bookmarkEnd w:id="267"/>
    </w:p>
    <w:p w:rsidR="00E56AED" w:rsidP="002F5C7D" w:rsidRDefault="00E56AED" w14:paraId="1BBB726B" w14:textId="77777777">
      <w:pPr>
        <w:spacing w:before="240" w:after="240" w:line="100" w:lineRule="atLeast"/>
        <w:ind w:right="142"/>
        <w:jc w:val="both"/>
      </w:pPr>
      <w:r>
        <w:t>L'objectif dans ce passage est l'étude de la souscription à une OPV qui va permettre à la suite la cotation de la valeur dans le marché boursier.</w:t>
      </w:r>
    </w:p>
    <w:p w:rsidR="00E56AED" w:rsidP="002F5C7D" w:rsidRDefault="00E56AED" w14:paraId="01213629" w14:textId="77777777">
      <w:pPr>
        <w:spacing w:before="240" w:after="240" w:line="100" w:lineRule="atLeast"/>
        <w:ind w:right="142"/>
        <w:jc w:val="both"/>
      </w:pPr>
      <w:r>
        <w:t xml:space="preserve">La description des processus de collecte, de centralisation et de transmission des ordres vers le règlement livraison sera détaillée dans </w:t>
      </w:r>
      <w:r w:rsidR="001C5AF7">
        <w:t>la</w:t>
      </w:r>
      <w:r>
        <w:t xml:space="preserve"> partie ici-bas.</w:t>
      </w:r>
    </w:p>
    <w:p w:rsidR="00E56AED" w:rsidP="003D34DB" w:rsidRDefault="00E56AED" w14:paraId="72277AB7" w14:textId="77777777">
      <w:pPr>
        <w:pStyle w:val="Style3"/>
        <w:numPr>
          <w:ilvl w:val="2"/>
          <w:numId w:val="3"/>
        </w:numPr>
        <w:jc w:val="both"/>
      </w:pPr>
      <w:bookmarkStart w:name="_Toc409973711" w:id="268"/>
      <w:r>
        <w:t>Description détaillée</w:t>
      </w:r>
      <w:bookmarkEnd w:id="268"/>
    </w:p>
    <w:p w:rsidR="00E56AED" w:rsidP="002F5C7D" w:rsidRDefault="00E56AED" w14:paraId="6F9BA4AE" w14:textId="77777777">
      <w:pPr>
        <w:spacing w:before="240" w:after="240" w:line="100" w:lineRule="atLeast"/>
        <w:ind w:right="142"/>
        <w:jc w:val="both"/>
      </w:pPr>
      <w:r>
        <w:t>Chaque annonce d'OPV est spécifique lors de sa publication. A la réception de la note d'information depuis la CDVM l'utilisateur enregistrera les caractéristiques de l'annonce dans un écran dédié :</w:t>
      </w:r>
    </w:p>
    <w:p w:rsidRPr="00210EE2" w:rsidR="00E56AED" w:rsidP="002F5C7D" w:rsidRDefault="00E56AED" w14:paraId="4109A9A9" w14:textId="77777777">
      <w:pPr>
        <w:spacing w:before="240" w:after="240" w:line="100" w:lineRule="atLeast"/>
        <w:ind w:right="142"/>
        <w:jc w:val="both"/>
        <w:rPr>
          <w:b/>
          <w:i/>
          <w:u w:val="single"/>
        </w:rPr>
      </w:pPr>
      <w:r w:rsidRPr="00210EE2">
        <w:rPr>
          <w:b/>
          <w:i/>
          <w:u w:val="single"/>
        </w:rPr>
        <w:t>Les données d'une annonce offre publique de vente sont :</w:t>
      </w:r>
    </w:p>
    <w:p w:rsidR="00E56AED" w:rsidP="003D34DB" w:rsidRDefault="00E56AED" w14:paraId="2ABE9B60" w14:textId="77777777">
      <w:pPr>
        <w:numPr>
          <w:ilvl w:val="0"/>
          <w:numId w:val="44"/>
        </w:numPr>
        <w:suppressAutoHyphens/>
        <w:spacing w:before="240" w:after="240" w:line="100" w:lineRule="atLeast"/>
        <w:jc w:val="both"/>
      </w:pPr>
      <w:r>
        <w:t>Aide à la saisie : Champ de texte libre</w:t>
      </w:r>
    </w:p>
    <w:p w:rsidR="00E56AED" w:rsidP="003D34DB" w:rsidRDefault="00E56AED" w14:paraId="6D5B89B0" w14:textId="77777777">
      <w:pPr>
        <w:pStyle w:val="Paragraphedeliste1"/>
        <w:numPr>
          <w:ilvl w:val="0"/>
          <w:numId w:val="43"/>
        </w:numPr>
        <w:spacing w:before="240" w:after="240" w:line="100" w:lineRule="atLeast"/>
        <w:jc w:val="both"/>
      </w:pPr>
      <w:r>
        <w:t xml:space="preserve">La référence de l’application : Une référence unique par offre publique de vente dont le format peut être configuré comme suit : Préfix + Séquence, la longueur du préfix ne doit pas dépasser 5 caractères et celle de la séquence </w:t>
      </w:r>
      <w:r w:rsidR="00F33952">
        <w:t>ne doit pas dépasser 9 digits. L’e</w:t>
      </w:r>
      <w:r>
        <w:t>xemple</w:t>
      </w:r>
      <w:r w:rsidR="00F33952">
        <w:t xml:space="preserve"> retenu de la r</w:t>
      </w:r>
      <w:r>
        <w:t>éférence de l’application : IPO00000001</w:t>
      </w:r>
    </w:p>
    <w:p w:rsidR="00E56AED" w:rsidP="00493AF5" w:rsidRDefault="00E56AED" w14:paraId="6BBE20A4" w14:textId="77777777">
      <w:pPr>
        <w:pStyle w:val="Paragraphedeliste1"/>
        <w:numPr>
          <w:ilvl w:val="0"/>
          <w:numId w:val="43"/>
        </w:numPr>
        <w:spacing w:before="240" w:after="240" w:line="100" w:lineRule="atLeast"/>
        <w:jc w:val="both"/>
      </w:pPr>
      <w:r>
        <w:t>Le nombre d'action offerte : Champ numérique pour indiquer le volume de</w:t>
      </w:r>
      <w:r w:rsidR="00493AF5">
        <w:t>s titres sujet à la transaction par tranche de souscription pour augmentation de capital ou cession.</w:t>
      </w:r>
    </w:p>
    <w:p w:rsidR="00E56AED" w:rsidP="003D34DB" w:rsidRDefault="00E56AED" w14:paraId="77F72F95" w14:textId="77777777">
      <w:pPr>
        <w:pStyle w:val="Paragraphedeliste1"/>
        <w:numPr>
          <w:ilvl w:val="0"/>
          <w:numId w:val="43"/>
        </w:numPr>
        <w:spacing w:before="240" w:after="240" w:line="100" w:lineRule="atLeast"/>
        <w:jc w:val="both"/>
      </w:pPr>
      <w:r>
        <w:t>Valeur à introduire : l'instrument sujet à l'introduction, la recherche se fera par la description, le code ISIN</w:t>
      </w:r>
      <w:r w:rsidR="005A5146">
        <w:t xml:space="preserve"> étant non encore fourni par </w:t>
      </w:r>
      <w:r w:rsidRPr="005A5146" w:rsidR="00284D03">
        <w:rPr>
          <w:bCs/>
          <w:color w:val="auto"/>
        </w:rPr>
        <w:t>Maroclear</w:t>
      </w:r>
    </w:p>
    <w:p w:rsidR="00E56AED" w:rsidP="003D34DB" w:rsidRDefault="00E56AED" w14:paraId="60E958A5" w14:textId="77777777">
      <w:pPr>
        <w:pStyle w:val="Paragraphedeliste1"/>
        <w:numPr>
          <w:ilvl w:val="0"/>
          <w:numId w:val="43"/>
        </w:numPr>
        <w:spacing w:before="240" w:after="240" w:line="100" w:lineRule="atLeast"/>
        <w:jc w:val="both"/>
      </w:pPr>
      <w:r>
        <w:t>Description de la valeur : Champs déduit depuis le précédant.</w:t>
      </w:r>
    </w:p>
    <w:p w:rsidR="00E56AED" w:rsidP="003D34DB" w:rsidRDefault="00E56AED" w14:paraId="72FA92F9" w14:textId="77777777">
      <w:pPr>
        <w:pStyle w:val="Paragraphedeliste1"/>
        <w:numPr>
          <w:ilvl w:val="0"/>
          <w:numId w:val="43"/>
        </w:numPr>
        <w:spacing w:before="240" w:after="240" w:line="100" w:lineRule="atLeast"/>
        <w:jc w:val="both"/>
      </w:pPr>
      <w:r>
        <w:t>Prix de l'introduction : Champ numérique à saisir</w:t>
      </w:r>
    </w:p>
    <w:p w:rsidRPr="00E022A8" w:rsidR="00E56AED" w:rsidP="003D34DB" w:rsidRDefault="00E56AED" w14:paraId="11E53CEA" w14:textId="77777777">
      <w:pPr>
        <w:pStyle w:val="Paragraphedeliste1"/>
        <w:numPr>
          <w:ilvl w:val="0"/>
          <w:numId w:val="43"/>
        </w:numPr>
        <w:spacing w:before="240" w:after="240" w:line="100" w:lineRule="atLeast"/>
        <w:jc w:val="both"/>
        <w:rPr>
          <w:b/>
          <w:i/>
        </w:rPr>
      </w:pPr>
      <w:r>
        <w:t>Type de prix : Connu ou inconnu (Les introduction en bourse marocaine sont avec toujours avec des prix connus</w:t>
      </w:r>
      <w:r w:rsidR="003C750C">
        <w:t xml:space="preserve">, </w:t>
      </w:r>
      <w:r w:rsidRPr="00E022A8" w:rsidR="00E022A8">
        <w:rPr>
          <w:b/>
          <w:i/>
        </w:rPr>
        <w:t>(</w:t>
      </w:r>
      <w:r w:rsidRPr="00E022A8" w:rsidR="003C750C">
        <w:rPr>
          <w:b/>
          <w:i/>
        </w:rPr>
        <w:t>les offres publiques à prix ouvert ne sont pas dans le périmètre du projet</w:t>
      </w:r>
      <w:r w:rsidRPr="00E022A8">
        <w:rPr>
          <w:b/>
          <w:i/>
        </w:rPr>
        <w:t>)</w:t>
      </w:r>
    </w:p>
    <w:p w:rsidR="00E56AED" w:rsidP="003D34DB" w:rsidRDefault="00E56AED" w14:paraId="225EAA90" w14:textId="77777777">
      <w:pPr>
        <w:pStyle w:val="Paragraphedeliste1"/>
        <w:numPr>
          <w:ilvl w:val="0"/>
          <w:numId w:val="43"/>
        </w:numPr>
        <w:spacing w:before="240" w:after="240" w:line="100" w:lineRule="atLeast"/>
        <w:jc w:val="both"/>
      </w:pPr>
      <w:r>
        <w:t>Type de l'introduction : Par cession ou par augmentation de capital</w:t>
      </w:r>
    </w:p>
    <w:p w:rsidR="00E56AED" w:rsidP="003D34DB" w:rsidRDefault="00E56AED" w14:paraId="24C209B7" w14:textId="77777777">
      <w:pPr>
        <w:pStyle w:val="Paragraphedeliste1"/>
        <w:numPr>
          <w:ilvl w:val="0"/>
          <w:numId w:val="43"/>
        </w:numPr>
        <w:spacing w:before="240" w:after="240" w:line="100" w:lineRule="atLeast"/>
        <w:jc w:val="both"/>
      </w:pPr>
      <w:r>
        <w:t>Date de début de souscription</w:t>
      </w:r>
      <w:r w:rsidR="00700DDA">
        <w:t> : Date de début des souscriptions</w:t>
      </w:r>
    </w:p>
    <w:p w:rsidR="00E56AED" w:rsidP="003D34DB" w:rsidRDefault="00E56AED" w14:paraId="42FB7C2F" w14:textId="77777777">
      <w:pPr>
        <w:pStyle w:val="Paragraphedeliste1"/>
        <w:numPr>
          <w:ilvl w:val="0"/>
          <w:numId w:val="43"/>
        </w:numPr>
        <w:spacing w:before="240" w:after="240" w:line="100" w:lineRule="atLeast"/>
        <w:jc w:val="both"/>
      </w:pPr>
      <w:r>
        <w:t xml:space="preserve">Date de fin de la souscription : Date de fin de réception </w:t>
      </w:r>
      <w:r w:rsidR="00F2715E">
        <w:t>des souscriptions</w:t>
      </w:r>
      <w:r>
        <w:t xml:space="preserve"> </w:t>
      </w:r>
    </w:p>
    <w:p w:rsidR="00E56AED" w:rsidP="003D34DB" w:rsidRDefault="00E56AED" w14:paraId="44D7F496" w14:textId="77777777">
      <w:pPr>
        <w:pStyle w:val="Paragraphedeliste1"/>
        <w:numPr>
          <w:ilvl w:val="0"/>
          <w:numId w:val="43"/>
        </w:numPr>
        <w:spacing w:before="240" w:after="240" w:line="100" w:lineRule="atLeast"/>
        <w:jc w:val="both"/>
      </w:pPr>
      <w:r>
        <w:t>Date de clôture : Date de clôture de la saisie</w:t>
      </w:r>
    </w:p>
    <w:p w:rsidR="00E56AED" w:rsidP="003D34DB" w:rsidRDefault="00E56AED" w14:paraId="2BCEEC58" w14:textId="77777777">
      <w:pPr>
        <w:pStyle w:val="Paragraphedeliste1"/>
        <w:numPr>
          <w:ilvl w:val="0"/>
          <w:numId w:val="43"/>
        </w:numPr>
        <w:spacing w:before="240" w:after="240" w:line="100" w:lineRule="atLeast"/>
        <w:jc w:val="both"/>
      </w:pPr>
      <w:r>
        <w:t>Premier jour de cotation</w:t>
      </w:r>
    </w:p>
    <w:p w:rsidR="00E56AED" w:rsidP="003D34DB" w:rsidRDefault="00E56AED" w14:paraId="3C4DBB3E" w14:textId="77777777">
      <w:pPr>
        <w:pStyle w:val="Paragraphedeliste1"/>
        <w:numPr>
          <w:ilvl w:val="0"/>
          <w:numId w:val="43"/>
        </w:numPr>
        <w:spacing w:before="240" w:after="240" w:line="100" w:lineRule="atLeast"/>
        <w:jc w:val="both"/>
      </w:pPr>
      <w:r>
        <w:t>La date de restitution </w:t>
      </w:r>
    </w:p>
    <w:p w:rsidR="00E56AED" w:rsidP="003D34DB" w:rsidRDefault="00E56AED" w14:paraId="0D151A1C" w14:textId="77777777">
      <w:pPr>
        <w:pStyle w:val="Paragraphedeliste1"/>
        <w:numPr>
          <w:ilvl w:val="0"/>
          <w:numId w:val="43"/>
        </w:numPr>
        <w:spacing w:before="240" w:after="240" w:line="100" w:lineRule="atLeast"/>
        <w:jc w:val="both"/>
      </w:pPr>
      <w:r>
        <w:t xml:space="preserve">La date de règlement livraison  </w:t>
      </w:r>
    </w:p>
    <w:p w:rsidR="00E56AED" w:rsidP="003D34DB" w:rsidRDefault="00E56AED" w14:paraId="7D975CD0" w14:textId="77777777">
      <w:pPr>
        <w:pStyle w:val="Paragraphedeliste1"/>
        <w:numPr>
          <w:ilvl w:val="0"/>
          <w:numId w:val="43"/>
        </w:numPr>
        <w:spacing w:before="240" w:after="240" w:line="100" w:lineRule="atLeast"/>
        <w:jc w:val="both"/>
      </w:pPr>
      <w:r>
        <w:t>Conseiller financier : les banques</w:t>
      </w:r>
    </w:p>
    <w:p w:rsidR="00E56AED" w:rsidP="003D34DB" w:rsidRDefault="00E56AED" w14:paraId="32D0A40E" w14:textId="77777777">
      <w:pPr>
        <w:pStyle w:val="Paragraphedeliste1"/>
        <w:numPr>
          <w:ilvl w:val="0"/>
          <w:numId w:val="43"/>
        </w:numPr>
        <w:spacing w:before="240" w:after="240" w:line="100" w:lineRule="atLeast"/>
        <w:jc w:val="both"/>
      </w:pPr>
      <w:r>
        <w:t>Chef de file : Les sociétés de bourse</w:t>
      </w:r>
    </w:p>
    <w:p w:rsidR="00E56AED" w:rsidP="003D34DB" w:rsidRDefault="00E56AED" w14:paraId="093276BE" w14:textId="77777777">
      <w:pPr>
        <w:pStyle w:val="Paragraphedeliste1"/>
        <w:numPr>
          <w:ilvl w:val="0"/>
          <w:numId w:val="43"/>
        </w:numPr>
        <w:spacing w:before="240" w:after="240" w:line="100" w:lineRule="atLeast"/>
        <w:jc w:val="both"/>
      </w:pPr>
      <w:r>
        <w:t>Co-Chef de file : Les dépositaires et les banques.</w:t>
      </w:r>
    </w:p>
    <w:p w:rsidRPr="005A5146" w:rsidR="00E56AED" w:rsidP="00284D03" w:rsidRDefault="00E56AED" w14:paraId="70021FB4" w14:textId="77777777">
      <w:pPr>
        <w:pStyle w:val="Paragraphedeliste1"/>
        <w:numPr>
          <w:ilvl w:val="0"/>
          <w:numId w:val="43"/>
        </w:numPr>
        <w:spacing w:before="240" w:after="240" w:line="100" w:lineRule="atLeast"/>
        <w:jc w:val="both"/>
        <w:rPr>
          <w:bCs/>
          <w:color w:val="auto"/>
        </w:rPr>
      </w:pPr>
      <w:r>
        <w:t>Membre du syndicat de pla</w:t>
      </w:r>
      <w:r w:rsidR="005A5146">
        <w:t xml:space="preserve">cement (MSP) : Les dépositaires, </w:t>
      </w:r>
      <w:r>
        <w:t>les banques</w:t>
      </w:r>
      <w:r w:rsidR="00284D03">
        <w:t>,</w:t>
      </w:r>
      <w:r w:rsidR="005A5146">
        <w:t xml:space="preserve"> et </w:t>
      </w:r>
      <w:r w:rsidRPr="005A5146" w:rsidR="005A5146">
        <w:rPr>
          <w:color w:val="auto"/>
        </w:rPr>
        <w:t>les</w:t>
      </w:r>
      <w:r w:rsidRPr="005A5146" w:rsidR="00284D03">
        <w:rPr>
          <w:color w:val="auto"/>
        </w:rPr>
        <w:t xml:space="preserve"> </w:t>
      </w:r>
      <w:r w:rsidR="005A5146">
        <w:rPr>
          <w:bCs/>
          <w:color w:val="auto"/>
        </w:rPr>
        <w:t>s</w:t>
      </w:r>
      <w:r w:rsidRPr="005A5146" w:rsidR="00284D03">
        <w:rPr>
          <w:bCs/>
          <w:color w:val="auto"/>
        </w:rPr>
        <w:t>ociétés de Bourse</w:t>
      </w:r>
      <w:r w:rsidRPr="005A5146">
        <w:rPr>
          <w:bCs/>
          <w:color w:val="auto"/>
        </w:rPr>
        <w:t>.</w:t>
      </w:r>
    </w:p>
    <w:p w:rsidR="00E56AED" w:rsidP="003D34DB" w:rsidRDefault="00E56AED" w14:paraId="1C871D93" w14:textId="77777777">
      <w:pPr>
        <w:pStyle w:val="Paragraphedeliste1"/>
        <w:numPr>
          <w:ilvl w:val="0"/>
          <w:numId w:val="43"/>
        </w:numPr>
        <w:spacing w:before="240" w:after="240" w:line="100" w:lineRule="atLeast"/>
        <w:jc w:val="both"/>
      </w:pPr>
      <w:r>
        <w:t>Commission de courtage : Taux de commission à s</w:t>
      </w:r>
      <w:r w:rsidR="009A4DAB">
        <w:t>aisir, ce taux est appliqué pour toutes les souscriptions</w:t>
      </w:r>
      <w:r w:rsidR="0008775B">
        <w:t xml:space="preserve"> collectées (AttijariWafa Banque</w:t>
      </w:r>
      <w:r w:rsidR="009A4DAB">
        <w:t xml:space="preserve">, Wafa Bourse) </w:t>
      </w:r>
    </w:p>
    <w:p w:rsidR="00E56AED" w:rsidP="00E95B51" w:rsidRDefault="00E56AED" w14:paraId="06865A83" w14:textId="77777777">
      <w:pPr>
        <w:pStyle w:val="Paragraphedeliste1"/>
        <w:numPr>
          <w:ilvl w:val="0"/>
          <w:numId w:val="43"/>
        </w:numPr>
        <w:spacing w:before="240" w:after="240" w:line="100" w:lineRule="atLeast"/>
        <w:jc w:val="both"/>
      </w:pPr>
      <w:r>
        <w:t xml:space="preserve">Commission de règlement livraison : </w:t>
      </w:r>
      <w:r w:rsidR="00E95B51">
        <w:t>Taux de commission à saisir, ce taux est appliqué pour toutes les souscriptions</w:t>
      </w:r>
      <w:r w:rsidR="0008775B">
        <w:t xml:space="preserve"> collectées (AttijariWafa Banque</w:t>
      </w:r>
      <w:r w:rsidR="00E95B51">
        <w:t xml:space="preserve">, Wafa Bourse) </w:t>
      </w:r>
    </w:p>
    <w:p w:rsidR="00E56AED" w:rsidP="003D34DB" w:rsidRDefault="00E56AED" w14:paraId="6B4AF95A" w14:textId="77777777">
      <w:pPr>
        <w:pStyle w:val="Paragraphedeliste1"/>
        <w:numPr>
          <w:ilvl w:val="0"/>
          <w:numId w:val="43"/>
        </w:numPr>
        <w:tabs>
          <w:tab w:val="left" w:pos="2148"/>
        </w:tabs>
        <w:overflowPunct w:val="0"/>
        <w:spacing w:before="240" w:after="240" w:line="100" w:lineRule="atLeast"/>
        <w:jc w:val="both"/>
      </w:pPr>
      <w:r>
        <w:t xml:space="preserve">Commission du réseau placeur : </w:t>
      </w:r>
      <w:r w:rsidR="001F244F">
        <w:t xml:space="preserve">Taux de commission appliqué </w:t>
      </w:r>
      <w:r w:rsidR="007A6C70">
        <w:t>(Pour</w:t>
      </w:r>
      <w:r w:rsidR="001F244F">
        <w:t xml:space="preserve"> des besoins de facturation sur les quantités attribués aux clients AWB </w:t>
      </w:r>
      <w:r w:rsidRPr="001F244F" w:rsidR="001F244F">
        <w:rPr>
          <w:b/>
        </w:rPr>
        <w:t>[Quantité * taux * Px IPO]*[1+taux TVA]</w:t>
      </w:r>
      <w:r w:rsidR="001F244F">
        <w:t>)</w:t>
      </w:r>
    </w:p>
    <w:p w:rsidR="00E56AED" w:rsidP="003D34DB" w:rsidRDefault="00E56AED" w14:paraId="364CE084" w14:textId="77777777">
      <w:pPr>
        <w:pStyle w:val="Paragraphedeliste1"/>
        <w:numPr>
          <w:ilvl w:val="0"/>
          <w:numId w:val="43"/>
        </w:numPr>
        <w:spacing w:before="240" w:after="240" w:line="100" w:lineRule="atLeast"/>
        <w:jc w:val="both"/>
      </w:pPr>
      <w:r>
        <w:t>Catégorie d'agent économique : Champ groupant plusieurs agents économique qui servira dans la configuration des tranches de souscription.</w:t>
      </w:r>
    </w:p>
    <w:p w:rsidRPr="005A5146" w:rsidR="00786D65" w:rsidP="005A5146" w:rsidRDefault="00E56AED" w14:paraId="3E4DF44E" w14:textId="77777777">
      <w:pPr>
        <w:pStyle w:val="Paragraphedeliste1"/>
        <w:numPr>
          <w:ilvl w:val="0"/>
          <w:numId w:val="43"/>
        </w:numPr>
        <w:spacing w:before="240" w:after="240" w:line="100" w:lineRule="atLeast"/>
        <w:jc w:val="both"/>
      </w:pPr>
      <w:r>
        <w:t>Document : Mettre en PJ la note d'information de CDVM</w:t>
      </w:r>
    </w:p>
    <w:p w:rsidRPr="007A6C70" w:rsidR="00E56AED" w:rsidP="003D34DB" w:rsidRDefault="00E56AED" w14:paraId="4FA231B2" w14:textId="77777777">
      <w:pPr>
        <w:pStyle w:val="Paragraphedeliste1"/>
        <w:numPr>
          <w:ilvl w:val="0"/>
          <w:numId w:val="43"/>
        </w:numPr>
        <w:spacing w:before="240" w:after="240" w:line="100" w:lineRule="atLeast"/>
        <w:jc w:val="both"/>
        <w:rPr>
          <w:b/>
          <w:i/>
        </w:rPr>
      </w:pPr>
      <w:r w:rsidRPr="007A6C70">
        <w:rPr>
          <w:b/>
          <w:i/>
        </w:rPr>
        <w:t>Présentation de la tranche de souscription pour une OPV :</w:t>
      </w:r>
    </w:p>
    <w:p w:rsidR="00E56AED" w:rsidP="002F5C7D" w:rsidRDefault="000A7D62" w14:paraId="1C595FF2" w14:textId="77777777">
      <w:pPr>
        <w:pStyle w:val="Paragraphedeliste1"/>
        <w:spacing w:before="240" w:after="240" w:line="100" w:lineRule="atLeast"/>
        <w:ind w:left="0"/>
        <w:jc w:val="both"/>
      </w:pPr>
      <w:r>
        <w:rPr>
          <w:noProof/>
          <w:lang w:eastAsia="fr-FR"/>
        </w:rPr>
        <w:drawing>
          <wp:inline distT="0" distB="0" distL="0" distR="0" wp14:anchorId="2B54C4A5" wp14:editId="6E08C3CF">
            <wp:extent cx="6109189" cy="3209192"/>
            <wp:effectExtent l="19050" t="0" r="5861" b="0"/>
            <wp:docPr id="9" name="Image 8" descr="Tranche IP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che IPO (2).jpg"/>
                    <pic:cNvPicPr/>
                  </pic:nvPicPr>
                  <pic:blipFill>
                    <a:blip r:embed="rId26"/>
                    <a:stretch>
                      <a:fillRect/>
                    </a:stretch>
                  </pic:blipFill>
                  <pic:spPr>
                    <a:xfrm>
                      <a:off x="0" y="0"/>
                      <a:ext cx="6115420" cy="3212465"/>
                    </a:xfrm>
                    <a:prstGeom prst="rect">
                      <a:avLst/>
                    </a:prstGeom>
                  </pic:spPr>
                </pic:pic>
              </a:graphicData>
            </a:graphic>
          </wp:inline>
        </w:drawing>
      </w:r>
    </w:p>
    <w:p w:rsidR="003C2F2E" w:rsidP="006618F1" w:rsidRDefault="003C2F2E" w14:paraId="2BC27812" w14:textId="77777777">
      <w:pPr>
        <w:pStyle w:val="Paragraphedeliste1"/>
        <w:numPr>
          <w:ilvl w:val="0"/>
          <w:numId w:val="43"/>
        </w:numPr>
        <w:spacing w:before="240" w:after="240" w:line="100" w:lineRule="atLeast"/>
        <w:jc w:val="both"/>
      </w:pPr>
      <w:r w:rsidRPr="00D2568C">
        <w:t>Mode de financement par tranche de souscription</w:t>
      </w:r>
      <w:r>
        <w:t> :</w:t>
      </w:r>
      <w:r w:rsidR="009548CC">
        <w:t xml:space="preserve"> plusieurs informations seront affichées lors de la création du mode financement pour chaque tranche :</w:t>
      </w:r>
    </w:p>
    <w:p w:rsidR="009548CC" w:rsidP="009548CC" w:rsidRDefault="009548CC" w14:paraId="5E850402" w14:textId="77777777">
      <w:pPr>
        <w:pStyle w:val="Paragraphedeliste1"/>
        <w:numPr>
          <w:ilvl w:val="0"/>
          <w:numId w:val="93"/>
        </w:numPr>
        <w:spacing w:before="240" w:after="240" w:line="100" w:lineRule="atLeast"/>
        <w:jc w:val="both"/>
        <w:rPr>
          <w:b/>
        </w:rPr>
      </w:pPr>
      <w:r w:rsidRPr="009548CC">
        <w:rPr>
          <w:b/>
        </w:rPr>
        <w:t>Apport propre</w:t>
      </w:r>
      <w:r>
        <w:rPr>
          <w:b/>
        </w:rPr>
        <w:t xml:space="preserve"> : </w:t>
      </w:r>
      <w:r w:rsidRPr="009548CC">
        <w:t>Chèque, Espèce.</w:t>
      </w:r>
      <w:r>
        <w:rPr>
          <w:b/>
        </w:rPr>
        <w:t xml:space="preserve"> </w:t>
      </w:r>
    </w:p>
    <w:p w:rsidRPr="009548CC" w:rsidR="009548CC" w:rsidP="009548CC" w:rsidRDefault="009548CC" w14:paraId="2FF7A6C8" w14:textId="77777777">
      <w:pPr>
        <w:pStyle w:val="Paragraphedeliste1"/>
        <w:numPr>
          <w:ilvl w:val="0"/>
          <w:numId w:val="93"/>
        </w:numPr>
        <w:spacing w:before="240" w:after="240" w:line="100" w:lineRule="atLeast"/>
        <w:jc w:val="both"/>
        <w:rPr>
          <w:b/>
        </w:rPr>
      </w:pPr>
      <w:r>
        <w:rPr>
          <w:b/>
        </w:rPr>
        <w:t xml:space="preserve">Crédit : </w:t>
      </w:r>
      <w:r w:rsidRPr="009548CC">
        <w:t>Les formes d’amortissement de crédit disponibles dans Megara (In fine, Trimestriel, Annuel … etc)</w:t>
      </w:r>
      <w:r>
        <w:t>.</w:t>
      </w:r>
    </w:p>
    <w:p w:rsidRPr="009548CC" w:rsidR="009548CC" w:rsidP="009548CC" w:rsidRDefault="009548CC" w14:paraId="4AC60944" w14:textId="77777777">
      <w:pPr>
        <w:pStyle w:val="Paragraphedeliste1"/>
        <w:numPr>
          <w:ilvl w:val="0"/>
          <w:numId w:val="93"/>
        </w:numPr>
        <w:spacing w:before="240" w:after="240" w:line="100" w:lineRule="atLeast"/>
        <w:jc w:val="both"/>
        <w:rPr>
          <w:b/>
        </w:rPr>
      </w:pPr>
      <w:r>
        <w:rPr>
          <w:b/>
        </w:rPr>
        <w:t xml:space="preserve">Collatéral : </w:t>
      </w:r>
      <w:r w:rsidRPr="009548CC">
        <w:t>Déf</w:t>
      </w:r>
      <w:r w:rsidR="001E70B1">
        <w:t>inir le montant de Nantissement pour un financement par collatéral.</w:t>
      </w:r>
    </w:p>
    <w:p w:rsidR="009548CC" w:rsidP="002916C2" w:rsidRDefault="00D2568C" w14:paraId="2A5E61E7" w14:textId="77777777">
      <w:pPr>
        <w:pStyle w:val="Paragraphedeliste1"/>
        <w:numPr>
          <w:ilvl w:val="0"/>
          <w:numId w:val="43"/>
        </w:numPr>
        <w:spacing w:before="240" w:after="240" w:line="100" w:lineRule="atLeast"/>
        <w:jc w:val="both"/>
      </w:pPr>
      <w:r w:rsidRPr="002916C2">
        <w:rPr>
          <w:bCs/>
          <w:color w:val="auto"/>
        </w:rPr>
        <w:t>Le mode de financement d’une tranche peut se limiter à un seul moyen, comme il peut être</w:t>
      </w:r>
      <w:r w:rsidRPr="00D2568C">
        <w:t xml:space="preserve"> le résultat de plusieurs combinaisons possibles.</w:t>
      </w:r>
    </w:p>
    <w:p w:rsidR="006618F1" w:rsidP="006618F1" w:rsidRDefault="006618F1" w14:paraId="01DE997D" w14:textId="77777777">
      <w:pPr>
        <w:pStyle w:val="Paragraphedeliste1"/>
        <w:numPr>
          <w:ilvl w:val="0"/>
          <w:numId w:val="43"/>
        </w:numPr>
        <w:spacing w:before="240" w:after="240" w:line="100" w:lineRule="atLeast"/>
        <w:jc w:val="both"/>
        <w:rPr>
          <w:color w:val="auto"/>
        </w:rPr>
      </w:pPr>
      <w:r>
        <w:rPr>
          <w:bCs/>
          <w:color w:val="auto"/>
        </w:rPr>
        <w:t>Décote</w:t>
      </w:r>
      <w:r w:rsidRPr="00ED2554">
        <w:rPr>
          <w:bCs/>
          <w:color w:val="auto"/>
        </w:rPr>
        <w:t xml:space="preserve"> : </w:t>
      </w:r>
      <w:r>
        <w:rPr>
          <w:bCs/>
          <w:color w:val="auto"/>
        </w:rPr>
        <w:t>il devrait être possible de saisir la décote par taux ou pas montant selon le besoin de l’utilisateur</w:t>
      </w:r>
      <w:r w:rsidR="007C2022">
        <w:rPr>
          <w:bCs/>
          <w:color w:val="auto"/>
        </w:rPr>
        <w:t>, le choix d’un mode désactive l’autre.</w:t>
      </w:r>
    </w:p>
    <w:p w:rsidRPr="00600DFB" w:rsidR="006618F1" w:rsidP="006618F1" w:rsidRDefault="006618F1" w14:paraId="53B2F739" w14:textId="77777777">
      <w:pPr>
        <w:pStyle w:val="Paragraphedeliste1"/>
        <w:numPr>
          <w:ilvl w:val="0"/>
          <w:numId w:val="43"/>
        </w:numPr>
        <w:spacing w:before="240" w:after="240" w:line="100" w:lineRule="atLeast"/>
        <w:jc w:val="both"/>
        <w:rPr>
          <w:color w:val="auto"/>
        </w:rPr>
      </w:pPr>
      <w:r w:rsidRPr="00ED2554">
        <w:rPr>
          <w:bCs/>
          <w:color w:val="auto"/>
        </w:rPr>
        <w:t>Il faut ajouter la quantité offerte par tranche de souscripteurs pour calculer le taux de participation de nos souscripteurs (statistique DG)</w:t>
      </w:r>
    </w:p>
    <w:p w:rsidRPr="006618F1" w:rsidR="00600DFB" w:rsidP="006618F1" w:rsidRDefault="00600DFB" w14:paraId="13C32300" w14:textId="77777777">
      <w:pPr>
        <w:pStyle w:val="Paragraphedeliste1"/>
        <w:numPr>
          <w:ilvl w:val="0"/>
          <w:numId w:val="43"/>
        </w:numPr>
        <w:spacing w:before="240" w:after="240" w:line="100" w:lineRule="atLeast"/>
        <w:jc w:val="both"/>
        <w:rPr>
          <w:color w:val="auto"/>
        </w:rPr>
      </w:pPr>
      <w:r>
        <w:rPr>
          <w:bCs/>
          <w:color w:val="auto"/>
        </w:rPr>
        <w:t>Pour gérer les souscript</w:t>
      </w:r>
      <w:r w:rsidR="00771F67">
        <w:rPr>
          <w:bCs/>
          <w:color w:val="auto"/>
        </w:rPr>
        <w:t>ions des personnels de la banque,</w:t>
      </w:r>
      <w:r>
        <w:rPr>
          <w:bCs/>
          <w:color w:val="auto"/>
        </w:rPr>
        <w:t xml:space="preserve"> l’utilisateur devra définir la catégorie d’agent économique</w:t>
      </w:r>
      <w:r w:rsidR="00771F67">
        <w:rPr>
          <w:bCs/>
          <w:color w:val="auto"/>
        </w:rPr>
        <w:t xml:space="preserve"> (341 Personnel de l’établissement) au niveau de la tranche.</w:t>
      </w:r>
    </w:p>
    <w:p w:rsidR="00D2568C" w:rsidP="00600DFB" w:rsidRDefault="00D2568C" w14:paraId="40226096" w14:textId="77777777">
      <w:pPr>
        <w:pStyle w:val="Paragraphedeliste1"/>
        <w:numPr>
          <w:ilvl w:val="0"/>
          <w:numId w:val="43"/>
        </w:numPr>
        <w:spacing w:before="240" w:after="240" w:line="100" w:lineRule="atLeast"/>
        <w:jc w:val="both"/>
      </w:pPr>
      <w:r w:rsidRPr="003C2F2E">
        <w:t>Le flag de « Tranche active » permettra à l’utilisateur de désactiver la saisie des ordres pour une tranche donnée.</w:t>
      </w:r>
    </w:p>
    <w:p w:rsidRPr="00D2568C" w:rsidR="00CA3014" w:rsidP="00600DFB" w:rsidRDefault="00CA3014" w14:paraId="01E02D11" w14:textId="77777777">
      <w:pPr>
        <w:pStyle w:val="Paragraphedeliste1"/>
        <w:numPr>
          <w:ilvl w:val="0"/>
          <w:numId w:val="43"/>
        </w:numPr>
        <w:spacing w:before="240" w:after="240" w:line="100" w:lineRule="atLeast"/>
        <w:jc w:val="both"/>
      </w:pPr>
      <w:r>
        <w:t>Validité d’une tranche : la validité d’une tranche est définie dans l’</w:t>
      </w:r>
      <w:r w:rsidR="000A7D62">
        <w:t xml:space="preserve">axe du temps </w:t>
      </w:r>
      <w:r>
        <w:t>avec une date de début de validité égale à la date de début des souscriptions et une date de fin de validité saisie par l’utilisateur.</w:t>
      </w:r>
    </w:p>
    <w:p w:rsidRPr="00210EE2" w:rsidR="00E56AED" w:rsidP="002F5C7D" w:rsidRDefault="00E56AED" w14:paraId="102D9F19" w14:textId="77777777">
      <w:pPr>
        <w:pStyle w:val="Paragraphedeliste1"/>
        <w:spacing w:before="240" w:after="240" w:line="100" w:lineRule="atLeast"/>
        <w:ind w:left="0"/>
        <w:jc w:val="both"/>
        <w:rPr>
          <w:b/>
          <w:i/>
          <w:u w:val="single"/>
        </w:rPr>
      </w:pPr>
      <w:r w:rsidRPr="00210EE2">
        <w:rPr>
          <w:b/>
          <w:i/>
          <w:u w:val="single"/>
        </w:rPr>
        <w:t>Les données d'un ordre de souscription à une OPV :</w:t>
      </w:r>
    </w:p>
    <w:p w:rsidR="00E56AED" w:rsidP="003D34DB" w:rsidRDefault="00E56AED" w14:paraId="413D4538" w14:textId="77777777">
      <w:pPr>
        <w:pStyle w:val="Paragraphedeliste1"/>
        <w:numPr>
          <w:ilvl w:val="0"/>
          <w:numId w:val="6"/>
        </w:numP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before="240" w:after="240" w:line="100" w:lineRule="atLeast"/>
        <w:jc w:val="both"/>
      </w:pPr>
      <w:r>
        <w:t>Aide à la saisie : Champ de texte libre</w:t>
      </w:r>
    </w:p>
    <w:p w:rsidR="00E56AED" w:rsidP="003D34DB" w:rsidRDefault="00E56AED" w14:paraId="66955C98" w14:textId="77777777">
      <w:pPr>
        <w:pStyle w:val="Paragraphedeliste1"/>
        <w:numPr>
          <w:ilvl w:val="0"/>
          <w:numId w:val="40"/>
        </w:numP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before="240" w:after="240" w:line="100" w:lineRule="atLeast"/>
        <w:jc w:val="both"/>
      </w:pPr>
      <w:r>
        <w:t>Compte espèce client : Champ récupéré depuis le référentiel valeur ou calculé depuis le compte titre client</w:t>
      </w:r>
    </w:p>
    <w:p w:rsidR="00E56AED" w:rsidP="003D34DB" w:rsidRDefault="00E56AED" w14:paraId="0B0E189A" w14:textId="77777777">
      <w:pPr>
        <w:pStyle w:val="Paragraphedeliste1"/>
        <w:numPr>
          <w:ilvl w:val="0"/>
          <w:numId w:val="40"/>
        </w:numP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before="240" w:after="240" w:line="100" w:lineRule="atLeast"/>
        <w:jc w:val="both"/>
      </w:pPr>
      <w:r>
        <w:t>Description du compte espèce : Calculé automatiquement depuis le compte espèce</w:t>
      </w:r>
    </w:p>
    <w:p w:rsidR="00E56AED" w:rsidP="003D34DB" w:rsidRDefault="00E56AED" w14:paraId="36D27635" w14:textId="77777777">
      <w:pPr>
        <w:pStyle w:val="Paragraphedeliste1"/>
        <w:numPr>
          <w:ilvl w:val="0"/>
          <w:numId w:val="40"/>
        </w:numP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before="240" w:after="240" w:line="100" w:lineRule="atLeast"/>
        <w:jc w:val="both"/>
      </w:pPr>
      <w:r>
        <w:t>Compte titre client : Champ récupéré depuis le référentiel valeur ou calculé depuis le compte espèce client</w:t>
      </w:r>
    </w:p>
    <w:p w:rsidR="00E56AED" w:rsidP="003D34DB" w:rsidRDefault="00E56AED" w14:paraId="430D93D0" w14:textId="77777777">
      <w:pPr>
        <w:pStyle w:val="Paragraphedeliste1"/>
        <w:numPr>
          <w:ilvl w:val="0"/>
          <w:numId w:val="40"/>
        </w:numP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before="240" w:after="240" w:line="100" w:lineRule="atLeast"/>
        <w:jc w:val="both"/>
      </w:pPr>
      <w:r>
        <w:t>Description du compte titre client : Calculé automatiquement depuis le compte titre client</w:t>
      </w:r>
    </w:p>
    <w:p w:rsidR="00E56AED" w:rsidP="003D34DB" w:rsidRDefault="00E56AED" w14:paraId="7AEC741E" w14:textId="77777777">
      <w:pPr>
        <w:pStyle w:val="Paragraphedeliste1"/>
        <w:numPr>
          <w:ilvl w:val="0"/>
          <w:numId w:val="40"/>
        </w:numP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before="240" w:after="240" w:line="100" w:lineRule="atLeast"/>
        <w:jc w:val="both"/>
      </w:pPr>
      <w:r>
        <w:t>Type d'identité pr</w:t>
      </w:r>
      <w:r w:rsidR="00715F74">
        <w:t>incipale : déduit depuis le référentiel.</w:t>
      </w:r>
    </w:p>
    <w:p w:rsidR="00E56AED" w:rsidP="003D34DB" w:rsidRDefault="00E56AED" w14:paraId="5C2F8FC5" w14:textId="77777777">
      <w:pPr>
        <w:pStyle w:val="Paragraphedeliste1"/>
        <w:numPr>
          <w:ilvl w:val="0"/>
          <w:numId w:val="40"/>
        </w:numP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before="240" w:after="240" w:line="100" w:lineRule="atLeast"/>
        <w:jc w:val="both"/>
      </w:pPr>
      <w:r>
        <w:t>Numéro d'identité pri</w:t>
      </w:r>
      <w:r w:rsidR="00715F74">
        <w:t>ncipale : déduit depuis le référ</w:t>
      </w:r>
      <w:r w:rsidR="005A5146">
        <w:t>en</w:t>
      </w:r>
      <w:r w:rsidR="00715F74">
        <w:t>tiel.</w:t>
      </w:r>
    </w:p>
    <w:p w:rsidR="00944C18" w:rsidP="003D34DB" w:rsidRDefault="00944C18" w14:paraId="27AB4F8F" w14:textId="77777777">
      <w:pPr>
        <w:pStyle w:val="Paragraphedeliste1"/>
        <w:numPr>
          <w:ilvl w:val="0"/>
          <w:numId w:val="40"/>
        </w:numP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before="240" w:after="240" w:line="100" w:lineRule="atLeast"/>
        <w:jc w:val="both"/>
      </w:pPr>
      <w:r>
        <w:t>Date de naissance : Donnée calculé depuis le référentiel</w:t>
      </w:r>
    </w:p>
    <w:p w:rsidR="00E56AED" w:rsidP="003D34DB" w:rsidRDefault="00E56AED" w14:paraId="7217F65D" w14:textId="77777777">
      <w:pPr>
        <w:pStyle w:val="Paragraphedeliste1"/>
        <w:numPr>
          <w:ilvl w:val="0"/>
          <w:numId w:val="40"/>
        </w:numP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before="240" w:after="240" w:line="100" w:lineRule="atLeast"/>
        <w:jc w:val="both"/>
      </w:pPr>
      <w:r>
        <w:t>Aide à la saisie : Champ de texte libre</w:t>
      </w:r>
    </w:p>
    <w:p w:rsidR="00E56AED" w:rsidP="003D34DB" w:rsidRDefault="00E56AED" w14:paraId="1C5350B0" w14:textId="77777777">
      <w:pPr>
        <w:pStyle w:val="Paragraphedeliste1"/>
        <w:numPr>
          <w:ilvl w:val="0"/>
          <w:numId w:val="40"/>
        </w:numP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before="240" w:after="240" w:line="100" w:lineRule="atLeast"/>
        <w:jc w:val="both"/>
      </w:pPr>
      <w:r>
        <w:t>Type d'ordre : Valeur achat par défaut</w:t>
      </w:r>
    </w:p>
    <w:p w:rsidR="00E56AED" w:rsidP="003D34DB" w:rsidRDefault="00E56AED" w14:paraId="434B3000" w14:textId="77777777">
      <w:pPr>
        <w:pStyle w:val="Paragraphedeliste1"/>
        <w:numPr>
          <w:ilvl w:val="0"/>
          <w:numId w:val="40"/>
        </w:numP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before="240" w:after="240" w:line="100" w:lineRule="atLeast"/>
        <w:jc w:val="both"/>
      </w:pPr>
      <w:r>
        <w:t>Actif : Généré depuis le référentiel valeur (Possibilité de recherche par description)</w:t>
      </w:r>
    </w:p>
    <w:p w:rsidR="00E56AED" w:rsidP="003D34DB" w:rsidRDefault="00E56AED" w14:paraId="367D5574" w14:textId="77777777">
      <w:pPr>
        <w:pStyle w:val="Paragraphedeliste1"/>
        <w:numPr>
          <w:ilvl w:val="0"/>
          <w:numId w:val="40"/>
        </w:numP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before="240" w:after="240" w:line="100" w:lineRule="atLeast"/>
        <w:jc w:val="both"/>
      </w:pPr>
      <w:r>
        <w:t>Description de la valeur : Calculé automatiquement</w:t>
      </w:r>
    </w:p>
    <w:p w:rsidR="00E56AED" w:rsidP="003D34DB" w:rsidRDefault="00E56AED" w14:paraId="01441ABC" w14:textId="77777777">
      <w:pPr>
        <w:pStyle w:val="Paragraphedeliste1"/>
        <w:numPr>
          <w:ilvl w:val="0"/>
          <w:numId w:val="40"/>
        </w:numP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before="240" w:after="240" w:line="100" w:lineRule="atLeast"/>
        <w:jc w:val="both"/>
      </w:pPr>
      <w:r>
        <w:t xml:space="preserve">Quantité : Champ numérique  à saisir </w:t>
      </w:r>
    </w:p>
    <w:p w:rsidR="00E56AED" w:rsidP="003D34DB" w:rsidRDefault="00E56AED" w14:paraId="2CC25EBD" w14:textId="77777777">
      <w:pPr>
        <w:pStyle w:val="Paragraphedeliste1"/>
        <w:numPr>
          <w:ilvl w:val="0"/>
          <w:numId w:val="40"/>
        </w:numP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before="240" w:after="240" w:line="100" w:lineRule="atLeast"/>
        <w:jc w:val="both"/>
      </w:pPr>
      <w:r>
        <w:t>Type de prix : Seuil de déclenchement par défaut</w:t>
      </w:r>
    </w:p>
    <w:p w:rsidR="00E56AED" w:rsidP="003D34DB" w:rsidRDefault="00E56AED" w14:paraId="37B9343B" w14:textId="77777777">
      <w:pPr>
        <w:pStyle w:val="Paragraphedeliste1"/>
        <w:numPr>
          <w:ilvl w:val="0"/>
          <w:numId w:val="40"/>
        </w:numP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before="240" w:after="240" w:line="100" w:lineRule="atLeast"/>
        <w:jc w:val="both"/>
      </w:pPr>
      <w:r>
        <w:t xml:space="preserve">Prix limité : Prix de l'introduction par défaut </w:t>
      </w:r>
    </w:p>
    <w:p w:rsidR="00E56AED" w:rsidP="003D34DB" w:rsidRDefault="00E56AED" w14:paraId="571589EB" w14:textId="77777777">
      <w:pPr>
        <w:pStyle w:val="Paragraphedeliste1"/>
        <w:numPr>
          <w:ilvl w:val="0"/>
          <w:numId w:val="40"/>
        </w:numP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before="240" w:after="240" w:line="100" w:lineRule="atLeast"/>
        <w:jc w:val="both"/>
      </w:pPr>
      <w:r>
        <w:t>Type de validité : A date déterminée par défaut</w:t>
      </w:r>
    </w:p>
    <w:p w:rsidR="00E56AED" w:rsidP="003D34DB" w:rsidRDefault="00E56AED" w14:paraId="7058F3A8" w14:textId="77777777">
      <w:pPr>
        <w:pStyle w:val="Paragraphedeliste1"/>
        <w:numPr>
          <w:ilvl w:val="0"/>
          <w:numId w:val="40"/>
        </w:numP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before="240" w:after="240" w:line="100" w:lineRule="atLeast"/>
        <w:jc w:val="both"/>
      </w:pPr>
      <w:r>
        <w:t>Date de validité : Calculé automatiquement à 30 jours de la réception</w:t>
      </w:r>
    </w:p>
    <w:p w:rsidR="00E56AED" w:rsidP="003D34DB" w:rsidRDefault="00E56AED" w14:paraId="1F885477" w14:textId="77777777">
      <w:pPr>
        <w:pStyle w:val="Paragraphedeliste1"/>
        <w:numPr>
          <w:ilvl w:val="0"/>
          <w:numId w:val="40"/>
        </w:numP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before="240" w:after="240" w:line="100" w:lineRule="atLeast"/>
        <w:jc w:val="both"/>
      </w:pPr>
      <w:r>
        <w:t>Nombre de jours de validité : 30 jours</w:t>
      </w:r>
    </w:p>
    <w:p w:rsidR="00E56AED" w:rsidP="003D34DB" w:rsidRDefault="00E56AED" w14:paraId="4C1D2A61" w14:textId="77777777">
      <w:pPr>
        <w:pStyle w:val="Paragraphedeliste1"/>
        <w:numPr>
          <w:ilvl w:val="0"/>
          <w:numId w:val="40"/>
        </w:numP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before="240" w:after="240" w:line="100" w:lineRule="atLeast"/>
        <w:jc w:val="both"/>
      </w:pPr>
      <w:r>
        <w:t>Date de réception : Date du système par défaut</w:t>
      </w:r>
    </w:p>
    <w:p w:rsidR="00316C8E" w:rsidP="003D34DB" w:rsidRDefault="00316C8E" w14:paraId="15EF9A37" w14:textId="77777777">
      <w:pPr>
        <w:pStyle w:val="Paragraphedeliste1"/>
        <w:numPr>
          <w:ilvl w:val="0"/>
          <w:numId w:val="40"/>
        </w:numP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before="240" w:after="240" w:line="100" w:lineRule="atLeast"/>
        <w:jc w:val="both"/>
      </w:pPr>
      <w:r>
        <w:t xml:space="preserve">Première participation : Identification des clients ayant déjà participés à une OPV. </w:t>
      </w:r>
    </w:p>
    <w:p w:rsidR="00E56AED" w:rsidP="003D34DB" w:rsidRDefault="00E56AED" w14:paraId="23FBF4B1" w14:textId="77777777">
      <w:pPr>
        <w:pStyle w:val="Paragraphedeliste1"/>
        <w:numPr>
          <w:ilvl w:val="0"/>
          <w:numId w:val="40"/>
        </w:numP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before="240" w:after="240" w:line="100" w:lineRule="atLeast"/>
        <w:jc w:val="both"/>
      </w:pPr>
      <w:r>
        <w:t>Identifiant de la tranche de souscription : Calculé depuis l'annonce</w:t>
      </w:r>
    </w:p>
    <w:p w:rsidR="00210EE2" w:rsidP="00210EE2" w:rsidRDefault="00210EE2" w14:paraId="13E6F36F" w14:textId="77777777">
      <w:pPr>
        <w:pStyle w:val="Paragraphedeliste1"/>
        <w:numPr>
          <w:ilvl w:val="0"/>
          <w:numId w:val="40"/>
        </w:numPr>
        <w:tabs>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 w:val="left" w:pos="15828"/>
          <w:tab w:val="left" w:pos="16548"/>
        </w:tabs>
        <w:overflowPunct w:val="0"/>
        <w:spacing w:before="240" w:after="240" w:line="100" w:lineRule="atLeast"/>
        <w:jc w:val="both"/>
      </w:pPr>
      <w:r>
        <w:t>Salarié</w:t>
      </w:r>
      <w:r w:rsidR="00E56AED">
        <w:t> : Définir si le clie</w:t>
      </w:r>
      <w:r>
        <w:t>nt est un salarié de l’émetteur de l’OPV</w:t>
      </w:r>
      <w:r w:rsidR="003C2F2E">
        <w:t>.</w:t>
      </w:r>
    </w:p>
    <w:p w:rsidRPr="00AD6DC0" w:rsidR="00ED2554" w:rsidP="00AD6DC0" w:rsidRDefault="00E56AED" w14:paraId="1E15A798" w14:textId="77777777">
      <w:pPr>
        <w:pStyle w:val="Paragraphedeliste1"/>
        <w:numPr>
          <w:ilvl w:val="0"/>
          <w:numId w:val="40"/>
        </w:numPr>
        <w:tabs>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 w:val="left" w:pos="15828"/>
          <w:tab w:val="left" w:pos="16548"/>
        </w:tabs>
        <w:overflowPunct w:val="0"/>
        <w:spacing w:before="240" w:after="240" w:line="100" w:lineRule="atLeast"/>
        <w:jc w:val="both"/>
      </w:pPr>
      <w:r w:rsidRPr="003C2F2E">
        <w:rPr>
          <w:b/>
        </w:rPr>
        <w:t>Mode de financement :</w:t>
      </w:r>
      <w:r>
        <w:t xml:space="preserve"> la répartition des moyens de financement </w:t>
      </w:r>
      <w:r w:rsidR="00967F90">
        <w:t>est déduite</w:t>
      </w:r>
      <w:r>
        <w:t xml:space="preserve"> automatiquement e</w:t>
      </w:r>
      <w:r w:rsidR="003C2F2E">
        <w:t>n pourcentage</w:t>
      </w:r>
      <w:r w:rsidR="008C119F">
        <w:t xml:space="preserve"> ou en montant du</w:t>
      </w:r>
      <w:r w:rsidR="00967F90">
        <w:t xml:space="preserve"> total, l’objectif dans ce cas est d’établir un ordonnancement dans le calcul de chaque mode de financement par client :</w:t>
      </w:r>
    </w:p>
    <w:p w:rsidR="008C119F" w:rsidP="008C119F" w:rsidRDefault="001E79D7" w14:paraId="3FCB2386" w14:textId="77777777">
      <w:pPr>
        <w:pStyle w:val="Paragraphedeliste1"/>
        <w:tabs>
          <w:tab w:val="clear" w:pos="70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 w:val="left" w:pos="15828"/>
          <w:tab w:val="left" w:pos="16548"/>
        </w:tabs>
        <w:overflowPunct w:val="0"/>
        <w:spacing w:before="240" w:after="240" w:line="100" w:lineRule="atLeast"/>
        <w:jc w:val="both"/>
      </w:pPr>
      <w:r>
        <w:rPr>
          <w:b/>
        </w:rPr>
        <w:t>Illustration</w:t>
      </w:r>
      <w:r w:rsidR="008C119F">
        <w:rPr>
          <w:b/>
        </w:rPr>
        <w:t> :</w:t>
      </w:r>
    </w:p>
    <w:tbl>
      <w:tblPr>
        <w:tblW w:w="9001" w:type="dxa"/>
        <w:tblInd w:w="591" w:type="dxa"/>
        <w:tblCellMar>
          <w:left w:w="70" w:type="dxa"/>
          <w:right w:w="70" w:type="dxa"/>
        </w:tblCellMar>
        <w:tblLook w:val="04A0" w:firstRow="1" w:lastRow="0" w:firstColumn="1" w:lastColumn="0" w:noHBand="0" w:noVBand="1"/>
      </w:tblPr>
      <w:tblGrid>
        <w:gridCol w:w="3619"/>
        <w:gridCol w:w="1251"/>
        <w:gridCol w:w="1437"/>
        <w:gridCol w:w="2694"/>
      </w:tblGrid>
      <w:tr w:rsidRPr="008C119F" w:rsidR="008C119F" w:rsidTr="00E25093" w14:paraId="54A8F232" w14:textId="77777777">
        <w:trPr>
          <w:trHeight w:val="300"/>
        </w:trPr>
        <w:tc>
          <w:tcPr>
            <w:tcW w:w="6307" w:type="dxa"/>
            <w:gridSpan w:val="3"/>
            <w:tcBorders>
              <w:top w:val="single" w:color="auto" w:sz="4" w:space="0"/>
              <w:left w:val="single" w:color="auto" w:sz="4" w:space="0"/>
              <w:bottom w:val="single" w:color="auto" w:sz="4" w:space="0"/>
              <w:right w:val="single" w:color="000000" w:sz="4" w:space="0"/>
            </w:tcBorders>
            <w:shd w:val="clear" w:color="000000" w:fill="A5A5A5"/>
            <w:noWrap/>
            <w:vAlign w:val="bottom"/>
            <w:hideMark/>
          </w:tcPr>
          <w:p w:rsidRPr="008C119F" w:rsidR="008C119F" w:rsidP="008C119F" w:rsidRDefault="008C119F" w14:paraId="6F1E9315" w14:textId="77777777">
            <w:pPr>
              <w:spacing w:line="240" w:lineRule="auto"/>
              <w:rPr>
                <w:rFonts w:eastAsia="Times New Roman" w:cs="Times New Roman"/>
                <w:color w:val="000000"/>
                <w:lang w:eastAsia="fr-FR"/>
              </w:rPr>
            </w:pPr>
            <w:r w:rsidRPr="008C119F">
              <w:rPr>
                <w:rFonts w:eastAsia="Times New Roman" w:cs="Times New Roman"/>
                <w:color w:val="000000"/>
                <w:lang w:eastAsia="fr-FR"/>
              </w:rPr>
              <w:t xml:space="preserve">Modes de financement </w:t>
            </w:r>
          </w:p>
        </w:tc>
        <w:tc>
          <w:tcPr>
            <w:tcW w:w="2694" w:type="dxa"/>
            <w:tcBorders>
              <w:top w:val="single" w:color="auto" w:sz="4" w:space="0"/>
              <w:left w:val="nil"/>
              <w:bottom w:val="single" w:color="auto" w:sz="4" w:space="0"/>
              <w:right w:val="single" w:color="auto" w:sz="4" w:space="0"/>
            </w:tcBorders>
            <w:shd w:val="clear" w:color="auto" w:fill="auto"/>
            <w:noWrap/>
            <w:vAlign w:val="bottom"/>
            <w:hideMark/>
          </w:tcPr>
          <w:p w:rsidRPr="008C119F" w:rsidR="008C119F" w:rsidP="008C119F" w:rsidRDefault="008C119F" w14:paraId="02FD90CE" w14:textId="77777777">
            <w:pPr>
              <w:spacing w:line="240" w:lineRule="auto"/>
              <w:jc w:val="center"/>
              <w:rPr>
                <w:rFonts w:eastAsia="Times New Roman" w:cs="Times New Roman"/>
                <w:color w:val="000000"/>
                <w:lang w:eastAsia="fr-FR"/>
              </w:rPr>
            </w:pPr>
            <w:r w:rsidRPr="008C119F">
              <w:rPr>
                <w:rFonts w:eastAsia="Times New Roman" w:cs="Times New Roman"/>
                <w:color w:val="000000"/>
                <w:lang w:eastAsia="fr-FR"/>
              </w:rPr>
              <w:t>Apport Propre, Crédit</w:t>
            </w:r>
          </w:p>
        </w:tc>
      </w:tr>
      <w:tr w:rsidRPr="008C119F" w:rsidR="008C119F" w:rsidTr="00E25093" w14:paraId="74DD0A71" w14:textId="77777777">
        <w:trPr>
          <w:trHeight w:val="300"/>
        </w:trPr>
        <w:tc>
          <w:tcPr>
            <w:tcW w:w="6307" w:type="dxa"/>
            <w:gridSpan w:val="3"/>
            <w:tcBorders>
              <w:top w:val="single" w:color="auto" w:sz="4" w:space="0"/>
              <w:left w:val="single" w:color="auto" w:sz="4" w:space="0"/>
              <w:bottom w:val="single" w:color="auto" w:sz="4" w:space="0"/>
              <w:right w:val="single" w:color="000000" w:sz="4" w:space="0"/>
            </w:tcBorders>
            <w:shd w:val="clear" w:color="000000" w:fill="A5A5A5"/>
            <w:noWrap/>
            <w:vAlign w:val="bottom"/>
            <w:hideMark/>
          </w:tcPr>
          <w:p w:rsidRPr="008C119F" w:rsidR="008C119F" w:rsidP="008C119F" w:rsidRDefault="008C119F" w14:paraId="70604D51" w14:textId="77777777">
            <w:pPr>
              <w:spacing w:line="240" w:lineRule="auto"/>
              <w:rPr>
                <w:rFonts w:eastAsia="Times New Roman" w:cs="Times New Roman"/>
                <w:color w:val="000000"/>
                <w:lang w:eastAsia="fr-FR"/>
              </w:rPr>
            </w:pPr>
            <w:r w:rsidRPr="008C119F">
              <w:rPr>
                <w:rFonts w:eastAsia="Times New Roman" w:cs="Times New Roman"/>
                <w:color w:val="000000"/>
                <w:lang w:eastAsia="fr-FR"/>
              </w:rPr>
              <w:t xml:space="preserve">Montant total de </w:t>
            </w:r>
            <w:r w:rsidRPr="008C119F" w:rsidR="00E25093">
              <w:rPr>
                <w:rFonts w:eastAsia="Times New Roman" w:cs="Times New Roman"/>
                <w:color w:val="000000"/>
                <w:lang w:eastAsia="fr-FR"/>
              </w:rPr>
              <w:t>financement</w:t>
            </w:r>
            <w:r w:rsidRPr="008C119F">
              <w:rPr>
                <w:rFonts w:eastAsia="Times New Roman" w:cs="Times New Roman"/>
                <w:color w:val="000000"/>
                <w:lang w:eastAsia="fr-FR"/>
              </w:rPr>
              <w:t xml:space="preserve"> </w:t>
            </w:r>
          </w:p>
        </w:tc>
        <w:tc>
          <w:tcPr>
            <w:tcW w:w="2694" w:type="dxa"/>
            <w:tcBorders>
              <w:top w:val="nil"/>
              <w:left w:val="nil"/>
              <w:bottom w:val="single" w:color="auto" w:sz="4" w:space="0"/>
              <w:right w:val="single" w:color="auto" w:sz="4" w:space="0"/>
            </w:tcBorders>
            <w:shd w:val="clear" w:color="auto" w:fill="auto"/>
            <w:noWrap/>
            <w:vAlign w:val="bottom"/>
            <w:hideMark/>
          </w:tcPr>
          <w:p w:rsidRPr="008C119F" w:rsidR="008C119F" w:rsidP="008C119F" w:rsidRDefault="008C119F" w14:paraId="39831583" w14:textId="77777777">
            <w:pPr>
              <w:spacing w:line="240" w:lineRule="auto"/>
              <w:jc w:val="right"/>
              <w:rPr>
                <w:rFonts w:eastAsia="Times New Roman" w:cs="Times New Roman"/>
                <w:color w:val="000000"/>
                <w:lang w:eastAsia="fr-FR"/>
              </w:rPr>
            </w:pPr>
            <w:r w:rsidRPr="008C119F">
              <w:rPr>
                <w:rFonts w:eastAsia="Times New Roman" w:cs="Times New Roman"/>
                <w:color w:val="000000"/>
                <w:lang w:eastAsia="fr-FR"/>
              </w:rPr>
              <w:t>1000</w:t>
            </w:r>
          </w:p>
        </w:tc>
      </w:tr>
      <w:tr w:rsidRPr="008C119F" w:rsidR="008C119F" w:rsidTr="00E25093" w14:paraId="566DF5B3" w14:textId="77777777">
        <w:trPr>
          <w:trHeight w:val="300"/>
        </w:trPr>
        <w:tc>
          <w:tcPr>
            <w:tcW w:w="3619" w:type="dxa"/>
            <w:tcBorders>
              <w:top w:val="nil"/>
              <w:left w:val="single" w:color="auto" w:sz="4" w:space="0"/>
              <w:bottom w:val="single" w:color="auto" w:sz="4" w:space="0"/>
              <w:right w:val="single" w:color="auto" w:sz="4" w:space="0"/>
            </w:tcBorders>
            <w:shd w:val="clear" w:color="000000" w:fill="93CDDD"/>
            <w:noWrap/>
            <w:vAlign w:val="bottom"/>
            <w:hideMark/>
          </w:tcPr>
          <w:p w:rsidRPr="008C119F" w:rsidR="008C119F" w:rsidP="008C119F" w:rsidRDefault="008C119F" w14:paraId="5EE698AB" w14:textId="77777777">
            <w:pPr>
              <w:spacing w:line="240" w:lineRule="auto"/>
              <w:rPr>
                <w:rFonts w:eastAsia="Times New Roman" w:cs="Times New Roman"/>
                <w:color w:val="000000"/>
                <w:lang w:eastAsia="fr-FR"/>
              </w:rPr>
            </w:pPr>
            <w:r w:rsidRPr="008C119F">
              <w:rPr>
                <w:rFonts w:eastAsia="Times New Roman" w:cs="Times New Roman"/>
                <w:color w:val="000000"/>
                <w:lang w:eastAsia="fr-FR"/>
              </w:rPr>
              <w:t xml:space="preserve">Financement </w:t>
            </w:r>
          </w:p>
        </w:tc>
        <w:tc>
          <w:tcPr>
            <w:tcW w:w="1251" w:type="dxa"/>
            <w:tcBorders>
              <w:top w:val="nil"/>
              <w:left w:val="nil"/>
              <w:bottom w:val="single" w:color="auto" w:sz="4" w:space="0"/>
              <w:right w:val="single" w:color="auto" w:sz="4" w:space="0"/>
            </w:tcBorders>
            <w:shd w:val="clear" w:color="000000" w:fill="93CDDD"/>
            <w:noWrap/>
            <w:vAlign w:val="bottom"/>
            <w:hideMark/>
          </w:tcPr>
          <w:p w:rsidRPr="008C119F" w:rsidR="008C119F" w:rsidP="008C119F" w:rsidRDefault="008C119F" w14:paraId="4F7BCFA2" w14:textId="77777777">
            <w:pPr>
              <w:spacing w:line="240" w:lineRule="auto"/>
              <w:rPr>
                <w:rFonts w:eastAsia="Times New Roman" w:cs="Times New Roman"/>
                <w:color w:val="000000"/>
                <w:lang w:eastAsia="fr-FR"/>
              </w:rPr>
            </w:pPr>
            <w:r w:rsidRPr="008C119F">
              <w:rPr>
                <w:rFonts w:eastAsia="Times New Roman" w:cs="Times New Roman"/>
                <w:color w:val="000000"/>
                <w:lang w:eastAsia="fr-FR"/>
              </w:rPr>
              <w:t>Taux</w:t>
            </w:r>
          </w:p>
        </w:tc>
        <w:tc>
          <w:tcPr>
            <w:tcW w:w="1437" w:type="dxa"/>
            <w:tcBorders>
              <w:top w:val="nil"/>
              <w:left w:val="nil"/>
              <w:bottom w:val="single" w:color="auto" w:sz="4" w:space="0"/>
              <w:right w:val="single" w:color="auto" w:sz="4" w:space="0"/>
            </w:tcBorders>
            <w:shd w:val="clear" w:color="000000" w:fill="93CDDD"/>
            <w:noWrap/>
            <w:vAlign w:val="bottom"/>
            <w:hideMark/>
          </w:tcPr>
          <w:p w:rsidRPr="008C119F" w:rsidR="008C119F" w:rsidP="008C119F" w:rsidRDefault="008C119F" w14:paraId="5BD948D3" w14:textId="77777777">
            <w:pPr>
              <w:spacing w:line="240" w:lineRule="auto"/>
              <w:rPr>
                <w:rFonts w:eastAsia="Times New Roman" w:cs="Times New Roman"/>
                <w:color w:val="000000"/>
                <w:lang w:eastAsia="fr-FR"/>
              </w:rPr>
            </w:pPr>
            <w:r w:rsidRPr="008C119F">
              <w:rPr>
                <w:rFonts w:eastAsia="Times New Roman" w:cs="Times New Roman"/>
                <w:color w:val="000000"/>
                <w:lang w:eastAsia="fr-FR"/>
              </w:rPr>
              <w:t>Montant</w:t>
            </w:r>
          </w:p>
        </w:tc>
        <w:tc>
          <w:tcPr>
            <w:tcW w:w="2694" w:type="dxa"/>
            <w:tcBorders>
              <w:top w:val="nil"/>
              <w:left w:val="nil"/>
              <w:bottom w:val="single" w:color="auto" w:sz="4" w:space="0"/>
              <w:right w:val="single" w:color="auto" w:sz="4" w:space="0"/>
            </w:tcBorders>
            <w:shd w:val="clear" w:color="000000" w:fill="93CDDD"/>
            <w:noWrap/>
            <w:vAlign w:val="bottom"/>
            <w:hideMark/>
          </w:tcPr>
          <w:p w:rsidRPr="008C119F" w:rsidR="008C119F" w:rsidP="008C119F" w:rsidRDefault="008C119F" w14:paraId="39CBB1BA" w14:textId="77777777">
            <w:pPr>
              <w:spacing w:line="240" w:lineRule="auto"/>
              <w:rPr>
                <w:rFonts w:eastAsia="Times New Roman" w:cs="Times New Roman"/>
                <w:color w:val="000000"/>
                <w:lang w:eastAsia="fr-FR"/>
              </w:rPr>
            </w:pPr>
            <w:r w:rsidRPr="008C119F">
              <w:rPr>
                <w:rFonts w:eastAsia="Times New Roman" w:cs="Times New Roman"/>
                <w:color w:val="000000"/>
                <w:lang w:eastAsia="fr-FR"/>
              </w:rPr>
              <w:t>Données</w:t>
            </w:r>
          </w:p>
        </w:tc>
      </w:tr>
      <w:tr w:rsidRPr="008C119F" w:rsidR="008C119F" w:rsidTr="00E25093" w14:paraId="2136B814" w14:textId="77777777">
        <w:trPr>
          <w:trHeight w:val="300"/>
        </w:trPr>
        <w:tc>
          <w:tcPr>
            <w:tcW w:w="3619" w:type="dxa"/>
            <w:tcBorders>
              <w:top w:val="nil"/>
              <w:left w:val="single" w:color="auto" w:sz="4" w:space="0"/>
              <w:bottom w:val="single" w:color="auto" w:sz="4" w:space="0"/>
              <w:right w:val="single" w:color="auto" w:sz="4" w:space="0"/>
            </w:tcBorders>
            <w:shd w:val="clear" w:color="auto" w:fill="auto"/>
            <w:noWrap/>
            <w:vAlign w:val="bottom"/>
            <w:hideMark/>
          </w:tcPr>
          <w:p w:rsidRPr="008C119F" w:rsidR="008C119F" w:rsidP="008C119F" w:rsidRDefault="008C119F" w14:paraId="5377B8A8" w14:textId="77777777">
            <w:pPr>
              <w:spacing w:line="240" w:lineRule="auto"/>
              <w:rPr>
                <w:rFonts w:eastAsia="Times New Roman" w:cs="Times New Roman"/>
                <w:color w:val="000000"/>
                <w:lang w:eastAsia="fr-FR"/>
              </w:rPr>
            </w:pPr>
            <w:r w:rsidRPr="008C119F">
              <w:rPr>
                <w:rFonts w:eastAsia="Times New Roman" w:cs="Times New Roman"/>
                <w:color w:val="000000"/>
                <w:lang w:eastAsia="fr-FR"/>
              </w:rPr>
              <w:t>Apport Propre</w:t>
            </w:r>
          </w:p>
        </w:tc>
        <w:tc>
          <w:tcPr>
            <w:tcW w:w="1251" w:type="dxa"/>
            <w:tcBorders>
              <w:top w:val="nil"/>
              <w:left w:val="nil"/>
              <w:bottom w:val="single" w:color="auto" w:sz="4" w:space="0"/>
              <w:right w:val="single" w:color="auto" w:sz="4" w:space="0"/>
            </w:tcBorders>
            <w:shd w:val="clear" w:color="auto" w:fill="auto"/>
            <w:noWrap/>
            <w:vAlign w:val="bottom"/>
            <w:hideMark/>
          </w:tcPr>
          <w:p w:rsidRPr="008C119F" w:rsidR="008C119F" w:rsidP="008C119F" w:rsidRDefault="008C119F" w14:paraId="32F3DCB3" w14:textId="77777777">
            <w:pPr>
              <w:spacing w:line="240" w:lineRule="auto"/>
              <w:jc w:val="right"/>
              <w:rPr>
                <w:rFonts w:eastAsia="Times New Roman" w:cs="Times New Roman"/>
                <w:color w:val="000000"/>
                <w:lang w:eastAsia="fr-FR"/>
              </w:rPr>
            </w:pPr>
            <w:r w:rsidRPr="008C119F">
              <w:rPr>
                <w:rFonts w:eastAsia="Times New Roman" w:cs="Times New Roman"/>
                <w:color w:val="000000"/>
                <w:lang w:eastAsia="fr-FR"/>
              </w:rPr>
              <w:t>30%</w:t>
            </w:r>
          </w:p>
        </w:tc>
        <w:tc>
          <w:tcPr>
            <w:tcW w:w="1437" w:type="dxa"/>
            <w:tcBorders>
              <w:top w:val="nil"/>
              <w:left w:val="nil"/>
              <w:bottom w:val="single" w:color="auto" w:sz="4" w:space="0"/>
              <w:right w:val="single" w:color="auto" w:sz="4" w:space="0"/>
            </w:tcBorders>
            <w:shd w:val="clear" w:color="auto" w:fill="auto"/>
            <w:noWrap/>
            <w:vAlign w:val="bottom"/>
            <w:hideMark/>
          </w:tcPr>
          <w:p w:rsidRPr="008C119F" w:rsidR="008C119F" w:rsidP="008C119F" w:rsidRDefault="008C119F" w14:paraId="5066866F" w14:textId="77777777">
            <w:pPr>
              <w:spacing w:line="240" w:lineRule="auto"/>
              <w:jc w:val="right"/>
              <w:rPr>
                <w:rFonts w:eastAsia="Times New Roman" w:cs="Times New Roman"/>
                <w:color w:val="000000"/>
                <w:lang w:eastAsia="fr-FR"/>
              </w:rPr>
            </w:pPr>
            <w:r w:rsidRPr="008C119F">
              <w:rPr>
                <w:rFonts w:eastAsia="Times New Roman" w:cs="Times New Roman"/>
                <w:color w:val="000000"/>
                <w:lang w:eastAsia="fr-FR"/>
              </w:rPr>
              <w:t>300</w:t>
            </w:r>
          </w:p>
        </w:tc>
        <w:tc>
          <w:tcPr>
            <w:tcW w:w="2694" w:type="dxa"/>
            <w:tcBorders>
              <w:top w:val="nil"/>
              <w:left w:val="nil"/>
              <w:bottom w:val="single" w:color="auto" w:sz="4" w:space="0"/>
              <w:right w:val="single" w:color="auto" w:sz="4" w:space="0"/>
            </w:tcBorders>
            <w:shd w:val="clear" w:color="auto" w:fill="auto"/>
            <w:noWrap/>
            <w:vAlign w:val="bottom"/>
            <w:hideMark/>
          </w:tcPr>
          <w:p w:rsidRPr="008C119F" w:rsidR="008C119F" w:rsidP="008C119F" w:rsidRDefault="008C119F" w14:paraId="08402E23" w14:textId="77777777">
            <w:pPr>
              <w:spacing w:line="240" w:lineRule="auto"/>
              <w:rPr>
                <w:rFonts w:eastAsia="Times New Roman" w:cs="Times New Roman"/>
                <w:color w:val="000000"/>
                <w:lang w:eastAsia="fr-FR"/>
              </w:rPr>
            </w:pPr>
            <w:r w:rsidRPr="008C119F">
              <w:rPr>
                <w:rFonts w:eastAsia="Times New Roman" w:cs="Times New Roman"/>
                <w:color w:val="000000"/>
                <w:lang w:eastAsia="fr-FR"/>
              </w:rPr>
              <w:t>Saisie Manuelle</w:t>
            </w:r>
          </w:p>
        </w:tc>
      </w:tr>
      <w:tr w:rsidRPr="008C119F" w:rsidR="008C119F" w:rsidTr="00E25093" w14:paraId="77770E88" w14:textId="77777777">
        <w:trPr>
          <w:trHeight w:val="300"/>
        </w:trPr>
        <w:tc>
          <w:tcPr>
            <w:tcW w:w="3619" w:type="dxa"/>
            <w:tcBorders>
              <w:top w:val="nil"/>
              <w:left w:val="single" w:color="auto" w:sz="4" w:space="0"/>
              <w:bottom w:val="single" w:color="auto" w:sz="4" w:space="0"/>
              <w:right w:val="single" w:color="auto" w:sz="4" w:space="0"/>
            </w:tcBorders>
            <w:shd w:val="clear" w:color="auto" w:fill="auto"/>
            <w:noWrap/>
            <w:vAlign w:val="bottom"/>
            <w:hideMark/>
          </w:tcPr>
          <w:p w:rsidRPr="008C119F" w:rsidR="008C119F" w:rsidP="008C119F" w:rsidRDefault="008C119F" w14:paraId="4B40960E" w14:textId="77777777">
            <w:pPr>
              <w:spacing w:line="240" w:lineRule="auto"/>
              <w:rPr>
                <w:rFonts w:eastAsia="Times New Roman" w:cs="Times New Roman"/>
                <w:color w:val="000000"/>
                <w:lang w:eastAsia="fr-FR"/>
              </w:rPr>
            </w:pPr>
            <w:r w:rsidRPr="008C119F">
              <w:rPr>
                <w:rFonts w:eastAsia="Times New Roman" w:cs="Times New Roman"/>
                <w:color w:val="000000"/>
                <w:lang w:eastAsia="fr-FR"/>
              </w:rPr>
              <w:t xml:space="preserve">Crédit </w:t>
            </w:r>
          </w:p>
        </w:tc>
        <w:tc>
          <w:tcPr>
            <w:tcW w:w="1251" w:type="dxa"/>
            <w:tcBorders>
              <w:top w:val="nil"/>
              <w:left w:val="nil"/>
              <w:bottom w:val="single" w:color="auto" w:sz="4" w:space="0"/>
              <w:right w:val="single" w:color="auto" w:sz="4" w:space="0"/>
            </w:tcBorders>
            <w:shd w:val="clear" w:color="auto" w:fill="auto"/>
            <w:noWrap/>
            <w:vAlign w:val="bottom"/>
            <w:hideMark/>
          </w:tcPr>
          <w:p w:rsidRPr="008C119F" w:rsidR="008C119F" w:rsidP="008C119F" w:rsidRDefault="008C119F" w14:paraId="07C9792C" w14:textId="77777777">
            <w:pPr>
              <w:spacing w:line="240" w:lineRule="auto"/>
              <w:jc w:val="right"/>
              <w:rPr>
                <w:rFonts w:eastAsia="Times New Roman" w:cs="Times New Roman"/>
                <w:color w:val="000000"/>
                <w:lang w:eastAsia="fr-FR"/>
              </w:rPr>
            </w:pPr>
            <w:r w:rsidRPr="008C119F">
              <w:rPr>
                <w:rFonts w:eastAsia="Times New Roman" w:cs="Times New Roman"/>
                <w:color w:val="000000"/>
                <w:lang w:eastAsia="fr-FR"/>
              </w:rPr>
              <w:t>70%</w:t>
            </w:r>
          </w:p>
        </w:tc>
        <w:tc>
          <w:tcPr>
            <w:tcW w:w="1437" w:type="dxa"/>
            <w:tcBorders>
              <w:top w:val="nil"/>
              <w:left w:val="nil"/>
              <w:bottom w:val="single" w:color="auto" w:sz="4" w:space="0"/>
              <w:right w:val="single" w:color="auto" w:sz="4" w:space="0"/>
            </w:tcBorders>
            <w:shd w:val="clear" w:color="auto" w:fill="auto"/>
            <w:noWrap/>
            <w:vAlign w:val="bottom"/>
            <w:hideMark/>
          </w:tcPr>
          <w:p w:rsidRPr="008C119F" w:rsidR="008C119F" w:rsidP="008C119F" w:rsidRDefault="008C119F" w14:paraId="573A378B" w14:textId="77777777">
            <w:pPr>
              <w:spacing w:line="240" w:lineRule="auto"/>
              <w:jc w:val="right"/>
              <w:rPr>
                <w:rFonts w:eastAsia="Times New Roman" w:cs="Times New Roman"/>
                <w:color w:val="000000"/>
                <w:lang w:eastAsia="fr-FR"/>
              </w:rPr>
            </w:pPr>
            <w:r w:rsidRPr="008C119F">
              <w:rPr>
                <w:rFonts w:eastAsia="Times New Roman" w:cs="Times New Roman"/>
                <w:color w:val="000000"/>
                <w:lang w:eastAsia="fr-FR"/>
              </w:rPr>
              <w:t>700</w:t>
            </w:r>
          </w:p>
        </w:tc>
        <w:tc>
          <w:tcPr>
            <w:tcW w:w="2694" w:type="dxa"/>
            <w:tcBorders>
              <w:top w:val="nil"/>
              <w:left w:val="nil"/>
              <w:bottom w:val="single" w:color="auto" w:sz="4" w:space="0"/>
              <w:right w:val="single" w:color="auto" w:sz="4" w:space="0"/>
            </w:tcBorders>
            <w:shd w:val="clear" w:color="auto" w:fill="auto"/>
            <w:noWrap/>
            <w:vAlign w:val="bottom"/>
            <w:hideMark/>
          </w:tcPr>
          <w:p w:rsidRPr="008C119F" w:rsidR="008C119F" w:rsidP="008C119F" w:rsidRDefault="008C119F" w14:paraId="6F71AFED" w14:textId="77777777">
            <w:pPr>
              <w:spacing w:line="240" w:lineRule="auto"/>
              <w:rPr>
                <w:rFonts w:eastAsia="Times New Roman" w:cs="Times New Roman"/>
                <w:color w:val="000000"/>
                <w:lang w:eastAsia="fr-FR"/>
              </w:rPr>
            </w:pPr>
            <w:r w:rsidRPr="008C119F">
              <w:rPr>
                <w:rFonts w:eastAsia="Times New Roman" w:cs="Times New Roman"/>
                <w:color w:val="000000"/>
                <w:lang w:eastAsia="fr-FR"/>
              </w:rPr>
              <w:t>Généré par le système</w:t>
            </w:r>
          </w:p>
        </w:tc>
      </w:tr>
    </w:tbl>
    <w:p w:rsidRPr="003C2F2E" w:rsidR="00967F90" w:rsidP="008C119F" w:rsidRDefault="00967F90" w14:paraId="2D7565ED" w14:textId="77777777">
      <w:pPr>
        <w:pStyle w:val="Paragraphedeliste1"/>
        <w:tabs>
          <w:tab w:val="clear" w:pos="70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 w:val="left" w:pos="15828"/>
          <w:tab w:val="left" w:pos="16548"/>
        </w:tabs>
        <w:overflowPunct w:val="0"/>
        <w:spacing w:before="240" w:after="240" w:line="100" w:lineRule="atLeast"/>
        <w:ind w:left="0"/>
        <w:jc w:val="both"/>
      </w:pPr>
    </w:p>
    <w:p w:rsidR="00E56AED" w:rsidP="003D34DB" w:rsidRDefault="00E56AED" w14:paraId="0BD40BF1" w14:textId="77777777">
      <w:pPr>
        <w:pStyle w:val="Paragraphedeliste1"/>
        <w:numPr>
          <w:ilvl w:val="0"/>
          <w:numId w:val="40"/>
        </w:numP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before="240" w:after="240" w:line="100" w:lineRule="atLeast"/>
        <w:jc w:val="both"/>
      </w:pPr>
      <w:r>
        <w:t>Montant de la réservation en espèce : calculé automatiquement</w:t>
      </w:r>
      <w:r w:rsidR="003C2F2E">
        <w:t xml:space="preserve"> sur la base du montant brut majoré par un taux de couverture.</w:t>
      </w:r>
    </w:p>
    <w:p w:rsidR="00E56AED" w:rsidP="003D34DB" w:rsidRDefault="00E56AED" w14:paraId="60DAE408" w14:textId="77777777">
      <w:pPr>
        <w:pStyle w:val="Paragraphedeliste1"/>
        <w:numPr>
          <w:ilvl w:val="0"/>
          <w:numId w:val="40"/>
        </w:numP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before="240" w:after="240" w:line="100" w:lineRule="atLeast"/>
        <w:jc w:val="both"/>
      </w:pPr>
      <w:r>
        <w:t>Commentaire : Champ de texte libre</w:t>
      </w:r>
    </w:p>
    <w:p w:rsidRPr="00AD6DC0" w:rsidR="00E56AED" w:rsidP="003D34DB" w:rsidRDefault="00E56AED" w14:paraId="486AEBAF" w14:textId="77777777">
      <w:pPr>
        <w:pStyle w:val="Paragraphedeliste1"/>
        <w:numPr>
          <w:ilvl w:val="0"/>
          <w:numId w:val="40"/>
        </w:numP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before="240" w:after="240" w:line="100" w:lineRule="atLeast"/>
        <w:jc w:val="both"/>
        <w:rPr>
          <w:color w:val="auto"/>
        </w:rPr>
      </w:pPr>
      <w:r w:rsidRPr="00AD6DC0">
        <w:rPr>
          <w:color w:val="auto"/>
        </w:rPr>
        <w:t>Règles de gestion de l'ordre : Champ de texte libre</w:t>
      </w:r>
    </w:p>
    <w:p w:rsidR="00DF5A15" w:rsidP="000A7D62" w:rsidRDefault="00786D65" w14:paraId="48E07E2D" w14:textId="77777777">
      <w:pPr>
        <w:pStyle w:val="Paragraphedeliste1"/>
        <w:numPr>
          <w:ilvl w:val="0"/>
          <w:numId w:val="40"/>
        </w:numP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before="240" w:after="240" w:line="100" w:lineRule="atLeast"/>
        <w:jc w:val="both"/>
        <w:rPr>
          <w:bCs/>
          <w:color w:val="auto"/>
        </w:rPr>
      </w:pPr>
      <w:r w:rsidRPr="00AD6DC0">
        <w:rPr>
          <w:bCs/>
          <w:color w:val="auto"/>
        </w:rPr>
        <w:t>Saisie ou calcule du code profession</w:t>
      </w:r>
      <w:r w:rsidRPr="00AD6DC0" w:rsidR="00DF5A15">
        <w:rPr>
          <w:bCs/>
          <w:color w:val="auto"/>
        </w:rPr>
        <w:t xml:space="preserve"> </w:t>
      </w:r>
      <w:r w:rsidRPr="00AD6DC0" w:rsidR="00AD6DC0">
        <w:rPr>
          <w:bCs/>
          <w:color w:val="auto"/>
        </w:rPr>
        <w:t>du souscripteur</w:t>
      </w:r>
    </w:p>
    <w:p w:rsidR="004957A1" w:rsidP="000A7D62" w:rsidRDefault="004957A1" w14:paraId="675569E0" w14:textId="77777777">
      <w:pPr>
        <w:pStyle w:val="Paragraphedeliste1"/>
        <w:numPr>
          <w:ilvl w:val="0"/>
          <w:numId w:val="40"/>
        </w:numP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before="240" w:after="240" w:line="100" w:lineRule="atLeast"/>
        <w:jc w:val="both"/>
        <w:rPr>
          <w:bCs/>
          <w:color w:val="auto"/>
        </w:rPr>
      </w:pPr>
      <w:r>
        <w:rPr>
          <w:bCs/>
          <w:color w:val="auto"/>
        </w:rPr>
        <w:t>Calculer ou saisir le code de la ville pour les clients identifiés par leur code de registre de commerce.</w:t>
      </w:r>
    </w:p>
    <w:p w:rsidRPr="000A7D62" w:rsidR="00493AF5" w:rsidP="000A7D62" w:rsidRDefault="00493AF5" w14:paraId="52CB94EF" w14:textId="77777777">
      <w:pPr>
        <w:pStyle w:val="Paragraphedeliste1"/>
        <w:numPr>
          <w:ilvl w:val="0"/>
          <w:numId w:val="40"/>
        </w:numP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before="240" w:after="240" w:line="100" w:lineRule="atLeast"/>
        <w:jc w:val="both"/>
        <w:rPr>
          <w:bCs/>
          <w:color w:val="auto"/>
        </w:rPr>
      </w:pPr>
      <w:r>
        <w:rPr>
          <w:bCs/>
          <w:color w:val="auto"/>
        </w:rPr>
        <w:t>Edition d’un compte rendu de la souscription à remettre au client pour valider sa demande.</w:t>
      </w:r>
    </w:p>
    <w:p w:rsidR="00E56AED" w:rsidP="002F5C7D" w:rsidRDefault="00E56AED" w14:paraId="671D7781" w14:textId="77777777">
      <w:pPr>
        <w:pStyle w:val="Paragraphedeliste1"/>
        <w:spacing w:before="240" w:after="240" w:line="100" w:lineRule="atLeast"/>
        <w:ind w:left="0"/>
        <w:jc w:val="both"/>
      </w:pPr>
      <w:r>
        <w:t>Ci joint le diagramme de séquence pour un ordre de souscription OPV :</w:t>
      </w:r>
    </w:p>
    <w:p w:rsidR="00E56AED" w:rsidP="002F5C7D" w:rsidRDefault="007936E1" w14:paraId="707E722B" w14:textId="77777777">
      <w:pPr>
        <w:pStyle w:val="Paragraphedeliste1"/>
        <w:spacing w:before="240" w:after="240" w:line="100" w:lineRule="atLeast"/>
        <w:ind w:left="0"/>
        <w:jc w:val="both"/>
      </w:pPr>
      <w:r>
        <w:rPr>
          <w:noProof/>
          <w:lang w:eastAsia="fr-FR"/>
        </w:rPr>
        <w:drawing>
          <wp:anchor distT="0" distB="0" distL="0" distR="0" simplePos="0" relativeHeight="7" behindDoc="0" locked="0" layoutInCell="1" allowOverlap="1" wp14:anchorId="614CBC2E" wp14:editId="57DC24C6">
            <wp:simplePos x="0" y="0"/>
            <wp:positionH relativeFrom="column">
              <wp:posOffset>-57150</wp:posOffset>
            </wp:positionH>
            <wp:positionV relativeFrom="paragraph">
              <wp:posOffset>-314325</wp:posOffset>
            </wp:positionV>
            <wp:extent cx="6331585" cy="9523730"/>
            <wp:effectExtent l="19050" t="0" r="0" b="0"/>
            <wp:wrapSquare wrapText="largest"/>
            <wp:docPr id="30"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6"/>
                    <pic:cNvPicPr>
                      <a:picLocks noChangeAspect="1" noChangeArrowheads="1"/>
                    </pic:cNvPicPr>
                  </pic:nvPicPr>
                  <pic:blipFill>
                    <a:blip r:embed="rId27"/>
                    <a:srcRect/>
                    <a:stretch>
                      <a:fillRect/>
                    </a:stretch>
                  </pic:blipFill>
                  <pic:spPr bwMode="auto">
                    <a:xfrm>
                      <a:off x="0" y="0"/>
                      <a:ext cx="6331585" cy="9523730"/>
                    </a:xfrm>
                    <a:prstGeom prst="rect">
                      <a:avLst/>
                    </a:prstGeom>
                    <a:solidFill>
                      <a:srgbClr val="FFFFFF"/>
                    </a:solidFill>
                  </pic:spPr>
                </pic:pic>
              </a:graphicData>
            </a:graphic>
          </wp:anchor>
        </w:drawing>
      </w:r>
    </w:p>
    <w:p w:rsidR="00E56AED" w:rsidP="003D34DB" w:rsidRDefault="00E56AED" w14:paraId="3DEEC173" w14:textId="77777777">
      <w:pPr>
        <w:pStyle w:val="Style3"/>
        <w:numPr>
          <w:ilvl w:val="2"/>
          <w:numId w:val="3"/>
        </w:numPr>
        <w:jc w:val="both"/>
      </w:pPr>
      <w:bookmarkStart w:name="_Toc409973712" w:id="269"/>
      <w:r>
        <w:t>Alertes et notifications</w:t>
      </w:r>
      <w:bookmarkEnd w:id="269"/>
    </w:p>
    <w:p w:rsidR="00E56AED" w:rsidP="002F5C7D" w:rsidRDefault="00E56AED" w14:paraId="0B802CED" w14:textId="77777777">
      <w:pPr>
        <w:spacing w:before="240" w:after="240" w:line="100" w:lineRule="atLeast"/>
        <w:ind w:right="142"/>
        <w:jc w:val="both"/>
      </w:pPr>
      <w:r>
        <w:t>Ce paragraphe décrit les alertes et les notifications qui doivent être générées dans le tableau de bord pendant la création d'une OPV ainsi que les ordres de souscriptions :</w:t>
      </w:r>
    </w:p>
    <w:p w:rsidR="00E56AED" w:rsidP="003D34DB" w:rsidRDefault="00E56AED" w14:paraId="4F4832E6" w14:textId="77777777">
      <w:pPr>
        <w:numPr>
          <w:ilvl w:val="0"/>
          <w:numId w:val="45"/>
        </w:numPr>
        <w:suppressAutoHyphens/>
        <w:spacing w:before="240" w:after="240" w:line="100" w:lineRule="atLeast"/>
        <w:jc w:val="both"/>
      </w:pPr>
      <w:r>
        <w:t>Génération d'un courrier électronique au moment de la notification des clients de la banque sur l'OPV.</w:t>
      </w:r>
    </w:p>
    <w:p w:rsidR="00E56AED" w:rsidP="003D34DB" w:rsidRDefault="00E56AED" w14:paraId="1FD5813E" w14:textId="77777777">
      <w:pPr>
        <w:numPr>
          <w:ilvl w:val="0"/>
          <w:numId w:val="45"/>
        </w:numPr>
        <w:suppressAutoHyphens/>
        <w:spacing w:before="240" w:after="240" w:line="100" w:lineRule="atLeast"/>
        <w:jc w:val="both"/>
      </w:pPr>
      <w:r>
        <w:t>Alerte au niveau du tableau de bord pour les utilisateurs sur les ordres crées avant la modification de l'annon</w:t>
      </w:r>
      <w:r w:rsidR="00AB7A89">
        <w:t>ce pour l’agence.</w:t>
      </w:r>
    </w:p>
    <w:p w:rsidR="00E56AED" w:rsidP="002916C2" w:rsidRDefault="00E56AED" w14:paraId="5CCBD946" w14:textId="77777777">
      <w:pPr>
        <w:numPr>
          <w:ilvl w:val="0"/>
          <w:numId w:val="45"/>
        </w:numPr>
        <w:suppressAutoHyphens/>
        <w:spacing w:before="240" w:after="240" w:line="100" w:lineRule="atLeast"/>
        <w:jc w:val="both"/>
      </w:pPr>
      <w:r>
        <w:t>Alerte lors de la désactivation d'une tranche de souscription sur le tableau de bord des utilisateurs.</w:t>
      </w:r>
    </w:p>
    <w:p w:rsidR="00E56AED" w:rsidP="003D34DB" w:rsidRDefault="00E56AED" w14:paraId="135B43A6" w14:textId="77777777">
      <w:pPr>
        <w:pStyle w:val="Style1"/>
        <w:numPr>
          <w:ilvl w:val="0"/>
          <w:numId w:val="3"/>
        </w:numPr>
      </w:pPr>
      <w:bookmarkStart w:name="_Toc409973713" w:id="270"/>
      <w:r>
        <w:t>Services/ Activités</w:t>
      </w:r>
      <w:bookmarkEnd w:id="270"/>
    </w:p>
    <w:p w:rsidR="00E56AED" w:rsidP="003D34DB" w:rsidRDefault="00E56AED" w14:paraId="2F3EFC64" w14:textId="77777777">
      <w:pPr>
        <w:pStyle w:val="Style2"/>
        <w:numPr>
          <w:ilvl w:val="1"/>
          <w:numId w:val="3"/>
        </w:numPr>
        <w:jc w:val="both"/>
      </w:pPr>
      <w:bookmarkStart w:name="_Toc409973714" w:id="271"/>
      <w:r>
        <w:t>Service/Activité 1</w:t>
      </w:r>
      <w:bookmarkEnd w:id="271"/>
    </w:p>
    <w:p w:rsidR="00E56AED" w:rsidP="002F5C7D" w:rsidRDefault="00E56AED" w14:paraId="1E654DF0" w14:textId="77777777">
      <w:pPr>
        <w:spacing w:before="240" w:after="240" w:line="100" w:lineRule="atLeast"/>
        <w:ind w:right="142"/>
        <w:jc w:val="both"/>
      </w:pPr>
      <w:r>
        <w:t>[</w:t>
      </w:r>
      <w:r>
        <w:rPr>
          <w:i/>
        </w:rPr>
        <w:t>Processus décrit dans la Description des cas d'utilisation</w:t>
      </w:r>
      <w:r>
        <w:t>]</w:t>
      </w:r>
    </w:p>
    <w:p w:rsidR="00E56AED" w:rsidP="003D34DB" w:rsidRDefault="00E56AED" w14:paraId="2F6BC036" w14:textId="77777777">
      <w:pPr>
        <w:pStyle w:val="Style1"/>
        <w:numPr>
          <w:ilvl w:val="0"/>
          <w:numId w:val="3"/>
        </w:numPr>
      </w:pPr>
      <w:bookmarkStart w:name="_Toc409973715" w:id="272"/>
      <w:r>
        <w:t>Menu</w:t>
      </w:r>
      <w:bookmarkEnd w:id="272"/>
    </w:p>
    <w:p w:rsidR="00E56AED" w:rsidP="002F5C7D" w:rsidRDefault="00E56AED" w14:paraId="53B9B128" w14:textId="77777777">
      <w:pPr>
        <w:jc w:val="both"/>
      </w:pPr>
    </w:p>
    <w:p w:rsidR="00E56AED" w:rsidP="002F5C7D" w:rsidRDefault="00E56AED" w14:paraId="15CE27B2" w14:textId="77777777">
      <w:pPr>
        <w:jc w:val="both"/>
      </w:pPr>
      <w:r>
        <w:t>Le menu de l'application est présenté comme suit:</w:t>
      </w:r>
    </w:p>
    <w:p w:rsidR="00E56AED" w:rsidP="002F5C7D" w:rsidRDefault="00D94B7F" w14:paraId="20D59B2D" w14:textId="77777777">
      <w:pPr>
        <w:jc w:val="both"/>
      </w:pPr>
      <w:r>
        <w:rPr>
          <w:noProof/>
          <w:lang w:eastAsia="fr-FR"/>
        </w:rPr>
        <w:drawing>
          <wp:anchor distT="0" distB="0" distL="0" distR="0" simplePos="0" relativeHeight="8" behindDoc="0" locked="0" layoutInCell="1" allowOverlap="1" wp14:anchorId="337BA7A2" wp14:editId="29DAB451">
            <wp:simplePos x="0" y="0"/>
            <wp:positionH relativeFrom="column">
              <wp:posOffset>-1905</wp:posOffset>
            </wp:positionH>
            <wp:positionV relativeFrom="paragraph">
              <wp:posOffset>216535</wp:posOffset>
            </wp:positionV>
            <wp:extent cx="5624830" cy="175260"/>
            <wp:effectExtent l="19050" t="0" r="0" b="0"/>
            <wp:wrapSquare wrapText="largest"/>
            <wp:docPr id="2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9"/>
                    <pic:cNvPicPr>
                      <a:picLocks noChangeAspect="1" noChangeArrowheads="1"/>
                    </pic:cNvPicPr>
                  </pic:nvPicPr>
                  <pic:blipFill>
                    <a:blip r:embed="rId28"/>
                    <a:srcRect/>
                    <a:stretch>
                      <a:fillRect/>
                    </a:stretch>
                  </pic:blipFill>
                  <pic:spPr bwMode="auto">
                    <a:xfrm>
                      <a:off x="0" y="0"/>
                      <a:ext cx="5624830" cy="175260"/>
                    </a:xfrm>
                    <a:prstGeom prst="rect">
                      <a:avLst/>
                    </a:prstGeom>
                    <a:solidFill>
                      <a:srgbClr val="FFFFFF"/>
                    </a:solidFill>
                  </pic:spPr>
                </pic:pic>
              </a:graphicData>
            </a:graphic>
          </wp:anchor>
        </w:drawing>
      </w:r>
    </w:p>
    <w:p w:rsidR="00E56AED" w:rsidP="002F5C7D" w:rsidRDefault="00E56AED" w14:paraId="3DAEDA13" w14:textId="77777777">
      <w:pPr>
        <w:jc w:val="both"/>
      </w:pPr>
    </w:p>
    <w:p w:rsidR="00E56AED" w:rsidP="002F5C7D" w:rsidRDefault="00E56AED" w14:paraId="77F0E4BD" w14:textId="77777777">
      <w:pPr>
        <w:jc w:val="both"/>
      </w:pPr>
      <w:r>
        <w:t>L'organisation des différentes entrées de menu pour la gestion et l'affichage des données est présentée comme suit :</w:t>
      </w:r>
    </w:p>
    <w:p w:rsidR="00E56AED" w:rsidP="002F5C7D" w:rsidRDefault="00E56AED" w14:paraId="6F841EB1" w14:textId="77777777">
      <w:pPr>
        <w:jc w:val="both"/>
      </w:pPr>
    </w:p>
    <w:p w:rsidR="00E56AED" w:rsidP="002F5C7D" w:rsidRDefault="007936E1" w14:paraId="3A9A6C34" w14:textId="77777777">
      <w:pPr>
        <w:jc w:val="both"/>
      </w:pPr>
      <w:r>
        <w:rPr>
          <w:noProof/>
          <w:lang w:eastAsia="fr-FR"/>
        </w:rPr>
        <w:drawing>
          <wp:anchor distT="0" distB="0" distL="0" distR="0" simplePos="0" relativeHeight="9" behindDoc="0" locked="0" layoutInCell="1" allowOverlap="1" wp14:anchorId="46443F52" wp14:editId="433E19F6">
            <wp:simplePos x="0" y="0"/>
            <wp:positionH relativeFrom="column">
              <wp:posOffset>0</wp:posOffset>
            </wp:positionH>
            <wp:positionV relativeFrom="paragraph">
              <wp:posOffset>0</wp:posOffset>
            </wp:positionV>
            <wp:extent cx="3617595" cy="1483995"/>
            <wp:effectExtent l="19050" t="0" r="1905" b="0"/>
            <wp:wrapSquare wrapText="largest"/>
            <wp:docPr id="2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8"/>
                    <pic:cNvPicPr>
                      <a:picLocks noChangeAspect="1" noChangeArrowheads="1"/>
                    </pic:cNvPicPr>
                  </pic:nvPicPr>
                  <pic:blipFill>
                    <a:blip r:embed="rId29"/>
                    <a:srcRect/>
                    <a:stretch>
                      <a:fillRect/>
                    </a:stretch>
                  </pic:blipFill>
                  <pic:spPr bwMode="auto">
                    <a:xfrm>
                      <a:off x="0" y="0"/>
                      <a:ext cx="3617595" cy="1483995"/>
                    </a:xfrm>
                    <a:prstGeom prst="rect">
                      <a:avLst/>
                    </a:prstGeom>
                    <a:solidFill>
                      <a:srgbClr val="FFFFFF"/>
                    </a:solidFill>
                  </pic:spPr>
                </pic:pic>
              </a:graphicData>
            </a:graphic>
          </wp:anchor>
        </w:drawing>
      </w:r>
    </w:p>
    <w:p w:rsidR="00E56AED" w:rsidP="002F5C7D" w:rsidRDefault="00E56AED" w14:paraId="5135E320" w14:textId="77777777">
      <w:pPr>
        <w:jc w:val="both"/>
      </w:pPr>
    </w:p>
    <w:p w:rsidR="00E56AED" w:rsidP="002F5C7D" w:rsidRDefault="00E56AED" w14:paraId="1B573378" w14:textId="77777777">
      <w:pPr>
        <w:jc w:val="both"/>
      </w:pPr>
    </w:p>
    <w:p w:rsidR="00E56AED" w:rsidP="002F5C7D" w:rsidRDefault="00E56AED" w14:paraId="7B5E4B32" w14:textId="77777777">
      <w:pPr>
        <w:jc w:val="both"/>
      </w:pPr>
    </w:p>
    <w:p w:rsidR="00E56AED" w:rsidP="002F5C7D" w:rsidRDefault="00E56AED" w14:paraId="6B77BDBD" w14:textId="77777777">
      <w:pPr>
        <w:jc w:val="both"/>
      </w:pPr>
    </w:p>
    <w:p w:rsidR="00E56AED" w:rsidP="002F5C7D" w:rsidRDefault="00E56AED" w14:paraId="6BB6F02C" w14:textId="77777777">
      <w:pPr>
        <w:jc w:val="both"/>
      </w:pPr>
    </w:p>
    <w:p w:rsidR="00E56AED" w:rsidP="002F5C7D" w:rsidRDefault="00E56AED" w14:paraId="6428B334" w14:textId="77777777">
      <w:pPr>
        <w:jc w:val="both"/>
      </w:pPr>
    </w:p>
    <w:p w:rsidR="00E56AED" w:rsidP="002F5C7D" w:rsidRDefault="00E56AED" w14:paraId="086FCF66" w14:textId="77777777">
      <w:pPr>
        <w:jc w:val="both"/>
      </w:pPr>
    </w:p>
    <w:p w:rsidR="00E56AED" w:rsidP="002F5C7D" w:rsidRDefault="00E56AED" w14:paraId="4474390C" w14:textId="77777777">
      <w:pPr>
        <w:jc w:val="both"/>
      </w:pPr>
    </w:p>
    <w:p w:rsidR="00E56AED" w:rsidP="002F5C7D" w:rsidRDefault="00E56AED" w14:paraId="39BD55A8" w14:textId="77777777">
      <w:pPr>
        <w:jc w:val="both"/>
        <w:rPr>
          <w:b/>
          <w:i/>
          <w:sz w:val="20"/>
          <w:szCs w:val="20"/>
        </w:rPr>
      </w:pPr>
      <w:r>
        <w:rPr>
          <w:b/>
          <w:i/>
          <w:sz w:val="20"/>
          <w:szCs w:val="20"/>
        </w:rPr>
        <w:t>[Fin section Vermeg]</w:t>
      </w:r>
    </w:p>
    <w:p w:rsidR="004E467B" w:rsidP="002F5C7D" w:rsidRDefault="004E467B" w14:paraId="2F8BCEC5" w14:textId="77777777">
      <w:pPr>
        <w:jc w:val="both"/>
        <w:rPr>
          <w:b/>
          <w:i/>
          <w:sz w:val="20"/>
          <w:szCs w:val="20"/>
        </w:rPr>
      </w:pPr>
    </w:p>
    <w:p w:rsidR="00E56AED" w:rsidP="003D34DB" w:rsidRDefault="00E56AED" w14:paraId="21883303" w14:textId="77777777">
      <w:pPr>
        <w:pStyle w:val="Style1"/>
        <w:numPr>
          <w:ilvl w:val="0"/>
          <w:numId w:val="3"/>
        </w:numPr>
      </w:pPr>
      <w:bookmarkStart w:name="_Toc409973716" w:id="273"/>
      <w:r>
        <w:t>Description des cas d’utilisation</w:t>
      </w:r>
      <w:bookmarkEnd w:id="273"/>
    </w:p>
    <w:p w:rsidRPr="007C2D8E" w:rsidR="00E56AED" w:rsidP="002F5C7D" w:rsidRDefault="00E56AED" w14:paraId="0119AC98" w14:textId="77777777">
      <w:pPr>
        <w:spacing w:before="240" w:line="100" w:lineRule="atLeast"/>
        <w:jc w:val="both"/>
        <w:rPr>
          <w:b/>
          <w:u w:val="single"/>
        </w:rPr>
      </w:pPr>
      <w:r w:rsidRPr="007C2D8E">
        <w:rPr>
          <w:b/>
          <w:u w:val="single"/>
        </w:rPr>
        <w:t>Remarques Générales:</w:t>
      </w:r>
    </w:p>
    <w:p w:rsidRPr="007C2D8E" w:rsidR="00E56AED" w:rsidP="0091661A" w:rsidRDefault="00E56AED" w14:paraId="50FF0707" w14:textId="77777777">
      <w:pPr>
        <w:numPr>
          <w:ilvl w:val="0"/>
          <w:numId w:val="4"/>
        </w:numPr>
        <w:tabs>
          <w:tab w:val="left" w:pos="708"/>
        </w:tabs>
        <w:suppressAutoHyphens/>
        <w:spacing w:before="240" w:line="100" w:lineRule="atLeast"/>
        <w:jc w:val="both"/>
      </w:pPr>
      <w:r w:rsidRPr="007C2D8E">
        <w:t>Le système doit permettre les fonctionnalités suivantes tout au long du cycle de vie du processus :</w:t>
      </w:r>
    </w:p>
    <w:p w:rsidRPr="007C2D8E" w:rsidR="00E56AED" w:rsidP="002F5C7D" w:rsidRDefault="00E56AED" w14:paraId="62BD8024" w14:textId="77777777">
      <w:pPr>
        <w:spacing w:before="240" w:line="100" w:lineRule="atLeast"/>
        <w:jc w:val="both"/>
      </w:pPr>
      <w:r w:rsidRPr="007C2D8E">
        <w:t>- La consultation des écrans de monitoring avec une recherche multicritères</w:t>
      </w:r>
    </w:p>
    <w:p w:rsidRPr="007C2D8E" w:rsidR="00E56AED" w:rsidP="002F5C7D" w:rsidRDefault="00E56AED" w14:paraId="1AE9E043" w14:textId="77777777">
      <w:pPr>
        <w:spacing w:before="240" w:line="100" w:lineRule="atLeast"/>
        <w:jc w:val="both"/>
      </w:pPr>
      <w:r w:rsidRPr="007C2D8E">
        <w:t>- La visualisation et l'extraction (en fichier excel natif Megara) de toutes les instances créées dans le système (Annonces, Ordres, attributions)</w:t>
      </w:r>
    </w:p>
    <w:p w:rsidRPr="007C2D8E" w:rsidR="00E56AED" w:rsidP="002F5C7D" w:rsidRDefault="00E56AED" w14:paraId="194D357F" w14:textId="77777777">
      <w:pPr>
        <w:spacing w:before="240" w:line="100" w:lineRule="atLeast"/>
        <w:jc w:val="both"/>
      </w:pPr>
      <w:r w:rsidRPr="007C2D8E">
        <w:t>- La génération du reporting.</w:t>
      </w:r>
    </w:p>
    <w:p w:rsidRPr="007C2D8E" w:rsidR="00E56AED" w:rsidP="002F5C7D" w:rsidRDefault="00E56AED" w14:paraId="420A03BB" w14:textId="77777777">
      <w:pPr>
        <w:spacing w:before="240" w:line="100" w:lineRule="atLeast"/>
        <w:jc w:val="both"/>
      </w:pPr>
      <w:r w:rsidRPr="007C2D8E">
        <w:t>- L'utilisation des informations stockées dans les référentiels clients / Valeurs (MegaCommon)</w:t>
      </w:r>
    </w:p>
    <w:p w:rsidRPr="007C2D8E" w:rsidR="00E56AED" w:rsidP="002F5C7D" w:rsidRDefault="00E56AED" w14:paraId="153DF86D" w14:textId="77777777">
      <w:pPr>
        <w:spacing w:before="240" w:line="100" w:lineRule="atLeast"/>
        <w:jc w:val="both"/>
      </w:pPr>
    </w:p>
    <w:p w:rsidR="00E56AED" w:rsidP="003D34DB" w:rsidRDefault="00E56AED" w14:paraId="057018C3" w14:textId="77777777">
      <w:pPr>
        <w:pStyle w:val="Style2"/>
        <w:numPr>
          <w:ilvl w:val="1"/>
          <w:numId w:val="3"/>
        </w:numPr>
        <w:jc w:val="both"/>
      </w:pPr>
      <w:bookmarkStart w:name="_Toc409973717" w:id="274"/>
      <w:r>
        <w:t>Cas d’utilisation &lt;Création de l'annonce&gt;</w:t>
      </w:r>
      <w:bookmarkEnd w:id="274"/>
    </w:p>
    <w:p w:rsidR="00E56AED" w:rsidP="003D34DB" w:rsidRDefault="00E56AED" w14:paraId="387295EE" w14:textId="77777777">
      <w:pPr>
        <w:pStyle w:val="Style3"/>
        <w:numPr>
          <w:ilvl w:val="2"/>
          <w:numId w:val="3"/>
        </w:numPr>
        <w:jc w:val="both"/>
      </w:pPr>
      <w:bookmarkStart w:name="_Toc409973718" w:id="275"/>
      <w:r>
        <w:t>Définition et objectif</w:t>
      </w:r>
      <w:bookmarkEnd w:id="275"/>
    </w:p>
    <w:p w:rsidR="00E56AED" w:rsidP="003D34DB" w:rsidRDefault="00E56AED" w14:paraId="1EEEA1EE" w14:textId="77777777">
      <w:pPr>
        <w:pStyle w:val="Paragraphedeliste1"/>
        <w:numPr>
          <w:ilvl w:val="0"/>
          <w:numId w:val="16"/>
        </w:numPr>
        <w:spacing w:before="240" w:line="100" w:lineRule="atLeast"/>
        <w:jc w:val="both"/>
      </w:pPr>
      <w:r>
        <w:t>La création de l'annonce d'OPV se fait manuellement via un écran dédié à la saisie qui permettra le groupement d'un ensemble de données spécifiant ladite annonce, l'écran est compartimenté par groupe de données.</w:t>
      </w:r>
    </w:p>
    <w:p w:rsidR="00E56AED" w:rsidP="003D34DB" w:rsidRDefault="00E56AED" w14:paraId="43C6F277" w14:textId="77777777">
      <w:pPr>
        <w:pStyle w:val="Style3"/>
        <w:numPr>
          <w:ilvl w:val="2"/>
          <w:numId w:val="3"/>
        </w:numPr>
        <w:jc w:val="both"/>
      </w:pPr>
      <w:bookmarkStart w:name="_Toc409973719" w:id="276"/>
      <w:r>
        <w:t>Pré-conditions</w:t>
      </w:r>
      <w:bookmarkEnd w:id="276"/>
    </w:p>
    <w:p w:rsidR="00E56AED" w:rsidP="003D34DB" w:rsidRDefault="00E56AED" w14:paraId="42509240" w14:textId="77777777">
      <w:pPr>
        <w:pStyle w:val="Paragraphedeliste1"/>
        <w:numPr>
          <w:ilvl w:val="0"/>
          <w:numId w:val="14"/>
        </w:numPr>
        <w:spacing w:before="240" w:after="240" w:line="100" w:lineRule="atLeast"/>
        <w:jc w:val="both"/>
      </w:pPr>
      <w:r>
        <w:t>Les pré-conditions relatives à la création d'une OPV</w:t>
      </w:r>
    </w:p>
    <w:tbl>
      <w:tblPr>
        <w:tblW w:w="0" w:type="auto"/>
        <w:tblInd w:w="108" w:type="dxa"/>
        <w:tblLayout w:type="fixed"/>
        <w:tblLook w:val="0000" w:firstRow="0" w:lastRow="0" w:firstColumn="0" w:lastColumn="0" w:noHBand="0" w:noVBand="0"/>
      </w:tblPr>
      <w:tblGrid>
        <w:gridCol w:w="1505"/>
        <w:gridCol w:w="7718"/>
      </w:tblGrid>
      <w:tr w:rsidRPr="00237864" w:rsidR="00E56AED" w:rsidTr="00D02273" w14:paraId="6F0BC67F" w14:textId="77777777">
        <w:trPr>
          <w:tblHeader/>
        </w:trPr>
        <w:tc>
          <w:tcPr>
            <w:tcW w:w="1505"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280784FB" w14:textId="77777777">
            <w:pPr>
              <w:jc w:val="both"/>
              <w:rPr>
                <w:b/>
              </w:rPr>
            </w:pPr>
            <w:r w:rsidRPr="00237864">
              <w:rPr>
                <w:b/>
              </w:rPr>
              <w:t>Réf.</w:t>
            </w:r>
          </w:p>
        </w:tc>
        <w:tc>
          <w:tcPr>
            <w:tcW w:w="7718"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438561F5" w14:textId="77777777">
            <w:pPr>
              <w:jc w:val="both"/>
              <w:rPr>
                <w:b/>
              </w:rPr>
            </w:pPr>
            <w:r w:rsidRPr="00237864">
              <w:rPr>
                <w:b/>
              </w:rPr>
              <w:t>Description</w:t>
            </w:r>
          </w:p>
        </w:tc>
      </w:tr>
      <w:tr w:rsidRPr="00237864" w:rsidR="00E56AED" w:rsidTr="00D02273" w14:paraId="400A4CF3" w14:textId="77777777">
        <w:tc>
          <w:tcPr>
            <w:tcW w:w="150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31CAF5D1" w14:textId="77777777">
            <w:pPr>
              <w:jc w:val="both"/>
            </w:pPr>
            <w:r w:rsidRPr="00237864">
              <w:t>PRE-090-1</w:t>
            </w:r>
          </w:p>
        </w:tc>
        <w:tc>
          <w:tcPr>
            <w:tcW w:w="7718" w:type="dxa"/>
            <w:tcBorders>
              <w:top w:val="single" w:color="000000" w:sz="4" w:space="0"/>
              <w:left w:val="single" w:color="000000" w:sz="4" w:space="0"/>
              <w:bottom w:val="single" w:color="000000" w:sz="4" w:space="0"/>
              <w:right w:val="single" w:color="000000" w:sz="4" w:space="0"/>
            </w:tcBorders>
            <w:shd w:val="clear" w:color="auto" w:fill="FFFFFF"/>
          </w:tcPr>
          <w:p w:rsidRPr="007360EF" w:rsidR="00E56AED" w:rsidP="002F5C7D" w:rsidRDefault="00E56AED" w14:paraId="52451A2F" w14:textId="77777777">
            <w:pPr>
              <w:pStyle w:val="Normal1"/>
              <w:jc w:val="both"/>
              <w:rPr>
                <w:rFonts w:ascii="Calibri" w:hAnsi="Calibri"/>
                <w:i w:val="0"/>
                <w:sz w:val="22"/>
                <w:szCs w:val="22"/>
              </w:rPr>
            </w:pPr>
            <w:r w:rsidRPr="007360EF">
              <w:rPr>
                <w:rFonts w:ascii="Calibri" w:hAnsi="Calibri"/>
                <w:i w:val="0"/>
                <w:sz w:val="22"/>
                <w:szCs w:val="22"/>
              </w:rPr>
              <w:t xml:space="preserve">Titre de l'introduction qui doit être crée au niveau du référentiel </w:t>
            </w:r>
            <w:r w:rsidR="004957A1">
              <w:rPr>
                <w:rFonts w:ascii="Calibri" w:hAnsi="Calibri"/>
                <w:i w:val="0"/>
                <w:sz w:val="22"/>
                <w:szCs w:val="22"/>
              </w:rPr>
              <w:t xml:space="preserve">avec ou </w:t>
            </w:r>
            <w:r>
              <w:rPr>
                <w:rFonts w:ascii="Calibri" w:hAnsi="Calibri"/>
                <w:i w:val="0"/>
                <w:sz w:val="22"/>
                <w:szCs w:val="22"/>
              </w:rPr>
              <w:t>sans code ISIN</w:t>
            </w:r>
          </w:p>
        </w:tc>
      </w:tr>
      <w:tr w:rsidRPr="00237864" w:rsidR="00E56AED" w:rsidTr="00D02273" w14:paraId="0E801335" w14:textId="77777777">
        <w:tc>
          <w:tcPr>
            <w:tcW w:w="1505"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636D1E1" w14:textId="77777777">
            <w:pPr>
              <w:jc w:val="both"/>
            </w:pPr>
            <w:r w:rsidRPr="00237864">
              <w:t>PRE-090-2</w:t>
            </w:r>
          </w:p>
        </w:tc>
        <w:tc>
          <w:tcPr>
            <w:tcW w:w="7718" w:type="dxa"/>
            <w:tcBorders>
              <w:left w:val="single" w:color="000000" w:sz="4" w:space="0"/>
              <w:bottom w:val="single" w:color="000000" w:sz="4" w:space="0"/>
              <w:right w:val="single" w:color="000000" w:sz="4" w:space="0"/>
            </w:tcBorders>
            <w:shd w:val="clear" w:color="auto" w:fill="FFFFFF"/>
          </w:tcPr>
          <w:p w:rsidRPr="007360EF" w:rsidR="00E56AED" w:rsidP="002F5C7D" w:rsidRDefault="00E56AED" w14:paraId="601E8924" w14:textId="77777777">
            <w:pPr>
              <w:pStyle w:val="Normal1"/>
              <w:jc w:val="both"/>
              <w:rPr>
                <w:rFonts w:ascii="Calibri" w:hAnsi="Calibri"/>
                <w:i w:val="0"/>
                <w:sz w:val="22"/>
                <w:szCs w:val="22"/>
              </w:rPr>
            </w:pPr>
            <w:r w:rsidRPr="007360EF">
              <w:rPr>
                <w:rFonts w:ascii="Calibri" w:hAnsi="Calibri"/>
                <w:i w:val="0"/>
                <w:sz w:val="22"/>
                <w:szCs w:val="22"/>
              </w:rPr>
              <w:t>La catégorie d'agent économique a configuré avant la tranche de souscription (En cas d'utilisation)</w:t>
            </w:r>
          </w:p>
        </w:tc>
      </w:tr>
    </w:tbl>
    <w:p w:rsidR="00E56AED" w:rsidP="002F5C7D" w:rsidRDefault="00E56AED" w14:paraId="626D85A9" w14:textId="77777777">
      <w:pPr>
        <w:spacing w:before="60"/>
        <w:jc w:val="both"/>
      </w:pPr>
    </w:p>
    <w:p w:rsidR="00E56AED" w:rsidP="003D34DB" w:rsidRDefault="00E56AED" w14:paraId="1EAD8115" w14:textId="77777777">
      <w:pPr>
        <w:pStyle w:val="Style3"/>
        <w:numPr>
          <w:ilvl w:val="2"/>
          <w:numId w:val="3"/>
        </w:numPr>
        <w:jc w:val="both"/>
      </w:pPr>
      <w:bookmarkStart w:name="_Toc409973720" w:id="277"/>
      <w:r>
        <w:t>Post-conditions</w:t>
      </w:r>
      <w:bookmarkEnd w:id="277"/>
    </w:p>
    <w:p w:rsidR="00E56AED" w:rsidP="0057505D" w:rsidRDefault="00E56AED" w14:paraId="013DD08F" w14:textId="77777777">
      <w:pPr>
        <w:pStyle w:val="Paragraphedeliste1"/>
        <w:numPr>
          <w:ilvl w:val="0"/>
          <w:numId w:val="4"/>
        </w:numPr>
        <w:tabs>
          <w:tab w:val="clear" w:pos="0"/>
          <w:tab w:val="num" w:pos="-12"/>
        </w:tabs>
        <w:spacing w:before="240" w:after="240" w:line="100" w:lineRule="atLeast"/>
        <w:ind w:left="708" w:right="142" w:firstLine="0"/>
        <w:jc w:val="both"/>
      </w:pPr>
      <w:r>
        <w:t>Les poste-conditions relatives à la création d'une OPV</w:t>
      </w:r>
    </w:p>
    <w:tbl>
      <w:tblPr>
        <w:tblW w:w="8765" w:type="dxa"/>
        <w:tblInd w:w="56" w:type="dxa"/>
        <w:tblCellMar>
          <w:left w:w="70" w:type="dxa"/>
          <w:right w:w="70" w:type="dxa"/>
        </w:tblCellMar>
        <w:tblLook w:val="04A0" w:firstRow="1" w:lastRow="0" w:firstColumn="1" w:lastColumn="0" w:noHBand="0" w:noVBand="1"/>
      </w:tblPr>
      <w:tblGrid>
        <w:gridCol w:w="3461"/>
        <w:gridCol w:w="5304"/>
      </w:tblGrid>
      <w:tr w:rsidRPr="0057505D" w:rsidR="0057505D" w:rsidTr="0057505D" w14:paraId="7B22852A" w14:textId="77777777">
        <w:trPr>
          <w:trHeight w:val="315"/>
        </w:trPr>
        <w:tc>
          <w:tcPr>
            <w:tcW w:w="3461" w:type="dxa"/>
            <w:tcBorders>
              <w:top w:val="single" w:color="000000" w:sz="8" w:space="0"/>
              <w:left w:val="single" w:color="000000" w:sz="8" w:space="0"/>
              <w:bottom w:val="single" w:color="000000" w:sz="8" w:space="0"/>
              <w:right w:val="single" w:color="000000" w:sz="8" w:space="0"/>
            </w:tcBorders>
            <w:shd w:val="clear" w:color="000000" w:fill="D9D9D9"/>
            <w:hideMark/>
          </w:tcPr>
          <w:p w:rsidRPr="0057505D" w:rsidR="0057505D" w:rsidP="0057505D" w:rsidRDefault="0057505D" w14:paraId="3B76ADD4" w14:textId="77777777">
            <w:pPr>
              <w:spacing w:line="240" w:lineRule="auto"/>
              <w:jc w:val="both"/>
              <w:rPr>
                <w:rFonts w:eastAsia="Times New Roman" w:cs="Times New Roman"/>
                <w:b/>
                <w:bCs/>
                <w:color w:val="000000"/>
                <w:lang w:eastAsia="fr-FR"/>
              </w:rPr>
            </w:pPr>
            <w:r w:rsidRPr="0057505D">
              <w:rPr>
                <w:rFonts w:eastAsia="Times New Roman" w:cs="Times New Roman"/>
                <w:b/>
                <w:bCs/>
                <w:color w:val="000000"/>
                <w:lang w:eastAsia="fr-FR"/>
              </w:rPr>
              <w:t>Réf.</w:t>
            </w:r>
          </w:p>
        </w:tc>
        <w:tc>
          <w:tcPr>
            <w:tcW w:w="5304" w:type="dxa"/>
            <w:tcBorders>
              <w:top w:val="single" w:color="000000" w:sz="8" w:space="0"/>
              <w:left w:val="nil"/>
              <w:bottom w:val="single" w:color="000000" w:sz="8" w:space="0"/>
              <w:right w:val="single" w:color="000000" w:sz="8" w:space="0"/>
            </w:tcBorders>
            <w:shd w:val="clear" w:color="000000" w:fill="D9D9D9"/>
            <w:hideMark/>
          </w:tcPr>
          <w:p w:rsidRPr="0057505D" w:rsidR="0057505D" w:rsidP="0057505D" w:rsidRDefault="0057505D" w14:paraId="52F77A7A" w14:textId="77777777">
            <w:pPr>
              <w:spacing w:line="240" w:lineRule="auto"/>
              <w:jc w:val="both"/>
              <w:rPr>
                <w:rFonts w:eastAsia="Times New Roman" w:cs="Times New Roman"/>
                <w:b/>
                <w:bCs/>
                <w:color w:val="000000"/>
                <w:lang w:eastAsia="fr-FR"/>
              </w:rPr>
            </w:pPr>
            <w:r w:rsidRPr="0057505D">
              <w:rPr>
                <w:rFonts w:eastAsia="Times New Roman" w:cs="Times New Roman"/>
                <w:b/>
                <w:bCs/>
                <w:color w:val="000000"/>
                <w:lang w:eastAsia="fr-FR"/>
              </w:rPr>
              <w:t>Description</w:t>
            </w:r>
          </w:p>
        </w:tc>
      </w:tr>
      <w:tr w:rsidRPr="0057505D" w:rsidR="0057505D" w:rsidTr="0057505D" w14:paraId="3F128660" w14:textId="77777777">
        <w:trPr>
          <w:trHeight w:val="315"/>
        </w:trPr>
        <w:tc>
          <w:tcPr>
            <w:tcW w:w="3461" w:type="dxa"/>
            <w:tcBorders>
              <w:top w:val="nil"/>
              <w:left w:val="single" w:color="000000" w:sz="8" w:space="0"/>
              <w:bottom w:val="single" w:color="000000" w:sz="8" w:space="0"/>
              <w:right w:val="single" w:color="000000" w:sz="8" w:space="0"/>
            </w:tcBorders>
            <w:shd w:val="clear" w:color="000000" w:fill="FFFFFF"/>
            <w:hideMark/>
          </w:tcPr>
          <w:p w:rsidRPr="0057505D" w:rsidR="0057505D" w:rsidP="0057505D" w:rsidRDefault="0057505D" w14:paraId="765B9D35" w14:textId="77777777">
            <w:pPr>
              <w:spacing w:line="240" w:lineRule="auto"/>
              <w:jc w:val="both"/>
              <w:rPr>
                <w:rFonts w:eastAsia="Times New Roman" w:cs="Times New Roman"/>
                <w:color w:val="000000"/>
                <w:lang w:eastAsia="fr-FR"/>
              </w:rPr>
            </w:pPr>
            <w:r w:rsidRPr="0057505D">
              <w:rPr>
                <w:rFonts w:eastAsia="Times New Roman" w:cs="Times New Roman"/>
                <w:color w:val="000000"/>
                <w:lang w:eastAsia="fr-FR"/>
              </w:rPr>
              <w:t>POS-090-1</w:t>
            </w:r>
          </w:p>
        </w:tc>
        <w:tc>
          <w:tcPr>
            <w:tcW w:w="5304" w:type="dxa"/>
            <w:tcBorders>
              <w:top w:val="nil"/>
              <w:left w:val="nil"/>
              <w:bottom w:val="single" w:color="000000" w:sz="8" w:space="0"/>
              <w:right w:val="single" w:color="000000" w:sz="8" w:space="0"/>
            </w:tcBorders>
            <w:shd w:val="clear" w:color="000000" w:fill="FFFFFF"/>
            <w:hideMark/>
          </w:tcPr>
          <w:p w:rsidRPr="0057505D" w:rsidR="0057505D" w:rsidP="0057505D" w:rsidRDefault="0057505D" w14:paraId="33AAEB52" w14:textId="77777777">
            <w:pPr>
              <w:spacing w:line="240" w:lineRule="auto"/>
              <w:jc w:val="both"/>
              <w:rPr>
                <w:rFonts w:eastAsia="Times New Roman" w:cs="Times New Roman"/>
                <w:color w:val="000000"/>
                <w:lang w:eastAsia="fr-FR"/>
              </w:rPr>
            </w:pPr>
            <w:r w:rsidRPr="0057505D">
              <w:rPr>
                <w:rFonts w:eastAsia="Times New Roman" w:cs="Times New Roman"/>
                <w:color w:val="000000"/>
                <w:lang w:val="fr-CA" w:eastAsia="fr-FR"/>
              </w:rPr>
              <w:t>Définir le nombre d’actions offertes.</w:t>
            </w:r>
          </w:p>
        </w:tc>
      </w:tr>
      <w:tr w:rsidRPr="0057505D" w:rsidR="0057505D" w:rsidTr="0057505D" w14:paraId="63323AE2" w14:textId="77777777">
        <w:trPr>
          <w:trHeight w:val="315"/>
        </w:trPr>
        <w:tc>
          <w:tcPr>
            <w:tcW w:w="3461" w:type="dxa"/>
            <w:tcBorders>
              <w:top w:val="nil"/>
              <w:left w:val="single" w:color="000000" w:sz="8" w:space="0"/>
              <w:bottom w:val="single" w:color="000000" w:sz="8" w:space="0"/>
              <w:right w:val="single" w:color="000000" w:sz="8" w:space="0"/>
            </w:tcBorders>
            <w:shd w:val="clear" w:color="000000" w:fill="FFFFFF"/>
            <w:hideMark/>
          </w:tcPr>
          <w:p w:rsidRPr="0057505D" w:rsidR="0057505D" w:rsidP="0057505D" w:rsidRDefault="0057505D" w14:paraId="44B9E5B2" w14:textId="77777777">
            <w:pPr>
              <w:spacing w:line="240" w:lineRule="auto"/>
              <w:jc w:val="both"/>
              <w:rPr>
                <w:rFonts w:eastAsia="Times New Roman" w:cs="Times New Roman"/>
                <w:color w:val="000000"/>
                <w:lang w:eastAsia="fr-FR"/>
              </w:rPr>
            </w:pPr>
            <w:r w:rsidRPr="0057505D">
              <w:rPr>
                <w:rFonts w:eastAsia="Times New Roman" w:cs="Times New Roman"/>
                <w:color w:val="000000"/>
                <w:lang w:eastAsia="fr-FR"/>
              </w:rPr>
              <w:t>POS-090-2</w:t>
            </w:r>
          </w:p>
        </w:tc>
        <w:tc>
          <w:tcPr>
            <w:tcW w:w="5304" w:type="dxa"/>
            <w:tcBorders>
              <w:top w:val="nil"/>
              <w:left w:val="nil"/>
              <w:bottom w:val="single" w:color="000000" w:sz="8" w:space="0"/>
              <w:right w:val="single" w:color="000000" w:sz="8" w:space="0"/>
            </w:tcBorders>
            <w:shd w:val="clear" w:color="000000" w:fill="FFFFFF"/>
            <w:hideMark/>
          </w:tcPr>
          <w:p w:rsidRPr="0057505D" w:rsidR="0057505D" w:rsidP="0057505D" w:rsidRDefault="0057505D" w14:paraId="2AADA8D2" w14:textId="77777777">
            <w:pPr>
              <w:spacing w:line="240" w:lineRule="auto"/>
              <w:jc w:val="both"/>
              <w:rPr>
                <w:rFonts w:eastAsia="Times New Roman" w:cs="Times New Roman"/>
                <w:color w:val="000000"/>
                <w:lang w:eastAsia="fr-FR"/>
              </w:rPr>
            </w:pPr>
            <w:r w:rsidRPr="0057505D">
              <w:rPr>
                <w:rFonts w:eastAsia="Times New Roman" w:cs="Times New Roman"/>
                <w:color w:val="000000"/>
                <w:lang w:eastAsia="fr-FR"/>
              </w:rPr>
              <w:t xml:space="preserve">Identification de la valeur à introduire </w:t>
            </w:r>
          </w:p>
        </w:tc>
      </w:tr>
      <w:tr w:rsidRPr="0057505D" w:rsidR="0057505D" w:rsidTr="0057505D" w14:paraId="127721B2" w14:textId="77777777">
        <w:trPr>
          <w:trHeight w:val="315"/>
        </w:trPr>
        <w:tc>
          <w:tcPr>
            <w:tcW w:w="3461" w:type="dxa"/>
            <w:tcBorders>
              <w:top w:val="nil"/>
              <w:left w:val="single" w:color="000000" w:sz="8" w:space="0"/>
              <w:bottom w:val="single" w:color="000000" w:sz="8" w:space="0"/>
              <w:right w:val="single" w:color="000000" w:sz="8" w:space="0"/>
            </w:tcBorders>
            <w:shd w:val="clear" w:color="000000" w:fill="FFFFFF"/>
            <w:hideMark/>
          </w:tcPr>
          <w:p w:rsidRPr="0057505D" w:rsidR="0057505D" w:rsidP="0057505D" w:rsidRDefault="0057505D" w14:paraId="1909CB97" w14:textId="77777777">
            <w:pPr>
              <w:spacing w:line="240" w:lineRule="auto"/>
              <w:jc w:val="both"/>
              <w:rPr>
                <w:rFonts w:eastAsia="Times New Roman" w:cs="Times New Roman"/>
                <w:color w:val="000000"/>
                <w:lang w:eastAsia="fr-FR"/>
              </w:rPr>
            </w:pPr>
            <w:r w:rsidRPr="0057505D">
              <w:rPr>
                <w:rFonts w:eastAsia="Times New Roman" w:cs="Times New Roman"/>
                <w:color w:val="000000"/>
                <w:lang w:eastAsia="fr-FR"/>
              </w:rPr>
              <w:t>POS-090-3</w:t>
            </w:r>
          </w:p>
        </w:tc>
        <w:tc>
          <w:tcPr>
            <w:tcW w:w="5304" w:type="dxa"/>
            <w:tcBorders>
              <w:top w:val="nil"/>
              <w:left w:val="nil"/>
              <w:bottom w:val="single" w:color="000000" w:sz="8" w:space="0"/>
              <w:right w:val="single" w:color="000000" w:sz="8" w:space="0"/>
            </w:tcBorders>
            <w:shd w:val="clear" w:color="000000" w:fill="FFFFFF"/>
            <w:hideMark/>
          </w:tcPr>
          <w:p w:rsidRPr="0057505D" w:rsidR="0057505D" w:rsidP="0057505D" w:rsidRDefault="0057505D" w14:paraId="27D43161" w14:textId="77777777">
            <w:pPr>
              <w:spacing w:line="240" w:lineRule="auto"/>
              <w:jc w:val="both"/>
              <w:rPr>
                <w:rFonts w:eastAsia="Times New Roman" w:cs="Times New Roman"/>
                <w:color w:val="000000"/>
                <w:lang w:eastAsia="fr-FR"/>
              </w:rPr>
            </w:pPr>
            <w:r w:rsidRPr="0057505D">
              <w:rPr>
                <w:rFonts w:eastAsia="Times New Roman" w:cs="Times New Roman"/>
                <w:color w:val="000000"/>
                <w:lang w:val="fr-CA" w:eastAsia="fr-FR"/>
              </w:rPr>
              <w:t>Définir le prix de l'introduction</w:t>
            </w:r>
          </w:p>
        </w:tc>
      </w:tr>
      <w:tr w:rsidRPr="0057505D" w:rsidR="0057505D" w:rsidTr="0057505D" w14:paraId="6750A522" w14:textId="77777777">
        <w:trPr>
          <w:trHeight w:val="315"/>
        </w:trPr>
        <w:tc>
          <w:tcPr>
            <w:tcW w:w="3461" w:type="dxa"/>
            <w:tcBorders>
              <w:top w:val="nil"/>
              <w:left w:val="single" w:color="000000" w:sz="8" w:space="0"/>
              <w:bottom w:val="single" w:color="000000" w:sz="8" w:space="0"/>
              <w:right w:val="single" w:color="000000" w:sz="8" w:space="0"/>
            </w:tcBorders>
            <w:shd w:val="clear" w:color="000000" w:fill="FFFFFF"/>
            <w:hideMark/>
          </w:tcPr>
          <w:p w:rsidRPr="0057505D" w:rsidR="0057505D" w:rsidP="0057505D" w:rsidRDefault="0057505D" w14:paraId="7F5459C4" w14:textId="77777777">
            <w:pPr>
              <w:spacing w:line="240" w:lineRule="auto"/>
              <w:jc w:val="both"/>
              <w:rPr>
                <w:rFonts w:eastAsia="Times New Roman" w:cs="Times New Roman"/>
                <w:color w:val="000000"/>
                <w:lang w:eastAsia="fr-FR"/>
              </w:rPr>
            </w:pPr>
            <w:r w:rsidRPr="0057505D">
              <w:rPr>
                <w:rFonts w:eastAsia="Times New Roman" w:cs="Times New Roman"/>
                <w:color w:val="000000"/>
                <w:lang w:eastAsia="fr-FR"/>
              </w:rPr>
              <w:t>POS-090-4</w:t>
            </w:r>
          </w:p>
        </w:tc>
        <w:tc>
          <w:tcPr>
            <w:tcW w:w="5304" w:type="dxa"/>
            <w:tcBorders>
              <w:top w:val="nil"/>
              <w:left w:val="nil"/>
              <w:bottom w:val="single" w:color="000000" w:sz="8" w:space="0"/>
              <w:right w:val="single" w:color="000000" w:sz="8" w:space="0"/>
            </w:tcBorders>
            <w:shd w:val="clear" w:color="000000" w:fill="FFFFFF"/>
            <w:hideMark/>
          </w:tcPr>
          <w:p w:rsidRPr="0057505D" w:rsidR="0057505D" w:rsidP="0057505D" w:rsidRDefault="0057505D" w14:paraId="6204A591" w14:textId="77777777">
            <w:pPr>
              <w:spacing w:line="240" w:lineRule="auto"/>
              <w:jc w:val="both"/>
              <w:rPr>
                <w:rFonts w:eastAsia="Times New Roman" w:cs="Times New Roman"/>
                <w:color w:val="000000"/>
                <w:lang w:eastAsia="fr-FR"/>
              </w:rPr>
            </w:pPr>
            <w:r w:rsidRPr="0057505D">
              <w:rPr>
                <w:rFonts w:eastAsia="Times New Roman" w:cs="Times New Roman"/>
                <w:color w:val="000000"/>
                <w:lang w:eastAsia="fr-FR"/>
              </w:rPr>
              <w:t>Définir le type de l'introduction</w:t>
            </w:r>
          </w:p>
        </w:tc>
      </w:tr>
      <w:tr w:rsidRPr="0057505D" w:rsidR="0057505D" w:rsidTr="0057505D" w14:paraId="6EA72CBE" w14:textId="77777777">
        <w:trPr>
          <w:trHeight w:val="315"/>
        </w:trPr>
        <w:tc>
          <w:tcPr>
            <w:tcW w:w="3461" w:type="dxa"/>
            <w:tcBorders>
              <w:top w:val="nil"/>
              <w:left w:val="single" w:color="000000" w:sz="8" w:space="0"/>
              <w:bottom w:val="single" w:color="000000" w:sz="8" w:space="0"/>
              <w:right w:val="single" w:color="000000" w:sz="8" w:space="0"/>
            </w:tcBorders>
            <w:shd w:val="clear" w:color="000000" w:fill="FFFFFF"/>
            <w:hideMark/>
          </w:tcPr>
          <w:p w:rsidRPr="0057505D" w:rsidR="0057505D" w:rsidP="0057505D" w:rsidRDefault="0057505D" w14:paraId="1BDBF40D" w14:textId="77777777">
            <w:pPr>
              <w:spacing w:line="240" w:lineRule="auto"/>
              <w:jc w:val="both"/>
              <w:rPr>
                <w:rFonts w:eastAsia="Times New Roman" w:cs="Times New Roman"/>
                <w:color w:val="000000"/>
                <w:lang w:eastAsia="fr-FR"/>
              </w:rPr>
            </w:pPr>
            <w:r w:rsidRPr="0057505D">
              <w:rPr>
                <w:rFonts w:eastAsia="Times New Roman" w:cs="Times New Roman"/>
                <w:color w:val="000000"/>
                <w:lang w:eastAsia="fr-FR"/>
              </w:rPr>
              <w:t>POS-090-5</w:t>
            </w:r>
          </w:p>
        </w:tc>
        <w:tc>
          <w:tcPr>
            <w:tcW w:w="5304" w:type="dxa"/>
            <w:tcBorders>
              <w:top w:val="nil"/>
              <w:left w:val="nil"/>
              <w:bottom w:val="single" w:color="000000" w:sz="8" w:space="0"/>
              <w:right w:val="single" w:color="000000" w:sz="8" w:space="0"/>
            </w:tcBorders>
            <w:shd w:val="clear" w:color="000000" w:fill="FFFFFF"/>
            <w:hideMark/>
          </w:tcPr>
          <w:p w:rsidRPr="0057505D" w:rsidR="0057505D" w:rsidP="0057505D" w:rsidRDefault="0057505D" w14:paraId="602E635F" w14:textId="77777777">
            <w:pPr>
              <w:spacing w:line="240" w:lineRule="auto"/>
              <w:jc w:val="both"/>
              <w:rPr>
                <w:rFonts w:eastAsia="Times New Roman" w:cs="Times New Roman"/>
                <w:color w:val="000000"/>
                <w:lang w:eastAsia="fr-FR"/>
              </w:rPr>
            </w:pPr>
            <w:r w:rsidRPr="0057505D">
              <w:rPr>
                <w:rFonts w:eastAsia="Times New Roman" w:cs="Times New Roman"/>
                <w:color w:val="000000"/>
                <w:lang w:val="fr-CA" w:eastAsia="fr-FR"/>
              </w:rPr>
              <w:t>Définir la date de début de souscription</w:t>
            </w:r>
          </w:p>
        </w:tc>
      </w:tr>
      <w:tr w:rsidRPr="0057505D" w:rsidR="0057505D" w:rsidTr="0057505D" w14:paraId="20F6F331" w14:textId="77777777">
        <w:trPr>
          <w:trHeight w:val="315"/>
        </w:trPr>
        <w:tc>
          <w:tcPr>
            <w:tcW w:w="3461" w:type="dxa"/>
            <w:tcBorders>
              <w:top w:val="nil"/>
              <w:left w:val="single" w:color="000000" w:sz="8" w:space="0"/>
              <w:bottom w:val="single" w:color="000000" w:sz="8" w:space="0"/>
              <w:right w:val="single" w:color="000000" w:sz="8" w:space="0"/>
            </w:tcBorders>
            <w:shd w:val="clear" w:color="000000" w:fill="FFFFFF"/>
            <w:hideMark/>
          </w:tcPr>
          <w:p w:rsidRPr="0057505D" w:rsidR="0057505D" w:rsidP="0057505D" w:rsidRDefault="0057505D" w14:paraId="1E6C712F" w14:textId="77777777">
            <w:pPr>
              <w:spacing w:line="240" w:lineRule="auto"/>
              <w:jc w:val="both"/>
              <w:rPr>
                <w:rFonts w:eastAsia="Times New Roman" w:cs="Times New Roman"/>
                <w:color w:val="000000"/>
                <w:lang w:eastAsia="fr-FR"/>
              </w:rPr>
            </w:pPr>
            <w:r w:rsidRPr="0057505D">
              <w:rPr>
                <w:rFonts w:eastAsia="Times New Roman" w:cs="Times New Roman"/>
                <w:color w:val="000000"/>
                <w:lang w:eastAsia="fr-FR"/>
              </w:rPr>
              <w:t>POS-090-6</w:t>
            </w:r>
          </w:p>
        </w:tc>
        <w:tc>
          <w:tcPr>
            <w:tcW w:w="5304" w:type="dxa"/>
            <w:tcBorders>
              <w:top w:val="nil"/>
              <w:left w:val="nil"/>
              <w:bottom w:val="single" w:color="000000" w:sz="8" w:space="0"/>
              <w:right w:val="single" w:color="000000" w:sz="8" w:space="0"/>
            </w:tcBorders>
            <w:shd w:val="clear" w:color="000000" w:fill="FFFFFF"/>
            <w:hideMark/>
          </w:tcPr>
          <w:p w:rsidRPr="0057505D" w:rsidR="0057505D" w:rsidP="0057505D" w:rsidRDefault="0057505D" w14:paraId="413ECACD" w14:textId="77777777">
            <w:pPr>
              <w:spacing w:line="240" w:lineRule="auto"/>
              <w:jc w:val="both"/>
              <w:rPr>
                <w:rFonts w:eastAsia="Times New Roman" w:cs="Times New Roman"/>
                <w:color w:val="000000"/>
                <w:lang w:eastAsia="fr-FR"/>
              </w:rPr>
            </w:pPr>
            <w:r w:rsidRPr="0057505D">
              <w:rPr>
                <w:rFonts w:eastAsia="Times New Roman" w:cs="Times New Roman"/>
                <w:color w:val="000000"/>
                <w:lang w:val="fr-CA" w:eastAsia="fr-FR"/>
              </w:rPr>
              <w:t>Définir la date de fin de souscription</w:t>
            </w:r>
          </w:p>
        </w:tc>
      </w:tr>
      <w:tr w:rsidRPr="0057505D" w:rsidR="0057505D" w:rsidTr="0057505D" w14:paraId="5655CE1F" w14:textId="77777777">
        <w:trPr>
          <w:trHeight w:val="315"/>
        </w:trPr>
        <w:tc>
          <w:tcPr>
            <w:tcW w:w="3461" w:type="dxa"/>
            <w:tcBorders>
              <w:top w:val="nil"/>
              <w:left w:val="single" w:color="000000" w:sz="8" w:space="0"/>
              <w:bottom w:val="single" w:color="000000" w:sz="8" w:space="0"/>
              <w:right w:val="single" w:color="000000" w:sz="8" w:space="0"/>
            </w:tcBorders>
            <w:shd w:val="clear" w:color="000000" w:fill="FFFFFF"/>
            <w:hideMark/>
          </w:tcPr>
          <w:p w:rsidRPr="0057505D" w:rsidR="0057505D" w:rsidP="0057505D" w:rsidRDefault="0057505D" w14:paraId="3CDC54AD" w14:textId="77777777">
            <w:pPr>
              <w:spacing w:line="240" w:lineRule="auto"/>
              <w:jc w:val="both"/>
              <w:rPr>
                <w:rFonts w:eastAsia="Times New Roman" w:cs="Times New Roman"/>
                <w:color w:val="000000"/>
                <w:lang w:eastAsia="fr-FR"/>
              </w:rPr>
            </w:pPr>
            <w:r w:rsidRPr="0057505D">
              <w:rPr>
                <w:rFonts w:eastAsia="Times New Roman" w:cs="Times New Roman"/>
                <w:color w:val="000000"/>
                <w:lang w:eastAsia="fr-FR"/>
              </w:rPr>
              <w:t>POS-090-7</w:t>
            </w:r>
          </w:p>
        </w:tc>
        <w:tc>
          <w:tcPr>
            <w:tcW w:w="5304" w:type="dxa"/>
            <w:tcBorders>
              <w:top w:val="nil"/>
              <w:left w:val="nil"/>
              <w:bottom w:val="single" w:color="000000" w:sz="8" w:space="0"/>
              <w:right w:val="single" w:color="000000" w:sz="8" w:space="0"/>
            </w:tcBorders>
            <w:shd w:val="clear" w:color="000000" w:fill="FFFFFF"/>
            <w:hideMark/>
          </w:tcPr>
          <w:p w:rsidRPr="0057505D" w:rsidR="0057505D" w:rsidP="0057505D" w:rsidRDefault="0057505D" w14:paraId="6BA93B53" w14:textId="77777777">
            <w:pPr>
              <w:spacing w:line="240" w:lineRule="auto"/>
              <w:jc w:val="both"/>
              <w:rPr>
                <w:rFonts w:eastAsia="Times New Roman" w:cs="Times New Roman"/>
                <w:color w:val="000000"/>
                <w:lang w:eastAsia="fr-FR"/>
              </w:rPr>
            </w:pPr>
            <w:r w:rsidRPr="0057505D">
              <w:rPr>
                <w:rFonts w:eastAsia="Times New Roman" w:cs="Times New Roman"/>
                <w:color w:val="000000"/>
                <w:lang w:val="fr-CA" w:eastAsia="fr-FR"/>
              </w:rPr>
              <w:t xml:space="preserve">Définir la date de clôture </w:t>
            </w:r>
          </w:p>
        </w:tc>
      </w:tr>
      <w:tr w:rsidRPr="0057505D" w:rsidR="0057505D" w:rsidTr="0057505D" w14:paraId="70110BA1" w14:textId="77777777">
        <w:trPr>
          <w:trHeight w:val="315"/>
        </w:trPr>
        <w:tc>
          <w:tcPr>
            <w:tcW w:w="3461" w:type="dxa"/>
            <w:tcBorders>
              <w:top w:val="nil"/>
              <w:left w:val="single" w:color="000000" w:sz="8" w:space="0"/>
              <w:bottom w:val="single" w:color="000000" w:sz="8" w:space="0"/>
              <w:right w:val="single" w:color="000000" w:sz="8" w:space="0"/>
            </w:tcBorders>
            <w:shd w:val="clear" w:color="000000" w:fill="FFFFFF"/>
            <w:hideMark/>
          </w:tcPr>
          <w:p w:rsidRPr="0057505D" w:rsidR="0057505D" w:rsidP="0057505D" w:rsidRDefault="0057505D" w14:paraId="34D1558D" w14:textId="77777777">
            <w:pPr>
              <w:spacing w:line="240" w:lineRule="auto"/>
              <w:jc w:val="both"/>
              <w:rPr>
                <w:rFonts w:eastAsia="Times New Roman" w:cs="Times New Roman"/>
                <w:color w:val="000000"/>
                <w:lang w:eastAsia="fr-FR"/>
              </w:rPr>
            </w:pPr>
            <w:r w:rsidRPr="0057505D">
              <w:rPr>
                <w:rFonts w:eastAsia="Times New Roman" w:cs="Times New Roman"/>
                <w:color w:val="000000"/>
                <w:lang w:eastAsia="fr-FR"/>
              </w:rPr>
              <w:t>POS-090-8</w:t>
            </w:r>
          </w:p>
        </w:tc>
        <w:tc>
          <w:tcPr>
            <w:tcW w:w="5304" w:type="dxa"/>
            <w:tcBorders>
              <w:top w:val="nil"/>
              <w:left w:val="nil"/>
              <w:bottom w:val="single" w:color="000000" w:sz="8" w:space="0"/>
              <w:right w:val="single" w:color="000000" w:sz="8" w:space="0"/>
            </w:tcBorders>
            <w:shd w:val="clear" w:color="000000" w:fill="FFFFFF"/>
            <w:hideMark/>
          </w:tcPr>
          <w:p w:rsidRPr="0057505D" w:rsidR="0057505D" w:rsidP="0057505D" w:rsidRDefault="0057505D" w14:paraId="5DCBD757" w14:textId="77777777">
            <w:pPr>
              <w:spacing w:line="240" w:lineRule="auto"/>
              <w:jc w:val="both"/>
              <w:rPr>
                <w:rFonts w:eastAsia="Times New Roman" w:cs="Times New Roman"/>
                <w:color w:val="000000"/>
                <w:lang w:eastAsia="fr-FR"/>
              </w:rPr>
            </w:pPr>
            <w:r w:rsidRPr="0057505D">
              <w:rPr>
                <w:rFonts w:eastAsia="Times New Roman" w:cs="Times New Roman"/>
                <w:color w:val="000000"/>
                <w:lang w:val="fr-CA" w:eastAsia="fr-FR"/>
              </w:rPr>
              <w:t>Définir le premier jour de cotation</w:t>
            </w:r>
          </w:p>
        </w:tc>
      </w:tr>
      <w:tr w:rsidRPr="0057505D" w:rsidR="0057505D" w:rsidTr="0057505D" w14:paraId="21BE2742" w14:textId="77777777">
        <w:trPr>
          <w:trHeight w:val="315"/>
        </w:trPr>
        <w:tc>
          <w:tcPr>
            <w:tcW w:w="3461" w:type="dxa"/>
            <w:tcBorders>
              <w:top w:val="nil"/>
              <w:left w:val="single" w:color="000000" w:sz="8" w:space="0"/>
              <w:bottom w:val="single" w:color="000000" w:sz="8" w:space="0"/>
              <w:right w:val="single" w:color="000000" w:sz="8" w:space="0"/>
            </w:tcBorders>
            <w:shd w:val="clear" w:color="000000" w:fill="FFFFFF"/>
            <w:hideMark/>
          </w:tcPr>
          <w:p w:rsidRPr="0057505D" w:rsidR="0057505D" w:rsidP="0057505D" w:rsidRDefault="0057505D" w14:paraId="58F81653" w14:textId="77777777">
            <w:pPr>
              <w:spacing w:line="240" w:lineRule="auto"/>
              <w:jc w:val="both"/>
              <w:rPr>
                <w:rFonts w:eastAsia="Times New Roman" w:cs="Times New Roman"/>
                <w:color w:val="000000"/>
                <w:lang w:eastAsia="fr-FR"/>
              </w:rPr>
            </w:pPr>
            <w:r w:rsidRPr="0057505D">
              <w:rPr>
                <w:rFonts w:eastAsia="Times New Roman" w:cs="Times New Roman"/>
                <w:color w:val="000000"/>
                <w:lang w:eastAsia="fr-FR"/>
              </w:rPr>
              <w:t>POS-090-9</w:t>
            </w:r>
          </w:p>
        </w:tc>
        <w:tc>
          <w:tcPr>
            <w:tcW w:w="5304" w:type="dxa"/>
            <w:tcBorders>
              <w:top w:val="nil"/>
              <w:left w:val="nil"/>
              <w:bottom w:val="single" w:color="000000" w:sz="8" w:space="0"/>
              <w:right w:val="single" w:color="000000" w:sz="8" w:space="0"/>
            </w:tcBorders>
            <w:shd w:val="clear" w:color="000000" w:fill="FFFFFF"/>
            <w:hideMark/>
          </w:tcPr>
          <w:p w:rsidRPr="0057505D" w:rsidR="0057505D" w:rsidP="0057505D" w:rsidRDefault="0057505D" w14:paraId="407D4B4A" w14:textId="77777777">
            <w:pPr>
              <w:spacing w:line="240" w:lineRule="auto"/>
              <w:jc w:val="both"/>
              <w:rPr>
                <w:rFonts w:eastAsia="Times New Roman" w:cs="Times New Roman"/>
                <w:color w:val="000000"/>
                <w:lang w:eastAsia="fr-FR"/>
              </w:rPr>
            </w:pPr>
            <w:r w:rsidRPr="0057505D">
              <w:rPr>
                <w:rFonts w:eastAsia="Times New Roman" w:cs="Times New Roman"/>
                <w:color w:val="000000"/>
                <w:lang w:val="fr-CA" w:eastAsia="fr-FR"/>
              </w:rPr>
              <w:t>Définir la date de restitution</w:t>
            </w:r>
          </w:p>
        </w:tc>
      </w:tr>
      <w:tr w:rsidRPr="0057505D" w:rsidR="0057505D" w:rsidTr="0057505D" w14:paraId="20F84B4E" w14:textId="77777777">
        <w:trPr>
          <w:trHeight w:val="315"/>
        </w:trPr>
        <w:tc>
          <w:tcPr>
            <w:tcW w:w="3461" w:type="dxa"/>
            <w:tcBorders>
              <w:top w:val="nil"/>
              <w:left w:val="single" w:color="000000" w:sz="8" w:space="0"/>
              <w:bottom w:val="single" w:color="000000" w:sz="8" w:space="0"/>
              <w:right w:val="single" w:color="000000" w:sz="8" w:space="0"/>
            </w:tcBorders>
            <w:shd w:val="clear" w:color="000000" w:fill="FFFFFF"/>
            <w:hideMark/>
          </w:tcPr>
          <w:p w:rsidRPr="0057505D" w:rsidR="0057505D" w:rsidP="0057505D" w:rsidRDefault="0057505D" w14:paraId="16F4CC7F" w14:textId="77777777">
            <w:pPr>
              <w:spacing w:line="240" w:lineRule="auto"/>
              <w:jc w:val="both"/>
              <w:rPr>
                <w:rFonts w:eastAsia="Times New Roman" w:cs="Times New Roman"/>
                <w:color w:val="000000"/>
                <w:lang w:eastAsia="fr-FR"/>
              </w:rPr>
            </w:pPr>
            <w:r w:rsidRPr="0057505D">
              <w:rPr>
                <w:rFonts w:eastAsia="Times New Roman" w:cs="Times New Roman"/>
                <w:color w:val="000000"/>
                <w:lang w:eastAsia="fr-FR"/>
              </w:rPr>
              <w:t>POS-090-10</w:t>
            </w:r>
          </w:p>
        </w:tc>
        <w:tc>
          <w:tcPr>
            <w:tcW w:w="5304" w:type="dxa"/>
            <w:tcBorders>
              <w:top w:val="nil"/>
              <w:left w:val="nil"/>
              <w:bottom w:val="single" w:color="000000" w:sz="8" w:space="0"/>
              <w:right w:val="single" w:color="000000" w:sz="8" w:space="0"/>
            </w:tcBorders>
            <w:shd w:val="clear" w:color="000000" w:fill="FFFFFF"/>
            <w:hideMark/>
          </w:tcPr>
          <w:p w:rsidRPr="0057505D" w:rsidR="0057505D" w:rsidP="0057505D" w:rsidRDefault="0057505D" w14:paraId="4855DC7C" w14:textId="77777777">
            <w:pPr>
              <w:spacing w:line="240" w:lineRule="auto"/>
              <w:jc w:val="both"/>
              <w:rPr>
                <w:rFonts w:eastAsia="Times New Roman" w:cs="Times New Roman"/>
                <w:color w:val="000000"/>
                <w:lang w:eastAsia="fr-FR"/>
              </w:rPr>
            </w:pPr>
            <w:r w:rsidRPr="0057505D">
              <w:rPr>
                <w:rFonts w:eastAsia="Times New Roman" w:cs="Times New Roman"/>
                <w:color w:val="000000"/>
                <w:lang w:val="fr-CA" w:eastAsia="fr-FR"/>
              </w:rPr>
              <w:t>Définir la date de règlement livraison</w:t>
            </w:r>
          </w:p>
        </w:tc>
      </w:tr>
      <w:tr w:rsidRPr="0057505D" w:rsidR="0057505D" w:rsidTr="0057505D" w14:paraId="61202FEE" w14:textId="77777777">
        <w:trPr>
          <w:trHeight w:val="315"/>
        </w:trPr>
        <w:tc>
          <w:tcPr>
            <w:tcW w:w="3461" w:type="dxa"/>
            <w:tcBorders>
              <w:top w:val="nil"/>
              <w:left w:val="single" w:color="000000" w:sz="8" w:space="0"/>
              <w:bottom w:val="single" w:color="000000" w:sz="8" w:space="0"/>
              <w:right w:val="single" w:color="000000" w:sz="8" w:space="0"/>
            </w:tcBorders>
            <w:shd w:val="clear" w:color="000000" w:fill="FFFFFF"/>
            <w:hideMark/>
          </w:tcPr>
          <w:p w:rsidRPr="0057505D" w:rsidR="0057505D" w:rsidP="0057505D" w:rsidRDefault="0057505D" w14:paraId="706DA309" w14:textId="77777777">
            <w:pPr>
              <w:spacing w:line="240" w:lineRule="auto"/>
              <w:jc w:val="both"/>
              <w:rPr>
                <w:rFonts w:eastAsia="Times New Roman" w:cs="Times New Roman"/>
                <w:color w:val="000000"/>
                <w:lang w:eastAsia="fr-FR"/>
              </w:rPr>
            </w:pPr>
            <w:r w:rsidRPr="0057505D">
              <w:rPr>
                <w:rFonts w:eastAsia="Times New Roman" w:cs="Times New Roman"/>
                <w:color w:val="000000"/>
                <w:lang w:eastAsia="fr-FR"/>
              </w:rPr>
              <w:t>POS-090-11</w:t>
            </w:r>
          </w:p>
        </w:tc>
        <w:tc>
          <w:tcPr>
            <w:tcW w:w="5304" w:type="dxa"/>
            <w:tcBorders>
              <w:top w:val="nil"/>
              <w:left w:val="nil"/>
              <w:bottom w:val="single" w:color="000000" w:sz="8" w:space="0"/>
              <w:right w:val="single" w:color="000000" w:sz="8" w:space="0"/>
            </w:tcBorders>
            <w:shd w:val="clear" w:color="000000" w:fill="FFFFFF"/>
            <w:hideMark/>
          </w:tcPr>
          <w:p w:rsidRPr="0057505D" w:rsidR="0057505D" w:rsidP="0057505D" w:rsidRDefault="0057505D" w14:paraId="391476D9" w14:textId="77777777">
            <w:pPr>
              <w:spacing w:line="240" w:lineRule="auto"/>
              <w:jc w:val="both"/>
              <w:rPr>
                <w:rFonts w:eastAsia="Times New Roman" w:cs="Times New Roman"/>
                <w:color w:val="000000"/>
                <w:lang w:eastAsia="fr-FR"/>
              </w:rPr>
            </w:pPr>
            <w:r w:rsidRPr="0057505D">
              <w:rPr>
                <w:rFonts w:eastAsia="Times New Roman" w:cs="Times New Roman"/>
                <w:color w:val="000000"/>
                <w:lang w:val="fr-CA" w:eastAsia="fr-FR"/>
              </w:rPr>
              <w:t>Définir le taux de commission de courtage</w:t>
            </w:r>
          </w:p>
        </w:tc>
      </w:tr>
      <w:tr w:rsidRPr="0057505D" w:rsidR="0057505D" w:rsidTr="0057505D" w14:paraId="4C4B887D" w14:textId="77777777">
        <w:trPr>
          <w:trHeight w:val="315"/>
        </w:trPr>
        <w:tc>
          <w:tcPr>
            <w:tcW w:w="3461" w:type="dxa"/>
            <w:tcBorders>
              <w:top w:val="nil"/>
              <w:left w:val="single" w:color="000000" w:sz="8" w:space="0"/>
              <w:bottom w:val="single" w:color="000000" w:sz="8" w:space="0"/>
              <w:right w:val="single" w:color="000000" w:sz="8" w:space="0"/>
            </w:tcBorders>
            <w:shd w:val="clear" w:color="000000" w:fill="FFFFFF"/>
            <w:hideMark/>
          </w:tcPr>
          <w:p w:rsidRPr="0057505D" w:rsidR="0057505D" w:rsidP="0057505D" w:rsidRDefault="0057505D" w14:paraId="2ADBBA25" w14:textId="77777777">
            <w:pPr>
              <w:spacing w:line="240" w:lineRule="auto"/>
              <w:jc w:val="both"/>
              <w:rPr>
                <w:rFonts w:eastAsia="Times New Roman" w:cs="Times New Roman"/>
                <w:color w:val="000000"/>
                <w:lang w:eastAsia="fr-FR"/>
              </w:rPr>
            </w:pPr>
            <w:r w:rsidRPr="0057505D">
              <w:rPr>
                <w:rFonts w:eastAsia="Times New Roman" w:cs="Times New Roman"/>
                <w:color w:val="000000"/>
                <w:lang w:eastAsia="fr-FR"/>
              </w:rPr>
              <w:t>POS-090-12</w:t>
            </w:r>
          </w:p>
        </w:tc>
        <w:tc>
          <w:tcPr>
            <w:tcW w:w="5304" w:type="dxa"/>
            <w:tcBorders>
              <w:top w:val="nil"/>
              <w:left w:val="nil"/>
              <w:bottom w:val="single" w:color="000000" w:sz="8" w:space="0"/>
              <w:right w:val="single" w:color="000000" w:sz="8" w:space="0"/>
            </w:tcBorders>
            <w:shd w:val="clear" w:color="000000" w:fill="FFFFFF"/>
            <w:hideMark/>
          </w:tcPr>
          <w:p w:rsidRPr="0057505D" w:rsidR="0057505D" w:rsidP="0057505D" w:rsidRDefault="0057505D" w14:paraId="4A80DA82" w14:textId="77777777">
            <w:pPr>
              <w:spacing w:line="240" w:lineRule="auto"/>
              <w:jc w:val="both"/>
              <w:rPr>
                <w:rFonts w:eastAsia="Times New Roman" w:cs="Times New Roman"/>
                <w:color w:val="000000"/>
                <w:lang w:eastAsia="fr-FR"/>
              </w:rPr>
            </w:pPr>
            <w:r w:rsidRPr="0057505D">
              <w:rPr>
                <w:rFonts w:eastAsia="Times New Roman" w:cs="Times New Roman"/>
                <w:color w:val="000000"/>
                <w:lang w:val="fr-CA" w:eastAsia="fr-FR"/>
              </w:rPr>
              <w:t>Définir le taux de règlement / Livraison</w:t>
            </w:r>
          </w:p>
        </w:tc>
      </w:tr>
      <w:tr w:rsidRPr="0057505D" w:rsidR="0057505D" w:rsidTr="0057505D" w14:paraId="32D91AC9" w14:textId="77777777">
        <w:trPr>
          <w:trHeight w:val="315"/>
        </w:trPr>
        <w:tc>
          <w:tcPr>
            <w:tcW w:w="3461" w:type="dxa"/>
            <w:tcBorders>
              <w:top w:val="nil"/>
              <w:left w:val="single" w:color="000000" w:sz="8" w:space="0"/>
              <w:bottom w:val="single" w:color="000000" w:sz="8" w:space="0"/>
              <w:right w:val="single" w:color="000000" w:sz="8" w:space="0"/>
            </w:tcBorders>
            <w:shd w:val="clear" w:color="000000" w:fill="FFFFFF"/>
            <w:hideMark/>
          </w:tcPr>
          <w:p w:rsidRPr="0057505D" w:rsidR="0057505D" w:rsidP="0057505D" w:rsidRDefault="0057505D" w14:paraId="08C00665" w14:textId="77777777">
            <w:pPr>
              <w:spacing w:line="240" w:lineRule="auto"/>
              <w:jc w:val="both"/>
              <w:rPr>
                <w:rFonts w:eastAsia="Times New Roman" w:cs="Times New Roman"/>
                <w:color w:val="000000"/>
                <w:lang w:eastAsia="fr-FR"/>
              </w:rPr>
            </w:pPr>
            <w:r w:rsidRPr="0057505D">
              <w:rPr>
                <w:rFonts w:eastAsia="Times New Roman" w:cs="Times New Roman"/>
                <w:color w:val="000000"/>
                <w:lang w:eastAsia="fr-FR"/>
              </w:rPr>
              <w:t>POS-090-13</w:t>
            </w:r>
          </w:p>
        </w:tc>
        <w:tc>
          <w:tcPr>
            <w:tcW w:w="5304" w:type="dxa"/>
            <w:tcBorders>
              <w:top w:val="nil"/>
              <w:left w:val="nil"/>
              <w:bottom w:val="single" w:color="000000" w:sz="8" w:space="0"/>
              <w:right w:val="single" w:color="000000" w:sz="8" w:space="0"/>
            </w:tcBorders>
            <w:shd w:val="clear" w:color="000000" w:fill="FFFFFF"/>
            <w:hideMark/>
          </w:tcPr>
          <w:p w:rsidRPr="0057505D" w:rsidR="0057505D" w:rsidP="0057505D" w:rsidRDefault="0057505D" w14:paraId="49C20225" w14:textId="77777777">
            <w:pPr>
              <w:spacing w:line="240" w:lineRule="auto"/>
              <w:jc w:val="both"/>
              <w:rPr>
                <w:rFonts w:eastAsia="Times New Roman" w:cs="Times New Roman"/>
                <w:color w:val="000000"/>
                <w:lang w:eastAsia="fr-FR"/>
              </w:rPr>
            </w:pPr>
            <w:r w:rsidRPr="0057505D">
              <w:rPr>
                <w:rFonts w:eastAsia="Times New Roman" w:cs="Times New Roman"/>
                <w:color w:val="000000"/>
                <w:lang w:val="fr-CA" w:eastAsia="fr-FR"/>
              </w:rPr>
              <w:t>Définir le taux de commission du réseau placeur</w:t>
            </w:r>
          </w:p>
        </w:tc>
      </w:tr>
      <w:tr w:rsidRPr="0057505D" w:rsidR="0057505D" w:rsidTr="0057505D" w14:paraId="57504BD7" w14:textId="77777777">
        <w:trPr>
          <w:trHeight w:val="315"/>
        </w:trPr>
        <w:tc>
          <w:tcPr>
            <w:tcW w:w="3461" w:type="dxa"/>
            <w:tcBorders>
              <w:top w:val="nil"/>
              <w:left w:val="single" w:color="000000" w:sz="8" w:space="0"/>
              <w:bottom w:val="single" w:color="000000" w:sz="8" w:space="0"/>
              <w:right w:val="single" w:color="000000" w:sz="8" w:space="0"/>
            </w:tcBorders>
            <w:shd w:val="clear" w:color="000000" w:fill="FFFFFF"/>
            <w:hideMark/>
          </w:tcPr>
          <w:p w:rsidRPr="0057505D" w:rsidR="0057505D" w:rsidP="0057505D" w:rsidRDefault="0057505D" w14:paraId="4DE56696" w14:textId="77777777">
            <w:pPr>
              <w:spacing w:line="240" w:lineRule="auto"/>
              <w:jc w:val="both"/>
              <w:rPr>
                <w:rFonts w:eastAsia="Times New Roman" w:cs="Times New Roman"/>
                <w:color w:val="000000"/>
                <w:lang w:eastAsia="fr-FR"/>
              </w:rPr>
            </w:pPr>
            <w:r w:rsidRPr="0057505D">
              <w:rPr>
                <w:rFonts w:eastAsia="Times New Roman" w:cs="Times New Roman"/>
                <w:color w:val="000000"/>
                <w:lang w:eastAsia="fr-FR"/>
              </w:rPr>
              <w:t>POS-090-14</w:t>
            </w:r>
          </w:p>
        </w:tc>
        <w:tc>
          <w:tcPr>
            <w:tcW w:w="5304" w:type="dxa"/>
            <w:tcBorders>
              <w:top w:val="nil"/>
              <w:left w:val="nil"/>
              <w:bottom w:val="single" w:color="000000" w:sz="8" w:space="0"/>
              <w:right w:val="single" w:color="000000" w:sz="8" w:space="0"/>
            </w:tcBorders>
            <w:shd w:val="clear" w:color="000000" w:fill="FFFFFF"/>
            <w:hideMark/>
          </w:tcPr>
          <w:p w:rsidRPr="0057505D" w:rsidR="0057505D" w:rsidP="0057505D" w:rsidRDefault="0057505D" w14:paraId="749D72F6" w14:textId="77777777">
            <w:pPr>
              <w:spacing w:line="240" w:lineRule="auto"/>
              <w:jc w:val="both"/>
              <w:rPr>
                <w:rFonts w:eastAsia="Times New Roman" w:cs="Times New Roman"/>
                <w:color w:val="000000"/>
                <w:lang w:eastAsia="fr-FR"/>
              </w:rPr>
            </w:pPr>
            <w:r w:rsidRPr="0057505D">
              <w:rPr>
                <w:rFonts w:eastAsia="Times New Roman" w:cs="Times New Roman"/>
                <w:color w:val="000000"/>
                <w:lang w:val="fr-CA" w:eastAsia="fr-FR"/>
              </w:rPr>
              <w:t>Identifier le mode de financement</w:t>
            </w:r>
          </w:p>
        </w:tc>
      </w:tr>
      <w:tr w:rsidRPr="0057505D" w:rsidR="0057505D" w:rsidTr="0057505D" w14:paraId="53FC8D02" w14:textId="77777777">
        <w:trPr>
          <w:trHeight w:val="315"/>
        </w:trPr>
        <w:tc>
          <w:tcPr>
            <w:tcW w:w="3461" w:type="dxa"/>
            <w:tcBorders>
              <w:top w:val="nil"/>
              <w:left w:val="single" w:color="000000" w:sz="8" w:space="0"/>
              <w:bottom w:val="single" w:color="000000" w:sz="8" w:space="0"/>
              <w:right w:val="single" w:color="000000" w:sz="8" w:space="0"/>
            </w:tcBorders>
            <w:shd w:val="clear" w:color="000000" w:fill="FFFFFF"/>
            <w:hideMark/>
          </w:tcPr>
          <w:p w:rsidRPr="0057505D" w:rsidR="0057505D" w:rsidP="0057505D" w:rsidRDefault="0057505D" w14:paraId="3E7A5657" w14:textId="77777777">
            <w:pPr>
              <w:spacing w:line="240" w:lineRule="auto"/>
              <w:jc w:val="both"/>
              <w:rPr>
                <w:rFonts w:eastAsia="Times New Roman" w:cs="Times New Roman"/>
                <w:color w:val="000000"/>
                <w:lang w:eastAsia="fr-FR"/>
              </w:rPr>
            </w:pPr>
            <w:r w:rsidRPr="0057505D">
              <w:rPr>
                <w:rFonts w:eastAsia="Times New Roman" w:cs="Times New Roman"/>
                <w:color w:val="000000"/>
                <w:lang w:eastAsia="fr-FR"/>
              </w:rPr>
              <w:t>POS-090-15</w:t>
            </w:r>
          </w:p>
        </w:tc>
        <w:tc>
          <w:tcPr>
            <w:tcW w:w="5304" w:type="dxa"/>
            <w:tcBorders>
              <w:top w:val="nil"/>
              <w:left w:val="nil"/>
              <w:bottom w:val="single" w:color="000000" w:sz="8" w:space="0"/>
              <w:right w:val="single" w:color="000000" w:sz="8" w:space="0"/>
            </w:tcBorders>
            <w:shd w:val="clear" w:color="000000" w:fill="FFFFFF"/>
            <w:hideMark/>
          </w:tcPr>
          <w:p w:rsidRPr="0057505D" w:rsidR="0057505D" w:rsidP="0057505D" w:rsidRDefault="0057505D" w14:paraId="764F1C45" w14:textId="77777777">
            <w:pPr>
              <w:spacing w:line="240" w:lineRule="auto"/>
              <w:jc w:val="both"/>
              <w:rPr>
                <w:rFonts w:eastAsia="Times New Roman" w:cs="Times New Roman"/>
                <w:color w:val="000000"/>
                <w:lang w:eastAsia="fr-FR"/>
              </w:rPr>
            </w:pPr>
            <w:r w:rsidRPr="0057505D">
              <w:rPr>
                <w:rFonts w:eastAsia="Times New Roman" w:cs="Times New Roman"/>
                <w:color w:val="000000"/>
                <w:lang w:val="fr-CA" w:eastAsia="fr-FR"/>
              </w:rPr>
              <w:t>Définir la ou les catégorie(s) d'agents économique si applicable</w:t>
            </w:r>
          </w:p>
        </w:tc>
      </w:tr>
      <w:tr w:rsidRPr="0057505D" w:rsidR="0057505D" w:rsidTr="0057505D" w14:paraId="498FD833" w14:textId="77777777">
        <w:trPr>
          <w:trHeight w:val="315"/>
        </w:trPr>
        <w:tc>
          <w:tcPr>
            <w:tcW w:w="3461" w:type="dxa"/>
            <w:tcBorders>
              <w:top w:val="nil"/>
              <w:left w:val="single" w:color="000000" w:sz="8" w:space="0"/>
              <w:bottom w:val="single" w:color="000000" w:sz="8" w:space="0"/>
              <w:right w:val="single" w:color="000000" w:sz="8" w:space="0"/>
            </w:tcBorders>
            <w:shd w:val="clear" w:color="000000" w:fill="FFFFFF"/>
            <w:hideMark/>
          </w:tcPr>
          <w:p w:rsidRPr="0057505D" w:rsidR="0057505D" w:rsidP="0057505D" w:rsidRDefault="0057505D" w14:paraId="1ABA6F01" w14:textId="77777777">
            <w:pPr>
              <w:spacing w:line="240" w:lineRule="auto"/>
              <w:jc w:val="both"/>
              <w:rPr>
                <w:rFonts w:eastAsia="Times New Roman" w:cs="Times New Roman"/>
                <w:color w:val="000000"/>
                <w:lang w:eastAsia="fr-FR"/>
              </w:rPr>
            </w:pPr>
            <w:r w:rsidRPr="0057505D">
              <w:rPr>
                <w:rFonts w:eastAsia="Times New Roman" w:cs="Times New Roman"/>
                <w:color w:val="000000"/>
                <w:lang w:eastAsia="fr-FR"/>
              </w:rPr>
              <w:t>POS-090-16</w:t>
            </w:r>
          </w:p>
        </w:tc>
        <w:tc>
          <w:tcPr>
            <w:tcW w:w="5304" w:type="dxa"/>
            <w:tcBorders>
              <w:top w:val="nil"/>
              <w:left w:val="nil"/>
              <w:bottom w:val="single" w:color="000000" w:sz="8" w:space="0"/>
              <w:right w:val="single" w:color="000000" w:sz="8" w:space="0"/>
            </w:tcBorders>
            <w:shd w:val="clear" w:color="000000" w:fill="FFFFFF"/>
            <w:hideMark/>
          </w:tcPr>
          <w:p w:rsidRPr="0057505D" w:rsidR="0057505D" w:rsidP="0057505D" w:rsidRDefault="0057505D" w14:paraId="7D4134B4" w14:textId="77777777">
            <w:pPr>
              <w:spacing w:line="240" w:lineRule="auto"/>
              <w:jc w:val="both"/>
              <w:rPr>
                <w:rFonts w:eastAsia="Times New Roman" w:cs="Times New Roman"/>
                <w:color w:val="000000"/>
                <w:lang w:eastAsia="fr-FR"/>
              </w:rPr>
            </w:pPr>
            <w:r w:rsidRPr="0057505D">
              <w:rPr>
                <w:rFonts w:eastAsia="Times New Roman" w:cs="Times New Roman"/>
                <w:color w:val="000000"/>
                <w:lang w:val="fr-CA" w:eastAsia="fr-FR"/>
              </w:rPr>
              <w:t>Rattacher la note d'information</w:t>
            </w:r>
          </w:p>
        </w:tc>
      </w:tr>
      <w:tr w:rsidRPr="0057505D" w:rsidR="0057505D" w:rsidTr="0057505D" w14:paraId="70332ADC" w14:textId="77777777">
        <w:trPr>
          <w:trHeight w:val="315"/>
        </w:trPr>
        <w:tc>
          <w:tcPr>
            <w:tcW w:w="3461" w:type="dxa"/>
            <w:tcBorders>
              <w:top w:val="nil"/>
              <w:left w:val="single" w:color="000000" w:sz="8" w:space="0"/>
              <w:bottom w:val="single" w:color="000000" w:sz="8" w:space="0"/>
              <w:right w:val="single" w:color="000000" w:sz="8" w:space="0"/>
            </w:tcBorders>
            <w:shd w:val="clear" w:color="000000" w:fill="FFFFFF"/>
            <w:hideMark/>
          </w:tcPr>
          <w:p w:rsidRPr="0057505D" w:rsidR="0057505D" w:rsidP="0057505D" w:rsidRDefault="0057505D" w14:paraId="2E65EB47" w14:textId="77777777">
            <w:pPr>
              <w:spacing w:line="240" w:lineRule="auto"/>
              <w:jc w:val="both"/>
              <w:rPr>
                <w:rFonts w:eastAsia="Times New Roman" w:cs="Times New Roman"/>
                <w:color w:val="000000"/>
                <w:lang w:eastAsia="fr-FR"/>
              </w:rPr>
            </w:pPr>
            <w:r w:rsidRPr="0057505D">
              <w:rPr>
                <w:rFonts w:eastAsia="Times New Roman" w:cs="Times New Roman"/>
                <w:color w:val="000000"/>
                <w:lang w:eastAsia="fr-FR"/>
              </w:rPr>
              <w:t>POS-090-17</w:t>
            </w:r>
          </w:p>
        </w:tc>
        <w:tc>
          <w:tcPr>
            <w:tcW w:w="5304" w:type="dxa"/>
            <w:tcBorders>
              <w:top w:val="nil"/>
              <w:left w:val="nil"/>
              <w:bottom w:val="single" w:color="000000" w:sz="8" w:space="0"/>
              <w:right w:val="single" w:color="000000" w:sz="8" w:space="0"/>
            </w:tcBorders>
            <w:shd w:val="clear" w:color="000000" w:fill="FFFFFF"/>
            <w:hideMark/>
          </w:tcPr>
          <w:p w:rsidRPr="0057505D" w:rsidR="0057505D" w:rsidP="0057505D" w:rsidRDefault="0057505D" w14:paraId="16FFD8F7" w14:textId="77777777">
            <w:pPr>
              <w:spacing w:line="240" w:lineRule="auto"/>
              <w:jc w:val="both"/>
              <w:rPr>
                <w:rFonts w:eastAsia="Times New Roman" w:cs="Times New Roman"/>
                <w:color w:val="000000"/>
                <w:lang w:eastAsia="fr-FR"/>
              </w:rPr>
            </w:pPr>
            <w:r w:rsidRPr="0057505D">
              <w:rPr>
                <w:rFonts w:eastAsia="Times New Roman" w:cs="Times New Roman"/>
                <w:color w:val="000000"/>
                <w:lang w:val="fr-CA" w:eastAsia="fr-FR"/>
              </w:rPr>
              <w:t>Définir les tranches de souscription</w:t>
            </w:r>
          </w:p>
        </w:tc>
      </w:tr>
    </w:tbl>
    <w:p w:rsidR="00E56AED" w:rsidP="002F5C7D" w:rsidRDefault="00E56AED" w14:paraId="76001D6C" w14:textId="77777777">
      <w:pPr>
        <w:spacing w:before="60"/>
        <w:jc w:val="both"/>
      </w:pPr>
    </w:p>
    <w:p w:rsidR="00E56AED" w:rsidP="003D34DB" w:rsidRDefault="00E56AED" w14:paraId="7D75C0D3" w14:textId="77777777">
      <w:pPr>
        <w:pStyle w:val="Style3"/>
        <w:numPr>
          <w:ilvl w:val="2"/>
          <w:numId w:val="3"/>
        </w:numPr>
        <w:jc w:val="both"/>
      </w:pPr>
      <w:bookmarkStart w:name="_Toc409973721" w:id="278"/>
      <w:r>
        <w:t>Diagramme d’activité</w:t>
      </w:r>
      <w:bookmarkEnd w:id="278"/>
    </w:p>
    <w:p w:rsidR="00E56AED" w:rsidP="002F5C7D" w:rsidRDefault="007936E1" w14:paraId="297363F4" w14:textId="77777777">
      <w:pPr>
        <w:pStyle w:val="Paragraphedeliste1"/>
        <w:spacing w:before="240" w:line="100" w:lineRule="atLeast"/>
        <w:ind w:left="0" w:right="142"/>
        <w:jc w:val="both"/>
      </w:pPr>
      <w:r>
        <w:rPr>
          <w:noProof/>
          <w:lang w:eastAsia="fr-FR"/>
        </w:rPr>
        <w:drawing>
          <wp:inline distT="0" distB="0" distL="0" distR="0" wp14:anchorId="4076BECB" wp14:editId="26825614">
            <wp:extent cx="5753100" cy="2790825"/>
            <wp:effectExtent l="19050" t="0" r="0" b="0"/>
            <wp:docPr id="1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30"/>
                    <a:srcRect/>
                    <a:stretch>
                      <a:fillRect/>
                    </a:stretch>
                  </pic:blipFill>
                  <pic:spPr bwMode="auto">
                    <a:xfrm>
                      <a:off x="0" y="0"/>
                      <a:ext cx="5753100" cy="2790825"/>
                    </a:xfrm>
                    <a:prstGeom prst="rect">
                      <a:avLst/>
                    </a:prstGeom>
                    <a:noFill/>
                    <a:ln w="9525">
                      <a:noFill/>
                      <a:miter lim="800000"/>
                      <a:headEnd/>
                      <a:tailEnd/>
                    </a:ln>
                  </pic:spPr>
                </pic:pic>
              </a:graphicData>
            </a:graphic>
          </wp:inline>
        </w:drawing>
      </w:r>
    </w:p>
    <w:p w:rsidR="00E56AED" w:rsidP="002F5C7D" w:rsidRDefault="00E56AED" w14:paraId="4ACE4083" w14:textId="77777777">
      <w:pPr>
        <w:jc w:val="both"/>
      </w:pPr>
    </w:p>
    <w:p w:rsidR="00E56AED" w:rsidP="003D34DB" w:rsidRDefault="00E56AED" w14:paraId="658DB642" w14:textId="77777777">
      <w:pPr>
        <w:pStyle w:val="Style3"/>
        <w:numPr>
          <w:ilvl w:val="2"/>
          <w:numId w:val="3"/>
        </w:numPr>
        <w:jc w:val="both"/>
      </w:pPr>
      <w:bookmarkStart w:name="_Toc409973722" w:id="279"/>
      <w:r>
        <w:t>Règles de gestion</w:t>
      </w:r>
      <w:bookmarkEnd w:id="279"/>
    </w:p>
    <w:p w:rsidR="00E56AED" w:rsidP="0091661A" w:rsidRDefault="00E56AED" w14:paraId="0895E58F" w14:textId="77777777">
      <w:pPr>
        <w:pStyle w:val="Paragraphedeliste1"/>
        <w:numPr>
          <w:ilvl w:val="0"/>
          <w:numId w:val="4"/>
        </w:numPr>
        <w:spacing w:before="240" w:line="100" w:lineRule="atLeast"/>
        <w:ind w:right="142" w:firstLine="0"/>
        <w:jc w:val="both"/>
      </w:pPr>
      <w:r>
        <w:t>La liste des règles de gestion pour la création d'une annonce OPV</w:t>
      </w:r>
    </w:p>
    <w:p w:rsidR="00E56AED" w:rsidP="002F5C7D" w:rsidRDefault="00E56AED" w14:paraId="799461C8" w14:textId="77777777">
      <w:pPr>
        <w:jc w:val="both"/>
      </w:pPr>
    </w:p>
    <w:tbl>
      <w:tblPr>
        <w:tblW w:w="8690" w:type="dxa"/>
        <w:tblCellMar>
          <w:left w:w="70" w:type="dxa"/>
          <w:right w:w="70" w:type="dxa"/>
        </w:tblCellMar>
        <w:tblLook w:val="04A0" w:firstRow="1" w:lastRow="0" w:firstColumn="1" w:lastColumn="0" w:noHBand="0" w:noVBand="1"/>
      </w:tblPr>
      <w:tblGrid>
        <w:gridCol w:w="1601"/>
        <w:gridCol w:w="7089"/>
      </w:tblGrid>
      <w:tr w:rsidRPr="00801945" w:rsidR="00801945" w:rsidTr="00801945" w14:paraId="466E192B" w14:textId="77777777">
        <w:trPr>
          <w:trHeight w:val="315"/>
        </w:trPr>
        <w:tc>
          <w:tcPr>
            <w:tcW w:w="1601" w:type="dxa"/>
            <w:tcBorders>
              <w:top w:val="single" w:color="000000" w:sz="8" w:space="0"/>
              <w:left w:val="single" w:color="000000" w:sz="8" w:space="0"/>
              <w:bottom w:val="single" w:color="000000" w:sz="8" w:space="0"/>
              <w:right w:val="single" w:color="000000" w:sz="8" w:space="0"/>
            </w:tcBorders>
            <w:shd w:val="clear" w:color="000000" w:fill="D9D9D9"/>
            <w:hideMark/>
          </w:tcPr>
          <w:p w:rsidRPr="00801945" w:rsidR="00801945" w:rsidP="00801945" w:rsidRDefault="00801945" w14:paraId="4C7836C2" w14:textId="77777777">
            <w:pPr>
              <w:spacing w:line="240" w:lineRule="auto"/>
              <w:jc w:val="both"/>
              <w:rPr>
                <w:rFonts w:eastAsia="Times New Roman" w:cs="Times New Roman"/>
                <w:b/>
                <w:bCs/>
                <w:color w:val="000000"/>
                <w:lang w:eastAsia="fr-FR"/>
              </w:rPr>
            </w:pPr>
            <w:r w:rsidRPr="00801945">
              <w:rPr>
                <w:rFonts w:eastAsia="Times New Roman" w:cs="Times New Roman"/>
                <w:b/>
                <w:bCs/>
                <w:color w:val="000000"/>
                <w:lang w:eastAsia="fr-FR"/>
              </w:rPr>
              <w:t>Réf.</w:t>
            </w:r>
          </w:p>
        </w:tc>
        <w:tc>
          <w:tcPr>
            <w:tcW w:w="7089" w:type="dxa"/>
            <w:tcBorders>
              <w:top w:val="single" w:color="000000" w:sz="8" w:space="0"/>
              <w:left w:val="nil"/>
              <w:bottom w:val="single" w:color="000000" w:sz="8" w:space="0"/>
              <w:right w:val="single" w:color="000000" w:sz="8" w:space="0"/>
            </w:tcBorders>
            <w:shd w:val="clear" w:color="000000" w:fill="D9D9D9"/>
            <w:hideMark/>
          </w:tcPr>
          <w:p w:rsidRPr="00801945" w:rsidR="00801945" w:rsidP="00801945" w:rsidRDefault="00801945" w14:paraId="3AD9891E" w14:textId="77777777">
            <w:pPr>
              <w:spacing w:line="240" w:lineRule="auto"/>
              <w:jc w:val="both"/>
              <w:rPr>
                <w:rFonts w:eastAsia="Times New Roman" w:cs="Times New Roman"/>
                <w:b/>
                <w:bCs/>
                <w:color w:val="000000"/>
                <w:lang w:eastAsia="fr-FR"/>
              </w:rPr>
            </w:pPr>
            <w:r w:rsidRPr="00801945">
              <w:rPr>
                <w:rFonts w:eastAsia="Times New Roman" w:cs="Times New Roman"/>
                <w:b/>
                <w:bCs/>
                <w:color w:val="000000"/>
                <w:lang w:eastAsia="fr-FR"/>
              </w:rPr>
              <w:t>Description</w:t>
            </w:r>
          </w:p>
        </w:tc>
      </w:tr>
      <w:tr w:rsidRPr="00801945" w:rsidR="00801945" w:rsidTr="00801945" w14:paraId="53275BEC" w14:textId="77777777">
        <w:trPr>
          <w:trHeight w:val="615"/>
        </w:trPr>
        <w:tc>
          <w:tcPr>
            <w:tcW w:w="1601" w:type="dxa"/>
            <w:tcBorders>
              <w:top w:val="nil"/>
              <w:left w:val="single" w:color="000000" w:sz="8" w:space="0"/>
              <w:bottom w:val="single" w:color="000000" w:sz="8" w:space="0"/>
              <w:right w:val="single" w:color="000000" w:sz="8" w:space="0"/>
            </w:tcBorders>
            <w:shd w:val="clear" w:color="000000" w:fill="FFFFFF"/>
            <w:hideMark/>
          </w:tcPr>
          <w:p w:rsidRPr="00801945" w:rsidR="00801945" w:rsidP="00801945" w:rsidRDefault="00801945" w14:paraId="08C85539"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RG-090-1</w:t>
            </w:r>
          </w:p>
        </w:tc>
        <w:tc>
          <w:tcPr>
            <w:tcW w:w="7089" w:type="dxa"/>
            <w:tcBorders>
              <w:top w:val="nil"/>
              <w:left w:val="nil"/>
              <w:bottom w:val="single" w:color="000000" w:sz="8" w:space="0"/>
              <w:right w:val="single" w:color="000000" w:sz="8" w:space="0"/>
            </w:tcBorders>
            <w:shd w:val="clear" w:color="000000" w:fill="FFFFFF"/>
            <w:hideMark/>
          </w:tcPr>
          <w:p w:rsidRPr="00801945" w:rsidR="00801945" w:rsidP="00801945" w:rsidRDefault="00801945" w14:paraId="087A33F1" w14:textId="77777777">
            <w:pPr>
              <w:spacing w:line="240" w:lineRule="auto"/>
              <w:jc w:val="both"/>
              <w:rPr>
                <w:rFonts w:eastAsia="Times New Roman" w:cs="Times New Roman"/>
                <w:color w:val="000000"/>
                <w:lang w:eastAsia="fr-FR"/>
              </w:rPr>
            </w:pPr>
            <w:r w:rsidRPr="00801945">
              <w:rPr>
                <w:rFonts w:eastAsia="Times New Roman" w:cs="Times New Roman"/>
                <w:color w:val="000000"/>
                <w:lang w:val="fr-CA" w:eastAsia="fr-FR"/>
              </w:rPr>
              <w:t>Le champ prix de l'introduction doit contenir une valeur numérique</w:t>
            </w:r>
          </w:p>
        </w:tc>
      </w:tr>
      <w:tr w:rsidRPr="00801945" w:rsidR="00801945" w:rsidTr="00801945" w14:paraId="3FFCB648" w14:textId="77777777">
        <w:trPr>
          <w:trHeight w:val="315"/>
        </w:trPr>
        <w:tc>
          <w:tcPr>
            <w:tcW w:w="1601" w:type="dxa"/>
            <w:tcBorders>
              <w:top w:val="nil"/>
              <w:left w:val="single" w:color="000000" w:sz="8" w:space="0"/>
              <w:bottom w:val="single" w:color="000000" w:sz="8" w:space="0"/>
              <w:right w:val="single" w:color="000000" w:sz="8" w:space="0"/>
            </w:tcBorders>
            <w:shd w:val="clear" w:color="000000" w:fill="FFFFFF"/>
            <w:hideMark/>
          </w:tcPr>
          <w:p w:rsidRPr="00801945" w:rsidR="00801945" w:rsidP="00801945" w:rsidRDefault="00801945" w14:paraId="27FE4F7E"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RG-090-2</w:t>
            </w:r>
          </w:p>
        </w:tc>
        <w:tc>
          <w:tcPr>
            <w:tcW w:w="7089" w:type="dxa"/>
            <w:tcBorders>
              <w:top w:val="nil"/>
              <w:left w:val="nil"/>
              <w:bottom w:val="single" w:color="000000" w:sz="8" w:space="0"/>
              <w:right w:val="single" w:color="000000" w:sz="8" w:space="0"/>
            </w:tcBorders>
            <w:shd w:val="clear" w:color="000000" w:fill="FFFFFF"/>
            <w:hideMark/>
          </w:tcPr>
          <w:p w:rsidRPr="00801945" w:rsidR="00801945" w:rsidP="00801945" w:rsidRDefault="00801945" w14:paraId="623C57AF" w14:textId="77777777">
            <w:pPr>
              <w:spacing w:line="240" w:lineRule="auto"/>
              <w:jc w:val="both"/>
              <w:rPr>
                <w:rFonts w:eastAsia="Times New Roman" w:cs="Times New Roman"/>
                <w:color w:val="000000"/>
                <w:lang w:eastAsia="fr-FR"/>
              </w:rPr>
            </w:pPr>
            <w:r w:rsidRPr="00801945">
              <w:rPr>
                <w:rFonts w:eastAsia="Times New Roman" w:cs="Times New Roman"/>
                <w:color w:val="000000"/>
                <w:lang w:val="fr-CA" w:eastAsia="fr-FR"/>
              </w:rPr>
              <w:t>La date de début de souscription est supérieure ou égale à la date métier</w:t>
            </w:r>
          </w:p>
        </w:tc>
      </w:tr>
      <w:tr w:rsidRPr="00801945" w:rsidR="00801945" w:rsidTr="00801945" w14:paraId="120A58F7" w14:textId="77777777">
        <w:trPr>
          <w:trHeight w:val="315"/>
        </w:trPr>
        <w:tc>
          <w:tcPr>
            <w:tcW w:w="1601" w:type="dxa"/>
            <w:tcBorders>
              <w:top w:val="nil"/>
              <w:left w:val="single" w:color="000000" w:sz="8" w:space="0"/>
              <w:bottom w:val="single" w:color="000000" w:sz="8" w:space="0"/>
              <w:right w:val="single" w:color="000000" w:sz="8" w:space="0"/>
            </w:tcBorders>
            <w:shd w:val="clear" w:color="000000" w:fill="FFFFFF"/>
            <w:hideMark/>
          </w:tcPr>
          <w:p w:rsidRPr="00801945" w:rsidR="00801945" w:rsidP="00801945" w:rsidRDefault="00801945" w14:paraId="5CE9BC99"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RG-090-3</w:t>
            </w:r>
          </w:p>
        </w:tc>
        <w:tc>
          <w:tcPr>
            <w:tcW w:w="7089" w:type="dxa"/>
            <w:tcBorders>
              <w:top w:val="nil"/>
              <w:left w:val="nil"/>
              <w:bottom w:val="single" w:color="000000" w:sz="8" w:space="0"/>
              <w:right w:val="single" w:color="000000" w:sz="8" w:space="0"/>
            </w:tcBorders>
            <w:shd w:val="clear" w:color="000000" w:fill="FFFFFF"/>
            <w:hideMark/>
          </w:tcPr>
          <w:p w:rsidRPr="00801945" w:rsidR="00801945" w:rsidP="00801945" w:rsidRDefault="00801945" w14:paraId="0DF52EA0" w14:textId="77777777">
            <w:pPr>
              <w:spacing w:line="240" w:lineRule="auto"/>
              <w:jc w:val="both"/>
              <w:rPr>
                <w:rFonts w:eastAsia="Times New Roman" w:cs="Times New Roman"/>
                <w:color w:val="000000"/>
                <w:lang w:eastAsia="fr-FR"/>
              </w:rPr>
            </w:pPr>
            <w:r w:rsidRPr="00801945">
              <w:rPr>
                <w:rFonts w:eastAsia="Times New Roman" w:cs="Times New Roman"/>
                <w:color w:val="000000"/>
                <w:lang w:val="fr-CA" w:eastAsia="fr-FR"/>
              </w:rPr>
              <w:t>La date de fin est supérieure à la date de début de souscription</w:t>
            </w:r>
          </w:p>
        </w:tc>
      </w:tr>
      <w:tr w:rsidRPr="00801945" w:rsidR="00801945" w:rsidTr="00801945" w14:paraId="49CB00D1" w14:textId="77777777">
        <w:trPr>
          <w:trHeight w:val="315"/>
        </w:trPr>
        <w:tc>
          <w:tcPr>
            <w:tcW w:w="1601" w:type="dxa"/>
            <w:tcBorders>
              <w:top w:val="nil"/>
              <w:left w:val="single" w:color="000000" w:sz="8" w:space="0"/>
              <w:bottom w:val="single" w:color="000000" w:sz="8" w:space="0"/>
              <w:right w:val="single" w:color="000000" w:sz="8" w:space="0"/>
            </w:tcBorders>
            <w:shd w:val="clear" w:color="000000" w:fill="FFFFFF"/>
            <w:hideMark/>
          </w:tcPr>
          <w:p w:rsidRPr="00801945" w:rsidR="00801945" w:rsidP="00801945" w:rsidRDefault="00801945" w14:paraId="3203AEFC"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RG-090-4</w:t>
            </w:r>
          </w:p>
        </w:tc>
        <w:tc>
          <w:tcPr>
            <w:tcW w:w="7089" w:type="dxa"/>
            <w:tcBorders>
              <w:top w:val="nil"/>
              <w:left w:val="nil"/>
              <w:bottom w:val="single" w:color="000000" w:sz="8" w:space="0"/>
              <w:right w:val="single" w:color="000000" w:sz="8" w:space="0"/>
            </w:tcBorders>
            <w:shd w:val="clear" w:color="000000" w:fill="FFFFFF"/>
            <w:hideMark/>
          </w:tcPr>
          <w:p w:rsidRPr="00801945" w:rsidR="00801945" w:rsidP="00801945" w:rsidRDefault="00801945" w14:paraId="525CB650" w14:textId="77777777">
            <w:pPr>
              <w:spacing w:line="240" w:lineRule="auto"/>
              <w:jc w:val="both"/>
              <w:rPr>
                <w:rFonts w:eastAsia="Times New Roman" w:cs="Times New Roman"/>
                <w:color w:val="000000"/>
                <w:lang w:eastAsia="fr-FR"/>
              </w:rPr>
            </w:pPr>
            <w:r w:rsidRPr="00801945">
              <w:rPr>
                <w:rFonts w:eastAsia="Times New Roman" w:cs="Times New Roman"/>
                <w:color w:val="000000"/>
                <w:lang w:val="fr-CA" w:eastAsia="fr-FR"/>
              </w:rPr>
              <w:t>Le premier jour de cotation est supérieur à la date de fin de souscription</w:t>
            </w:r>
          </w:p>
        </w:tc>
      </w:tr>
      <w:tr w:rsidRPr="00801945" w:rsidR="00801945" w:rsidTr="00801945" w14:paraId="11434C5B" w14:textId="77777777">
        <w:trPr>
          <w:trHeight w:val="615"/>
        </w:trPr>
        <w:tc>
          <w:tcPr>
            <w:tcW w:w="1601" w:type="dxa"/>
            <w:tcBorders>
              <w:top w:val="nil"/>
              <w:left w:val="single" w:color="000000" w:sz="8" w:space="0"/>
              <w:bottom w:val="single" w:color="000000" w:sz="8" w:space="0"/>
              <w:right w:val="single" w:color="000000" w:sz="8" w:space="0"/>
            </w:tcBorders>
            <w:shd w:val="clear" w:color="000000" w:fill="FFFFFF"/>
            <w:hideMark/>
          </w:tcPr>
          <w:p w:rsidRPr="00801945" w:rsidR="00801945" w:rsidP="00801945" w:rsidRDefault="00801945" w14:paraId="0BEB1F08"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RG-090-5</w:t>
            </w:r>
          </w:p>
        </w:tc>
        <w:tc>
          <w:tcPr>
            <w:tcW w:w="7089" w:type="dxa"/>
            <w:tcBorders>
              <w:top w:val="nil"/>
              <w:left w:val="nil"/>
              <w:bottom w:val="single" w:color="000000" w:sz="8" w:space="0"/>
              <w:right w:val="single" w:color="000000" w:sz="8" w:space="0"/>
            </w:tcBorders>
            <w:shd w:val="clear" w:color="000000" w:fill="FFFFFF"/>
            <w:hideMark/>
          </w:tcPr>
          <w:p w:rsidRPr="00801945" w:rsidR="00801945" w:rsidP="00801945" w:rsidRDefault="00801945" w14:paraId="561225DC" w14:textId="77777777">
            <w:pPr>
              <w:spacing w:line="240" w:lineRule="auto"/>
              <w:jc w:val="both"/>
              <w:rPr>
                <w:rFonts w:eastAsia="Times New Roman" w:cs="Times New Roman"/>
                <w:color w:val="000000"/>
                <w:lang w:eastAsia="fr-FR"/>
              </w:rPr>
            </w:pPr>
            <w:r w:rsidRPr="00801945">
              <w:rPr>
                <w:rFonts w:eastAsia="Times New Roman" w:cs="Times New Roman"/>
                <w:color w:val="000000"/>
                <w:lang w:val="fr-CA" w:eastAsia="fr-FR"/>
              </w:rPr>
              <w:t>La date de restitution est comprise entre la date de fin de souscription et le premier jour de cotation</w:t>
            </w:r>
          </w:p>
        </w:tc>
      </w:tr>
      <w:tr w:rsidRPr="00801945" w:rsidR="00801945" w:rsidTr="00801945" w14:paraId="0986FB5E" w14:textId="77777777">
        <w:trPr>
          <w:trHeight w:val="315"/>
        </w:trPr>
        <w:tc>
          <w:tcPr>
            <w:tcW w:w="1601" w:type="dxa"/>
            <w:tcBorders>
              <w:top w:val="nil"/>
              <w:left w:val="single" w:color="000000" w:sz="8" w:space="0"/>
              <w:bottom w:val="single" w:color="000000" w:sz="8" w:space="0"/>
              <w:right w:val="single" w:color="000000" w:sz="8" w:space="0"/>
            </w:tcBorders>
            <w:shd w:val="clear" w:color="000000" w:fill="FFFFFF"/>
            <w:hideMark/>
          </w:tcPr>
          <w:p w:rsidRPr="00801945" w:rsidR="00801945" w:rsidP="00801945" w:rsidRDefault="00801945" w14:paraId="5DD4F3F5"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RG-090-6</w:t>
            </w:r>
          </w:p>
        </w:tc>
        <w:tc>
          <w:tcPr>
            <w:tcW w:w="7089" w:type="dxa"/>
            <w:tcBorders>
              <w:top w:val="nil"/>
              <w:left w:val="nil"/>
              <w:bottom w:val="single" w:color="000000" w:sz="8" w:space="0"/>
              <w:right w:val="single" w:color="000000" w:sz="8" w:space="0"/>
            </w:tcBorders>
            <w:shd w:val="clear" w:color="000000" w:fill="FFFFFF"/>
            <w:hideMark/>
          </w:tcPr>
          <w:p w:rsidRPr="00801945" w:rsidR="00801945" w:rsidP="00801945" w:rsidRDefault="00801945" w14:paraId="4D9FE0FC" w14:textId="77777777">
            <w:pPr>
              <w:spacing w:line="240" w:lineRule="auto"/>
              <w:jc w:val="both"/>
              <w:rPr>
                <w:rFonts w:eastAsia="Times New Roman" w:cs="Times New Roman"/>
                <w:color w:val="000000"/>
                <w:lang w:eastAsia="fr-FR"/>
              </w:rPr>
            </w:pPr>
            <w:r w:rsidRPr="00801945">
              <w:rPr>
                <w:rFonts w:eastAsia="Times New Roman" w:cs="Times New Roman"/>
                <w:color w:val="000000"/>
                <w:lang w:val="fr-CA" w:eastAsia="fr-FR"/>
              </w:rPr>
              <w:t>Le champ conseillé financier reprend les rôles entités banques</w:t>
            </w:r>
          </w:p>
        </w:tc>
      </w:tr>
      <w:tr w:rsidRPr="00801945" w:rsidR="00801945" w:rsidTr="00801945" w14:paraId="1F521110" w14:textId="77777777">
        <w:trPr>
          <w:trHeight w:val="315"/>
        </w:trPr>
        <w:tc>
          <w:tcPr>
            <w:tcW w:w="1601" w:type="dxa"/>
            <w:tcBorders>
              <w:top w:val="nil"/>
              <w:left w:val="single" w:color="000000" w:sz="8" w:space="0"/>
              <w:bottom w:val="single" w:color="000000" w:sz="8" w:space="0"/>
              <w:right w:val="single" w:color="000000" w:sz="8" w:space="0"/>
            </w:tcBorders>
            <w:shd w:val="clear" w:color="000000" w:fill="FFFFFF"/>
            <w:hideMark/>
          </w:tcPr>
          <w:p w:rsidRPr="00801945" w:rsidR="00801945" w:rsidP="00801945" w:rsidRDefault="00801945" w14:paraId="1A65F422"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RG-090-7</w:t>
            </w:r>
          </w:p>
        </w:tc>
        <w:tc>
          <w:tcPr>
            <w:tcW w:w="7089" w:type="dxa"/>
            <w:tcBorders>
              <w:top w:val="nil"/>
              <w:left w:val="nil"/>
              <w:bottom w:val="single" w:color="000000" w:sz="8" w:space="0"/>
              <w:right w:val="single" w:color="000000" w:sz="8" w:space="0"/>
            </w:tcBorders>
            <w:shd w:val="clear" w:color="000000" w:fill="FFFFFF"/>
            <w:hideMark/>
          </w:tcPr>
          <w:p w:rsidRPr="00801945" w:rsidR="00801945" w:rsidP="00801945" w:rsidRDefault="00801945" w14:paraId="54536B8E" w14:textId="77777777">
            <w:pPr>
              <w:spacing w:line="240" w:lineRule="auto"/>
              <w:jc w:val="both"/>
              <w:rPr>
                <w:rFonts w:eastAsia="Times New Roman" w:cs="Times New Roman"/>
                <w:color w:val="000000"/>
                <w:lang w:eastAsia="fr-FR"/>
              </w:rPr>
            </w:pPr>
            <w:r w:rsidRPr="00801945">
              <w:rPr>
                <w:rFonts w:eastAsia="Times New Roman" w:cs="Times New Roman"/>
                <w:color w:val="000000"/>
                <w:lang w:val="fr-CA" w:eastAsia="fr-FR"/>
              </w:rPr>
              <w:t>Le champ chef de file reprend les rôles entités Société de bourse</w:t>
            </w:r>
          </w:p>
        </w:tc>
      </w:tr>
      <w:tr w:rsidRPr="00801945" w:rsidR="00801945" w:rsidTr="00801945" w14:paraId="5520F2BE" w14:textId="77777777">
        <w:trPr>
          <w:trHeight w:val="315"/>
        </w:trPr>
        <w:tc>
          <w:tcPr>
            <w:tcW w:w="1601" w:type="dxa"/>
            <w:tcBorders>
              <w:top w:val="nil"/>
              <w:left w:val="single" w:color="000000" w:sz="8" w:space="0"/>
              <w:bottom w:val="single" w:color="000000" w:sz="8" w:space="0"/>
              <w:right w:val="single" w:color="000000" w:sz="8" w:space="0"/>
            </w:tcBorders>
            <w:shd w:val="clear" w:color="000000" w:fill="FFFFFF"/>
            <w:hideMark/>
          </w:tcPr>
          <w:p w:rsidRPr="00801945" w:rsidR="00801945" w:rsidP="00801945" w:rsidRDefault="00801945" w14:paraId="2A654A90"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RG-090-8</w:t>
            </w:r>
          </w:p>
        </w:tc>
        <w:tc>
          <w:tcPr>
            <w:tcW w:w="7089" w:type="dxa"/>
            <w:tcBorders>
              <w:top w:val="nil"/>
              <w:left w:val="nil"/>
              <w:bottom w:val="single" w:color="000000" w:sz="8" w:space="0"/>
              <w:right w:val="single" w:color="000000" w:sz="8" w:space="0"/>
            </w:tcBorders>
            <w:shd w:val="clear" w:color="000000" w:fill="FFFFFF"/>
            <w:hideMark/>
          </w:tcPr>
          <w:p w:rsidRPr="00801945" w:rsidR="00801945" w:rsidP="00801945" w:rsidRDefault="00801945" w14:paraId="0AEA2F30" w14:textId="77777777">
            <w:pPr>
              <w:spacing w:line="240" w:lineRule="auto"/>
              <w:jc w:val="both"/>
              <w:rPr>
                <w:rFonts w:eastAsia="Times New Roman" w:cs="Times New Roman"/>
                <w:color w:val="000000"/>
                <w:lang w:eastAsia="fr-FR"/>
              </w:rPr>
            </w:pPr>
            <w:r w:rsidRPr="00801945">
              <w:rPr>
                <w:rFonts w:eastAsia="Times New Roman" w:cs="Times New Roman"/>
                <w:color w:val="000000"/>
                <w:lang w:val="fr-CA" w:eastAsia="fr-FR"/>
              </w:rPr>
              <w:t>La composition co-chef de file reprend les rôles entités dépositaire et banques</w:t>
            </w:r>
          </w:p>
        </w:tc>
      </w:tr>
      <w:tr w:rsidRPr="00801945" w:rsidR="00801945" w:rsidTr="00801945" w14:paraId="2BCD452E" w14:textId="77777777">
        <w:trPr>
          <w:trHeight w:val="615"/>
        </w:trPr>
        <w:tc>
          <w:tcPr>
            <w:tcW w:w="1601" w:type="dxa"/>
            <w:tcBorders>
              <w:top w:val="nil"/>
              <w:left w:val="single" w:color="000000" w:sz="8" w:space="0"/>
              <w:bottom w:val="single" w:color="000000" w:sz="8" w:space="0"/>
              <w:right w:val="single" w:color="000000" w:sz="8" w:space="0"/>
            </w:tcBorders>
            <w:shd w:val="clear" w:color="000000" w:fill="FFFFFF"/>
            <w:hideMark/>
          </w:tcPr>
          <w:p w:rsidRPr="00801945" w:rsidR="00801945" w:rsidP="00801945" w:rsidRDefault="00801945" w14:paraId="6C0D469A"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RG-090-9</w:t>
            </w:r>
          </w:p>
        </w:tc>
        <w:tc>
          <w:tcPr>
            <w:tcW w:w="7089" w:type="dxa"/>
            <w:tcBorders>
              <w:top w:val="nil"/>
              <w:left w:val="nil"/>
              <w:bottom w:val="single" w:color="000000" w:sz="8" w:space="0"/>
              <w:right w:val="single" w:color="000000" w:sz="8" w:space="0"/>
            </w:tcBorders>
            <w:shd w:val="clear" w:color="000000" w:fill="FFFFFF"/>
            <w:hideMark/>
          </w:tcPr>
          <w:p w:rsidRPr="00801945" w:rsidR="00801945" w:rsidP="00801945" w:rsidRDefault="00801945" w14:paraId="545A6B25" w14:textId="77777777">
            <w:pPr>
              <w:spacing w:line="240" w:lineRule="auto"/>
              <w:jc w:val="both"/>
              <w:rPr>
                <w:rFonts w:eastAsia="Times New Roman" w:cs="Times New Roman"/>
                <w:color w:val="000000"/>
                <w:lang w:eastAsia="fr-FR"/>
              </w:rPr>
            </w:pPr>
            <w:r w:rsidRPr="00801945">
              <w:rPr>
                <w:rFonts w:eastAsia="Times New Roman" w:cs="Times New Roman"/>
                <w:color w:val="000000"/>
                <w:lang w:val="fr-CA" w:eastAsia="fr-FR"/>
              </w:rPr>
              <w:t>La composition membres du syndicat de placement reprend les rôles entités dépositaire, banques et société de bourse</w:t>
            </w:r>
          </w:p>
        </w:tc>
      </w:tr>
      <w:tr w:rsidRPr="00801945" w:rsidR="00801945" w:rsidTr="00801945" w14:paraId="5D739383" w14:textId="77777777">
        <w:trPr>
          <w:trHeight w:val="315"/>
        </w:trPr>
        <w:tc>
          <w:tcPr>
            <w:tcW w:w="1601" w:type="dxa"/>
            <w:tcBorders>
              <w:top w:val="nil"/>
              <w:left w:val="single" w:color="000000" w:sz="8" w:space="0"/>
              <w:bottom w:val="single" w:color="000000" w:sz="8" w:space="0"/>
              <w:right w:val="single" w:color="000000" w:sz="8" w:space="0"/>
            </w:tcBorders>
            <w:shd w:val="clear" w:color="000000" w:fill="FFFFFF"/>
            <w:hideMark/>
          </w:tcPr>
          <w:p w:rsidRPr="00801945" w:rsidR="00801945" w:rsidP="00801945" w:rsidRDefault="00801945" w14:paraId="7CE3CE46"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RG-090-10</w:t>
            </w:r>
          </w:p>
        </w:tc>
        <w:tc>
          <w:tcPr>
            <w:tcW w:w="7089" w:type="dxa"/>
            <w:tcBorders>
              <w:top w:val="nil"/>
              <w:left w:val="nil"/>
              <w:bottom w:val="single" w:color="000000" w:sz="8" w:space="0"/>
              <w:right w:val="single" w:color="000000" w:sz="8" w:space="0"/>
            </w:tcBorders>
            <w:shd w:val="clear" w:color="000000" w:fill="FFFFFF"/>
            <w:hideMark/>
          </w:tcPr>
          <w:p w:rsidRPr="00801945" w:rsidR="00801945" w:rsidP="00801945" w:rsidRDefault="00801945" w14:paraId="4A6D4818" w14:textId="77777777">
            <w:pPr>
              <w:spacing w:line="240" w:lineRule="auto"/>
              <w:jc w:val="both"/>
              <w:rPr>
                <w:rFonts w:eastAsia="Times New Roman" w:cs="Times New Roman"/>
                <w:color w:val="000000"/>
                <w:lang w:eastAsia="fr-FR"/>
              </w:rPr>
            </w:pPr>
            <w:r w:rsidRPr="00801945">
              <w:rPr>
                <w:rFonts w:eastAsia="Times New Roman" w:cs="Times New Roman"/>
                <w:color w:val="000000"/>
                <w:lang w:val="fr-CA" w:eastAsia="fr-FR"/>
              </w:rPr>
              <w:t>Chaque groupe d'agent économique doit avoir une référence unique</w:t>
            </w:r>
          </w:p>
        </w:tc>
      </w:tr>
      <w:tr w:rsidRPr="00801945" w:rsidR="00801945" w:rsidTr="00801945" w14:paraId="5C068555" w14:textId="77777777">
        <w:trPr>
          <w:trHeight w:val="315"/>
        </w:trPr>
        <w:tc>
          <w:tcPr>
            <w:tcW w:w="1601" w:type="dxa"/>
            <w:tcBorders>
              <w:top w:val="nil"/>
              <w:left w:val="single" w:color="000000" w:sz="8" w:space="0"/>
              <w:bottom w:val="single" w:color="000000" w:sz="8" w:space="0"/>
              <w:right w:val="single" w:color="000000" w:sz="8" w:space="0"/>
            </w:tcBorders>
            <w:shd w:val="clear" w:color="000000" w:fill="FFFFFF"/>
            <w:hideMark/>
          </w:tcPr>
          <w:p w:rsidRPr="00801945" w:rsidR="00801945" w:rsidP="00801945" w:rsidRDefault="00801945" w14:paraId="35EEFDC7"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RG-090-11</w:t>
            </w:r>
          </w:p>
        </w:tc>
        <w:tc>
          <w:tcPr>
            <w:tcW w:w="7089" w:type="dxa"/>
            <w:tcBorders>
              <w:top w:val="nil"/>
              <w:left w:val="nil"/>
              <w:bottom w:val="single" w:color="000000" w:sz="8" w:space="0"/>
              <w:right w:val="single" w:color="000000" w:sz="8" w:space="0"/>
            </w:tcBorders>
            <w:shd w:val="clear" w:color="000000" w:fill="FFFFFF"/>
            <w:hideMark/>
          </w:tcPr>
          <w:p w:rsidRPr="00801945" w:rsidR="00801945" w:rsidP="00801945" w:rsidRDefault="00801945" w14:paraId="2C8A986E"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L'identifiant est unique par tranche de souscription</w:t>
            </w:r>
          </w:p>
        </w:tc>
      </w:tr>
      <w:tr w:rsidRPr="00801945" w:rsidR="00801945" w:rsidTr="00801945" w14:paraId="485DC1B1" w14:textId="77777777">
        <w:trPr>
          <w:trHeight w:val="315"/>
        </w:trPr>
        <w:tc>
          <w:tcPr>
            <w:tcW w:w="1601" w:type="dxa"/>
            <w:tcBorders>
              <w:top w:val="nil"/>
              <w:left w:val="single" w:color="000000" w:sz="8" w:space="0"/>
              <w:bottom w:val="single" w:color="000000" w:sz="8" w:space="0"/>
              <w:right w:val="single" w:color="000000" w:sz="8" w:space="0"/>
            </w:tcBorders>
            <w:shd w:val="clear" w:color="000000" w:fill="FFFFFF"/>
            <w:hideMark/>
          </w:tcPr>
          <w:p w:rsidRPr="00801945" w:rsidR="00801945" w:rsidP="00801945" w:rsidRDefault="00801945" w14:paraId="0135F1C3"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RG-090-12</w:t>
            </w:r>
          </w:p>
        </w:tc>
        <w:tc>
          <w:tcPr>
            <w:tcW w:w="7089" w:type="dxa"/>
            <w:tcBorders>
              <w:top w:val="nil"/>
              <w:left w:val="nil"/>
              <w:bottom w:val="single" w:color="000000" w:sz="8" w:space="0"/>
              <w:right w:val="single" w:color="000000" w:sz="8" w:space="0"/>
            </w:tcBorders>
            <w:shd w:val="clear" w:color="000000" w:fill="FFFFFF"/>
            <w:hideMark/>
          </w:tcPr>
          <w:p w:rsidRPr="00801945" w:rsidR="00801945" w:rsidP="00801945" w:rsidRDefault="00801945" w14:paraId="0D887E30" w14:textId="77777777">
            <w:pPr>
              <w:spacing w:line="240" w:lineRule="auto"/>
              <w:jc w:val="both"/>
              <w:rPr>
                <w:rFonts w:eastAsia="Times New Roman" w:cs="Times New Roman"/>
                <w:color w:val="000000"/>
                <w:lang w:eastAsia="fr-FR"/>
              </w:rPr>
            </w:pPr>
            <w:r w:rsidRPr="00801945">
              <w:rPr>
                <w:rFonts w:eastAsia="Times New Roman" w:cs="Times New Roman"/>
                <w:color w:val="000000"/>
                <w:lang w:val="fr-CA" w:eastAsia="fr-FR"/>
              </w:rPr>
              <w:t>Chaque tranche de souscription doit avoir un contexte unique</w:t>
            </w:r>
          </w:p>
        </w:tc>
      </w:tr>
      <w:tr w:rsidRPr="00801945" w:rsidR="00801945" w:rsidTr="00801945" w14:paraId="4E3CAE18" w14:textId="77777777">
        <w:trPr>
          <w:trHeight w:val="615"/>
        </w:trPr>
        <w:tc>
          <w:tcPr>
            <w:tcW w:w="1601" w:type="dxa"/>
            <w:tcBorders>
              <w:top w:val="nil"/>
              <w:left w:val="single" w:color="000000" w:sz="8" w:space="0"/>
              <w:bottom w:val="single" w:color="000000" w:sz="8" w:space="0"/>
              <w:right w:val="single" w:color="000000" w:sz="8" w:space="0"/>
            </w:tcBorders>
            <w:shd w:val="clear" w:color="000000" w:fill="FFFFFF"/>
            <w:hideMark/>
          </w:tcPr>
          <w:p w:rsidRPr="00801945" w:rsidR="00801945" w:rsidP="00801945" w:rsidRDefault="00801945" w14:paraId="4FDC88DE"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RG-090-13</w:t>
            </w:r>
          </w:p>
        </w:tc>
        <w:tc>
          <w:tcPr>
            <w:tcW w:w="7089" w:type="dxa"/>
            <w:tcBorders>
              <w:top w:val="nil"/>
              <w:left w:val="nil"/>
              <w:bottom w:val="single" w:color="000000" w:sz="8" w:space="0"/>
              <w:right w:val="single" w:color="000000" w:sz="8" w:space="0"/>
            </w:tcBorders>
            <w:shd w:val="clear" w:color="000000" w:fill="FFFFFF"/>
            <w:hideMark/>
          </w:tcPr>
          <w:p w:rsidRPr="00801945" w:rsidR="00801945" w:rsidP="00801945" w:rsidRDefault="00801945" w14:paraId="5A7B7B79" w14:textId="77777777">
            <w:pPr>
              <w:spacing w:line="240" w:lineRule="auto"/>
              <w:jc w:val="both"/>
              <w:rPr>
                <w:rFonts w:eastAsia="Times New Roman" w:cs="Times New Roman"/>
                <w:color w:val="000000"/>
                <w:lang w:eastAsia="fr-FR"/>
              </w:rPr>
            </w:pPr>
            <w:r w:rsidRPr="00801945">
              <w:rPr>
                <w:rFonts w:eastAsia="Times New Roman" w:cs="Times New Roman"/>
                <w:color w:val="000000"/>
                <w:lang w:val="fr-CA" w:eastAsia="fr-FR"/>
              </w:rPr>
              <w:t>La quantité maximale dans le résultat de la tranche doit être supérieure à la quantité minimale de la tranche</w:t>
            </w:r>
          </w:p>
        </w:tc>
      </w:tr>
      <w:tr w:rsidRPr="00801945" w:rsidR="00801945" w:rsidTr="00801945" w14:paraId="2A0DBA82" w14:textId="77777777">
        <w:trPr>
          <w:trHeight w:val="315"/>
        </w:trPr>
        <w:tc>
          <w:tcPr>
            <w:tcW w:w="1601" w:type="dxa"/>
            <w:tcBorders>
              <w:top w:val="nil"/>
              <w:left w:val="single" w:color="000000" w:sz="8" w:space="0"/>
              <w:bottom w:val="single" w:color="000000" w:sz="8" w:space="0"/>
              <w:right w:val="single" w:color="000000" w:sz="8" w:space="0"/>
            </w:tcBorders>
            <w:shd w:val="clear" w:color="000000" w:fill="FFFFFF"/>
            <w:hideMark/>
          </w:tcPr>
          <w:p w:rsidRPr="00801945" w:rsidR="00801945" w:rsidP="00801945" w:rsidRDefault="00801945" w14:paraId="08EFA018"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RG-090-14</w:t>
            </w:r>
          </w:p>
        </w:tc>
        <w:tc>
          <w:tcPr>
            <w:tcW w:w="7089" w:type="dxa"/>
            <w:tcBorders>
              <w:top w:val="nil"/>
              <w:left w:val="nil"/>
              <w:bottom w:val="single" w:color="000000" w:sz="8" w:space="0"/>
              <w:right w:val="single" w:color="000000" w:sz="8" w:space="0"/>
            </w:tcBorders>
            <w:shd w:val="clear" w:color="000000" w:fill="FFFFFF"/>
            <w:hideMark/>
          </w:tcPr>
          <w:p w:rsidRPr="00801945" w:rsidR="00801945" w:rsidP="00801945" w:rsidRDefault="00801945" w14:paraId="6BDD763C"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 xml:space="preserve">La tranche de souscriptions doit être active des sa création </w:t>
            </w:r>
          </w:p>
        </w:tc>
      </w:tr>
      <w:tr w:rsidRPr="00801945" w:rsidR="00801945" w:rsidTr="00801945" w14:paraId="0E127D1E" w14:textId="77777777">
        <w:trPr>
          <w:trHeight w:val="315"/>
        </w:trPr>
        <w:tc>
          <w:tcPr>
            <w:tcW w:w="1601" w:type="dxa"/>
            <w:tcBorders>
              <w:top w:val="nil"/>
              <w:left w:val="single" w:color="000000" w:sz="8" w:space="0"/>
              <w:bottom w:val="single" w:color="000000" w:sz="8" w:space="0"/>
              <w:right w:val="single" w:color="000000" w:sz="8" w:space="0"/>
            </w:tcBorders>
            <w:shd w:val="clear" w:color="000000" w:fill="FFFFFF"/>
            <w:hideMark/>
          </w:tcPr>
          <w:p w:rsidRPr="00801945" w:rsidR="00801945" w:rsidP="00801945" w:rsidRDefault="00801945" w14:paraId="6BB8D77A"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RG-090-15</w:t>
            </w:r>
          </w:p>
        </w:tc>
        <w:tc>
          <w:tcPr>
            <w:tcW w:w="7089" w:type="dxa"/>
            <w:tcBorders>
              <w:top w:val="nil"/>
              <w:left w:val="nil"/>
              <w:bottom w:val="single" w:color="000000" w:sz="8" w:space="0"/>
              <w:right w:val="single" w:color="000000" w:sz="8" w:space="0"/>
            </w:tcBorders>
            <w:shd w:val="clear" w:color="000000" w:fill="FFFFFF"/>
            <w:hideMark/>
          </w:tcPr>
          <w:p w:rsidRPr="00801945" w:rsidR="00801945" w:rsidP="00801945" w:rsidRDefault="00801945" w14:paraId="2D2F63C0"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Pour la tranche personnel, le code de catégorie d'agent économique est le 341</w:t>
            </w:r>
          </w:p>
        </w:tc>
      </w:tr>
      <w:tr w:rsidRPr="00801945" w:rsidR="00801945" w:rsidTr="00801945" w14:paraId="734A9FAE" w14:textId="77777777">
        <w:trPr>
          <w:trHeight w:val="315"/>
        </w:trPr>
        <w:tc>
          <w:tcPr>
            <w:tcW w:w="1601" w:type="dxa"/>
            <w:tcBorders>
              <w:top w:val="nil"/>
              <w:left w:val="single" w:color="000000" w:sz="8" w:space="0"/>
              <w:bottom w:val="single" w:color="000000" w:sz="8" w:space="0"/>
              <w:right w:val="single" w:color="000000" w:sz="8" w:space="0"/>
            </w:tcBorders>
            <w:shd w:val="clear" w:color="000000" w:fill="FFFFFF"/>
            <w:hideMark/>
          </w:tcPr>
          <w:p w:rsidRPr="00801945" w:rsidR="00801945" w:rsidP="00801945" w:rsidRDefault="00801945" w14:paraId="76569C7F"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RG-090-16</w:t>
            </w:r>
          </w:p>
        </w:tc>
        <w:tc>
          <w:tcPr>
            <w:tcW w:w="7089" w:type="dxa"/>
            <w:tcBorders>
              <w:top w:val="nil"/>
              <w:left w:val="nil"/>
              <w:bottom w:val="single" w:color="000000" w:sz="8" w:space="0"/>
              <w:right w:val="single" w:color="000000" w:sz="8" w:space="0"/>
            </w:tcBorders>
            <w:shd w:val="clear" w:color="000000" w:fill="FFFFFF"/>
            <w:hideMark/>
          </w:tcPr>
          <w:p w:rsidRPr="00801945" w:rsidR="00801945" w:rsidP="00801945" w:rsidRDefault="00801945" w14:paraId="73BEA19B"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La décote doit être configurée par taux ou par montant</w:t>
            </w:r>
          </w:p>
        </w:tc>
      </w:tr>
      <w:tr w:rsidRPr="00801945" w:rsidR="00801945" w:rsidTr="00801945" w14:paraId="3077D271" w14:textId="77777777">
        <w:trPr>
          <w:trHeight w:val="615"/>
        </w:trPr>
        <w:tc>
          <w:tcPr>
            <w:tcW w:w="1601" w:type="dxa"/>
            <w:tcBorders>
              <w:top w:val="nil"/>
              <w:left w:val="single" w:color="000000" w:sz="8" w:space="0"/>
              <w:bottom w:val="single" w:color="000000" w:sz="8" w:space="0"/>
              <w:right w:val="single" w:color="000000" w:sz="8" w:space="0"/>
            </w:tcBorders>
            <w:shd w:val="clear" w:color="000000" w:fill="FFFFFF"/>
            <w:hideMark/>
          </w:tcPr>
          <w:p w:rsidRPr="00801945" w:rsidR="00801945" w:rsidP="00801945" w:rsidRDefault="00801945" w14:paraId="10DCD777"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RG-090-17</w:t>
            </w:r>
          </w:p>
        </w:tc>
        <w:tc>
          <w:tcPr>
            <w:tcW w:w="7089" w:type="dxa"/>
            <w:tcBorders>
              <w:top w:val="nil"/>
              <w:left w:val="nil"/>
              <w:bottom w:val="single" w:color="000000" w:sz="8" w:space="0"/>
              <w:right w:val="single" w:color="000000" w:sz="8" w:space="0"/>
            </w:tcBorders>
            <w:shd w:val="clear" w:color="000000" w:fill="FFFFFF"/>
            <w:hideMark/>
          </w:tcPr>
          <w:p w:rsidRPr="00801945" w:rsidR="00801945" w:rsidP="00801945" w:rsidRDefault="00801945" w14:paraId="0342B073"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La quantité minimale de souscription est minimale est inférieur à la quantité maximale de souscription</w:t>
            </w:r>
          </w:p>
        </w:tc>
      </w:tr>
      <w:tr w:rsidRPr="00801945" w:rsidR="00801945" w:rsidTr="00801945" w14:paraId="4CFB4591" w14:textId="77777777">
        <w:trPr>
          <w:trHeight w:val="615"/>
        </w:trPr>
        <w:tc>
          <w:tcPr>
            <w:tcW w:w="1601" w:type="dxa"/>
            <w:tcBorders>
              <w:top w:val="nil"/>
              <w:left w:val="single" w:color="000000" w:sz="8" w:space="0"/>
              <w:bottom w:val="single" w:color="000000" w:sz="8" w:space="0"/>
              <w:right w:val="single" w:color="000000" w:sz="8" w:space="0"/>
            </w:tcBorders>
            <w:shd w:val="clear" w:color="000000" w:fill="FFFFFF"/>
            <w:hideMark/>
          </w:tcPr>
          <w:p w:rsidRPr="00801945" w:rsidR="00801945" w:rsidP="00801945" w:rsidRDefault="00801945" w14:paraId="7FD10866"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RG-090-18</w:t>
            </w:r>
          </w:p>
        </w:tc>
        <w:tc>
          <w:tcPr>
            <w:tcW w:w="7089" w:type="dxa"/>
            <w:tcBorders>
              <w:top w:val="nil"/>
              <w:left w:val="nil"/>
              <w:bottom w:val="single" w:color="000000" w:sz="8" w:space="0"/>
              <w:right w:val="single" w:color="000000" w:sz="8" w:space="0"/>
            </w:tcBorders>
            <w:shd w:val="clear" w:color="000000" w:fill="FFFFFF"/>
            <w:hideMark/>
          </w:tcPr>
          <w:p w:rsidRPr="00801945" w:rsidR="00801945" w:rsidP="00801945" w:rsidRDefault="00801945" w14:paraId="113C2F9D"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 xml:space="preserve">La quantité offerte par tranche de souscription doit être inférieure au nombre de titres émis </w:t>
            </w:r>
          </w:p>
        </w:tc>
      </w:tr>
      <w:tr w:rsidRPr="00801945" w:rsidR="00801945" w:rsidTr="00801945" w14:paraId="5503E1AA" w14:textId="77777777">
        <w:trPr>
          <w:trHeight w:val="315"/>
        </w:trPr>
        <w:tc>
          <w:tcPr>
            <w:tcW w:w="1601" w:type="dxa"/>
            <w:tcBorders>
              <w:top w:val="nil"/>
              <w:left w:val="single" w:color="000000" w:sz="8" w:space="0"/>
              <w:bottom w:val="single" w:color="000000" w:sz="8" w:space="0"/>
              <w:right w:val="single" w:color="000000" w:sz="8" w:space="0"/>
            </w:tcBorders>
            <w:shd w:val="clear" w:color="000000" w:fill="FFFFFF"/>
            <w:hideMark/>
          </w:tcPr>
          <w:p w:rsidRPr="00801945" w:rsidR="00801945" w:rsidP="00801945" w:rsidRDefault="00801945" w14:paraId="5EA8B9F8"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RG-090-19</w:t>
            </w:r>
          </w:p>
        </w:tc>
        <w:tc>
          <w:tcPr>
            <w:tcW w:w="7089" w:type="dxa"/>
            <w:tcBorders>
              <w:top w:val="nil"/>
              <w:left w:val="nil"/>
              <w:bottom w:val="single" w:color="000000" w:sz="8" w:space="0"/>
              <w:right w:val="single" w:color="000000" w:sz="8" w:space="0"/>
            </w:tcBorders>
            <w:shd w:val="clear" w:color="000000" w:fill="FFFFFF"/>
            <w:hideMark/>
          </w:tcPr>
          <w:p w:rsidRPr="00801945" w:rsidR="00801945" w:rsidP="00801945" w:rsidRDefault="00801945" w14:paraId="09F34753"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La somme des quantités offertes ne doit pas dépasser le nombre de titres émis</w:t>
            </w:r>
          </w:p>
        </w:tc>
      </w:tr>
      <w:tr w:rsidRPr="00801945" w:rsidR="00801945" w:rsidTr="00801945" w14:paraId="11CF79AB" w14:textId="77777777">
        <w:trPr>
          <w:trHeight w:val="615"/>
        </w:trPr>
        <w:tc>
          <w:tcPr>
            <w:tcW w:w="1601" w:type="dxa"/>
            <w:tcBorders>
              <w:top w:val="nil"/>
              <w:left w:val="single" w:color="000000" w:sz="8" w:space="0"/>
              <w:bottom w:val="single" w:color="000000" w:sz="8" w:space="0"/>
              <w:right w:val="single" w:color="000000" w:sz="8" w:space="0"/>
            </w:tcBorders>
            <w:shd w:val="clear" w:color="000000" w:fill="FFFFFF"/>
            <w:hideMark/>
          </w:tcPr>
          <w:p w:rsidRPr="00801945" w:rsidR="00801945" w:rsidP="00801945" w:rsidRDefault="00801945" w14:paraId="10F51E89"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RG-090-20</w:t>
            </w:r>
          </w:p>
        </w:tc>
        <w:tc>
          <w:tcPr>
            <w:tcW w:w="7089" w:type="dxa"/>
            <w:tcBorders>
              <w:top w:val="nil"/>
              <w:left w:val="nil"/>
              <w:bottom w:val="single" w:color="000000" w:sz="8" w:space="0"/>
              <w:right w:val="single" w:color="000000" w:sz="8" w:space="0"/>
            </w:tcBorders>
            <w:shd w:val="clear" w:color="000000" w:fill="FFFFFF"/>
            <w:hideMark/>
          </w:tcPr>
          <w:p w:rsidRPr="00801945" w:rsidR="00801945" w:rsidP="00801945" w:rsidRDefault="00801945" w14:paraId="26A13733"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Date de début de validité de la tranche est égal à la date de la première souscription</w:t>
            </w:r>
          </w:p>
        </w:tc>
      </w:tr>
      <w:tr w:rsidRPr="00801945" w:rsidR="00801945" w:rsidTr="00801945" w14:paraId="43B74B3F" w14:textId="77777777">
        <w:trPr>
          <w:trHeight w:val="615"/>
        </w:trPr>
        <w:tc>
          <w:tcPr>
            <w:tcW w:w="1601" w:type="dxa"/>
            <w:tcBorders>
              <w:top w:val="nil"/>
              <w:left w:val="single" w:color="000000" w:sz="8" w:space="0"/>
              <w:bottom w:val="single" w:color="000000" w:sz="8" w:space="0"/>
              <w:right w:val="single" w:color="000000" w:sz="8" w:space="0"/>
            </w:tcBorders>
            <w:shd w:val="clear" w:color="000000" w:fill="FFFFFF"/>
            <w:hideMark/>
          </w:tcPr>
          <w:p w:rsidRPr="00801945" w:rsidR="00801945" w:rsidP="00801945" w:rsidRDefault="00801945" w14:paraId="5F7B5C4D"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RG-090-21</w:t>
            </w:r>
          </w:p>
        </w:tc>
        <w:tc>
          <w:tcPr>
            <w:tcW w:w="7089" w:type="dxa"/>
            <w:tcBorders>
              <w:top w:val="nil"/>
              <w:left w:val="nil"/>
              <w:bottom w:val="single" w:color="000000" w:sz="8" w:space="0"/>
              <w:right w:val="single" w:color="000000" w:sz="8" w:space="0"/>
            </w:tcBorders>
            <w:shd w:val="clear" w:color="000000" w:fill="FFFFFF"/>
            <w:hideMark/>
          </w:tcPr>
          <w:p w:rsidRPr="00801945" w:rsidR="00801945" w:rsidP="00801945" w:rsidRDefault="00801945" w14:paraId="1A90E53E"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 xml:space="preserve">La date de fin de validité est </w:t>
            </w:r>
            <w:r>
              <w:rPr>
                <w:rFonts w:eastAsia="Times New Roman" w:cs="Times New Roman"/>
                <w:color w:val="000000"/>
                <w:lang w:eastAsia="fr-FR"/>
              </w:rPr>
              <w:t>supérie</w:t>
            </w:r>
            <w:r w:rsidRPr="00801945">
              <w:rPr>
                <w:rFonts w:eastAsia="Times New Roman" w:cs="Times New Roman"/>
                <w:color w:val="000000"/>
                <w:lang w:eastAsia="fr-FR"/>
              </w:rPr>
              <w:t xml:space="preserve">ure ou égale à la date de début de validité de la tranche </w:t>
            </w:r>
          </w:p>
        </w:tc>
      </w:tr>
      <w:tr w:rsidRPr="00801945" w:rsidR="00801945" w:rsidTr="00801945" w14:paraId="5DDB430B" w14:textId="77777777">
        <w:trPr>
          <w:trHeight w:val="615"/>
        </w:trPr>
        <w:tc>
          <w:tcPr>
            <w:tcW w:w="1601" w:type="dxa"/>
            <w:tcBorders>
              <w:top w:val="nil"/>
              <w:left w:val="single" w:color="000000" w:sz="8" w:space="0"/>
              <w:bottom w:val="single" w:color="000000" w:sz="8" w:space="0"/>
              <w:right w:val="single" w:color="000000" w:sz="8" w:space="0"/>
            </w:tcBorders>
            <w:shd w:val="clear" w:color="000000" w:fill="FFFFFF"/>
            <w:hideMark/>
          </w:tcPr>
          <w:p w:rsidRPr="00801945" w:rsidR="00801945" w:rsidP="00801945" w:rsidRDefault="00801945" w14:paraId="69CE93EA"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RG-090-22</w:t>
            </w:r>
          </w:p>
        </w:tc>
        <w:tc>
          <w:tcPr>
            <w:tcW w:w="7089" w:type="dxa"/>
            <w:tcBorders>
              <w:top w:val="nil"/>
              <w:left w:val="nil"/>
              <w:bottom w:val="single" w:color="000000" w:sz="8" w:space="0"/>
              <w:right w:val="single" w:color="000000" w:sz="8" w:space="0"/>
            </w:tcBorders>
            <w:shd w:val="clear" w:color="000000" w:fill="FFFFFF"/>
            <w:hideMark/>
          </w:tcPr>
          <w:p w:rsidRPr="00801945" w:rsidR="00801945" w:rsidP="00801945" w:rsidRDefault="00801945" w14:paraId="350D64A8" w14:textId="77777777">
            <w:pPr>
              <w:spacing w:line="240" w:lineRule="auto"/>
              <w:jc w:val="both"/>
              <w:rPr>
                <w:rFonts w:eastAsia="Times New Roman" w:cs="Times New Roman"/>
                <w:color w:val="000000"/>
                <w:lang w:eastAsia="fr-FR"/>
              </w:rPr>
            </w:pPr>
            <w:r w:rsidRPr="00801945">
              <w:rPr>
                <w:rFonts w:eastAsia="Times New Roman" w:cs="Times New Roman"/>
                <w:color w:val="000000"/>
                <w:lang w:eastAsia="fr-FR"/>
              </w:rPr>
              <w:t>si les deux dates sont les mêmes, cela signifie que la validité de la tranche est d'une journée</w:t>
            </w:r>
          </w:p>
        </w:tc>
      </w:tr>
    </w:tbl>
    <w:p w:rsidR="00E56AED" w:rsidP="002F5C7D" w:rsidRDefault="00E56AED" w14:paraId="3FA7D7CF" w14:textId="77777777">
      <w:pPr>
        <w:spacing w:before="60"/>
        <w:jc w:val="both"/>
      </w:pPr>
    </w:p>
    <w:p w:rsidR="00E56AED" w:rsidP="002F5C7D" w:rsidRDefault="00E56AED" w14:paraId="250EFFBC" w14:textId="77777777">
      <w:pPr>
        <w:jc w:val="both"/>
      </w:pPr>
    </w:p>
    <w:p w:rsidR="00E56AED" w:rsidP="003D34DB" w:rsidRDefault="00E56AED" w14:paraId="4B75997A" w14:textId="77777777">
      <w:pPr>
        <w:pStyle w:val="Style3"/>
        <w:numPr>
          <w:ilvl w:val="2"/>
          <w:numId w:val="3"/>
        </w:numPr>
        <w:jc w:val="both"/>
      </w:pPr>
      <w:bookmarkStart w:name="_Toc409973723" w:id="280"/>
      <w:r>
        <w:t>Traitements</w:t>
      </w:r>
      <w:bookmarkEnd w:id="280"/>
    </w:p>
    <w:p w:rsidR="00E56AED" w:rsidP="0091661A" w:rsidRDefault="00E56AED" w14:paraId="798DB06A" w14:textId="77777777">
      <w:pPr>
        <w:pStyle w:val="Paragraphedeliste1"/>
        <w:numPr>
          <w:ilvl w:val="0"/>
          <w:numId w:val="4"/>
        </w:numPr>
        <w:spacing w:before="240" w:after="240" w:line="100" w:lineRule="atLeast"/>
        <w:ind w:right="142" w:firstLine="0"/>
        <w:jc w:val="both"/>
      </w:pPr>
      <w:r>
        <w:t>Identifier et lister les traitements spécifiques à ce CUF.</w:t>
      </w:r>
    </w:p>
    <w:tbl>
      <w:tblPr>
        <w:tblW w:w="0" w:type="auto"/>
        <w:tblInd w:w="108" w:type="dxa"/>
        <w:tblLayout w:type="fixed"/>
        <w:tblLook w:val="0000" w:firstRow="0" w:lastRow="0" w:firstColumn="0" w:lastColumn="0" w:noHBand="0" w:noVBand="0"/>
      </w:tblPr>
      <w:tblGrid>
        <w:gridCol w:w="1505"/>
        <w:gridCol w:w="7718"/>
      </w:tblGrid>
      <w:tr w:rsidRPr="00237864" w:rsidR="00E56AED" w:rsidTr="00D02273" w14:paraId="2700A527" w14:textId="77777777">
        <w:trPr>
          <w:tblHeader/>
        </w:trPr>
        <w:tc>
          <w:tcPr>
            <w:tcW w:w="1505"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4BB5BD35" w14:textId="77777777">
            <w:pPr>
              <w:jc w:val="both"/>
              <w:rPr>
                <w:b/>
              </w:rPr>
            </w:pPr>
            <w:r w:rsidRPr="00237864">
              <w:rPr>
                <w:b/>
              </w:rPr>
              <w:t>Réf.</w:t>
            </w:r>
          </w:p>
        </w:tc>
        <w:tc>
          <w:tcPr>
            <w:tcW w:w="7718"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162866E9" w14:textId="77777777">
            <w:pPr>
              <w:jc w:val="both"/>
              <w:rPr>
                <w:b/>
              </w:rPr>
            </w:pPr>
            <w:r w:rsidRPr="00237864">
              <w:rPr>
                <w:b/>
              </w:rPr>
              <w:t>Description</w:t>
            </w:r>
          </w:p>
        </w:tc>
      </w:tr>
      <w:tr w:rsidRPr="00237864" w:rsidR="00E56AED" w:rsidTr="00D02273" w14:paraId="0811E02D" w14:textId="77777777">
        <w:tc>
          <w:tcPr>
            <w:tcW w:w="150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5ECC9EF6" w14:textId="77777777">
            <w:pPr>
              <w:jc w:val="both"/>
            </w:pPr>
            <w:r w:rsidRPr="00237864">
              <w:t>TRT-090-1</w:t>
            </w:r>
          </w:p>
        </w:tc>
        <w:tc>
          <w:tcPr>
            <w:tcW w:w="7718" w:type="dxa"/>
            <w:tcBorders>
              <w:top w:val="single" w:color="000000" w:sz="4" w:space="0"/>
              <w:left w:val="single" w:color="000000" w:sz="4" w:space="0"/>
              <w:bottom w:val="single" w:color="000000" w:sz="4" w:space="0"/>
              <w:right w:val="single" w:color="000000" w:sz="4" w:space="0"/>
            </w:tcBorders>
            <w:shd w:val="clear" w:color="auto" w:fill="FFFFFF"/>
          </w:tcPr>
          <w:p w:rsidRPr="0032262B" w:rsidR="00E56AED" w:rsidP="003D34DB" w:rsidRDefault="00E56AED" w14:paraId="6AFB1C61" w14:textId="77777777">
            <w:pPr>
              <w:pStyle w:val="Normal1"/>
              <w:numPr>
                <w:ilvl w:val="0"/>
                <w:numId w:val="46"/>
              </w:numPr>
              <w:suppressAutoHyphens/>
              <w:spacing w:line="100" w:lineRule="atLeast"/>
              <w:jc w:val="both"/>
              <w:rPr>
                <w:rFonts w:ascii="Calibri" w:hAnsi="Calibri"/>
                <w:b/>
                <w:bCs/>
                <w:i w:val="0"/>
                <w:sz w:val="22"/>
                <w:szCs w:val="22"/>
              </w:rPr>
            </w:pPr>
            <w:r w:rsidRPr="0032262B">
              <w:rPr>
                <w:rFonts w:ascii="Calibri" w:hAnsi="Calibri"/>
                <w:i w:val="0"/>
                <w:sz w:val="22"/>
                <w:szCs w:val="22"/>
              </w:rPr>
              <w:t>Début de la saisie par identification de l'actif au niveau du champ « Titre de l'introduction », il est possible de lancer une recherch</w:t>
            </w:r>
            <w:r>
              <w:rPr>
                <w:rFonts w:ascii="Calibri" w:hAnsi="Calibri"/>
                <w:i w:val="0"/>
                <w:sz w:val="22"/>
                <w:szCs w:val="22"/>
              </w:rPr>
              <w:t xml:space="preserve">e par la description de la </w:t>
            </w:r>
            <w:r w:rsidRPr="0032262B">
              <w:rPr>
                <w:rFonts w:ascii="Calibri" w:hAnsi="Calibri"/>
                <w:i w:val="0"/>
                <w:sz w:val="22"/>
                <w:szCs w:val="22"/>
              </w:rPr>
              <w:t xml:space="preserve">valeur, l'utilisateur devra renseigner entre « %% » une fraction de la description puis pousser le bouton </w:t>
            </w:r>
            <w:r w:rsidRPr="0032262B">
              <w:rPr>
                <w:rFonts w:ascii="Calibri" w:hAnsi="Calibri"/>
                <w:b/>
                <w:bCs/>
                <w:i w:val="0"/>
                <w:sz w:val="22"/>
                <w:szCs w:val="22"/>
              </w:rPr>
              <w:t>F2</w:t>
            </w:r>
          </w:p>
          <w:p w:rsidRPr="0032262B" w:rsidR="00E56AED" w:rsidP="002F5C7D" w:rsidRDefault="00E56AED" w14:paraId="3E7CAD59" w14:textId="77777777">
            <w:pPr>
              <w:pStyle w:val="Normal1"/>
              <w:jc w:val="both"/>
              <w:rPr>
                <w:rFonts w:ascii="Calibri" w:hAnsi="Calibri"/>
                <w:b/>
                <w:bCs/>
                <w:i w:val="0"/>
                <w:sz w:val="22"/>
                <w:szCs w:val="22"/>
              </w:rPr>
            </w:pPr>
            <w:r w:rsidRPr="0032262B">
              <w:rPr>
                <w:rFonts w:ascii="Calibri" w:hAnsi="Calibri"/>
                <w:i w:val="0"/>
                <w:sz w:val="22"/>
                <w:szCs w:val="22"/>
              </w:rPr>
              <w:t xml:space="preserve">Exemple : Pour la Valeur </w:t>
            </w:r>
            <w:r w:rsidRPr="0032262B">
              <w:rPr>
                <w:rFonts w:ascii="Calibri" w:hAnsi="Calibri"/>
                <w:b/>
                <w:bCs/>
                <w:i w:val="0"/>
                <w:sz w:val="22"/>
                <w:szCs w:val="22"/>
              </w:rPr>
              <w:t>« ATTIJARI »</w:t>
            </w:r>
            <w:r w:rsidRPr="0032262B">
              <w:rPr>
                <w:rFonts w:ascii="Calibri" w:hAnsi="Calibri"/>
                <w:i w:val="0"/>
                <w:sz w:val="22"/>
                <w:szCs w:val="22"/>
              </w:rPr>
              <w:t xml:space="preserve">, il suffit de mentionner </w:t>
            </w:r>
            <w:r w:rsidRPr="0032262B">
              <w:rPr>
                <w:rFonts w:ascii="Calibri" w:hAnsi="Calibri"/>
                <w:b/>
                <w:bCs/>
                <w:i w:val="0"/>
                <w:sz w:val="22"/>
                <w:szCs w:val="22"/>
              </w:rPr>
              <w:t>« %ATTI% »</w:t>
            </w:r>
          </w:p>
          <w:p w:rsidRPr="0032262B" w:rsidR="00E56AED" w:rsidP="003D34DB" w:rsidRDefault="00E56AED" w14:paraId="50130FC4" w14:textId="77777777">
            <w:pPr>
              <w:pStyle w:val="Normal1"/>
              <w:numPr>
                <w:ilvl w:val="0"/>
                <w:numId w:val="46"/>
              </w:numPr>
              <w:suppressAutoHyphens/>
              <w:spacing w:line="100" w:lineRule="atLeast"/>
              <w:jc w:val="both"/>
              <w:rPr>
                <w:rFonts w:ascii="Calibri" w:hAnsi="Calibri"/>
                <w:i w:val="0"/>
                <w:sz w:val="22"/>
                <w:szCs w:val="22"/>
              </w:rPr>
            </w:pPr>
            <w:r w:rsidRPr="0032262B">
              <w:rPr>
                <w:rFonts w:ascii="Calibri" w:hAnsi="Calibri"/>
                <w:i w:val="0"/>
                <w:sz w:val="22"/>
                <w:szCs w:val="22"/>
              </w:rPr>
              <w:t>Une fois la valeur est saisie le champ description est calculé automatiquement</w:t>
            </w:r>
            <w:r w:rsidRPr="000728BD">
              <w:rPr>
                <w:rFonts w:ascii="Calibri" w:hAnsi="Calibri"/>
                <w:i w:val="0"/>
                <w:sz w:val="22"/>
                <w:szCs w:val="22"/>
              </w:rPr>
              <w:t xml:space="preserve"> (Sans code Isin)</w:t>
            </w:r>
          </w:p>
          <w:p w:rsidRPr="0032262B" w:rsidR="00E56AED" w:rsidP="003D34DB" w:rsidRDefault="00E56AED" w14:paraId="0650A348" w14:textId="77777777">
            <w:pPr>
              <w:pStyle w:val="Normal1"/>
              <w:numPr>
                <w:ilvl w:val="0"/>
                <w:numId w:val="46"/>
              </w:numPr>
              <w:suppressAutoHyphens/>
              <w:spacing w:line="100" w:lineRule="atLeast"/>
              <w:jc w:val="both"/>
              <w:rPr>
                <w:rFonts w:ascii="Calibri" w:hAnsi="Calibri"/>
                <w:i w:val="0"/>
                <w:sz w:val="22"/>
                <w:szCs w:val="22"/>
              </w:rPr>
            </w:pPr>
            <w:r w:rsidRPr="0032262B">
              <w:rPr>
                <w:rFonts w:ascii="Calibri" w:hAnsi="Calibri"/>
                <w:i w:val="0"/>
                <w:sz w:val="22"/>
                <w:szCs w:val="22"/>
              </w:rPr>
              <w:t>Saisie des nombres d’actions offertes : Une note affichée au niveau de la documentation CDVM</w:t>
            </w:r>
          </w:p>
          <w:p w:rsidRPr="0032262B" w:rsidR="00E56AED" w:rsidP="003D34DB" w:rsidRDefault="00E56AED" w14:paraId="5E94A2CC" w14:textId="77777777">
            <w:pPr>
              <w:pStyle w:val="Normal1"/>
              <w:numPr>
                <w:ilvl w:val="0"/>
                <w:numId w:val="46"/>
              </w:numPr>
              <w:suppressAutoHyphens/>
              <w:spacing w:line="100" w:lineRule="atLeast"/>
              <w:jc w:val="both"/>
              <w:rPr>
                <w:rFonts w:ascii="Calibri" w:hAnsi="Calibri"/>
                <w:i w:val="0"/>
                <w:sz w:val="22"/>
                <w:szCs w:val="22"/>
              </w:rPr>
            </w:pPr>
            <w:r w:rsidRPr="0032262B">
              <w:rPr>
                <w:rFonts w:ascii="Calibri" w:hAnsi="Calibri"/>
                <w:i w:val="0"/>
                <w:sz w:val="22"/>
                <w:szCs w:val="22"/>
              </w:rPr>
              <w:t>Renseigner le prix de l'introduction</w:t>
            </w:r>
          </w:p>
          <w:p w:rsidRPr="0032262B" w:rsidR="00E56AED" w:rsidP="003D34DB" w:rsidRDefault="00E56AED" w14:paraId="07365B4F" w14:textId="77777777">
            <w:pPr>
              <w:pStyle w:val="Normal1"/>
              <w:numPr>
                <w:ilvl w:val="0"/>
                <w:numId w:val="46"/>
              </w:numPr>
              <w:suppressAutoHyphens/>
              <w:spacing w:line="100" w:lineRule="atLeast"/>
              <w:jc w:val="both"/>
              <w:rPr>
                <w:rFonts w:ascii="Calibri" w:hAnsi="Calibri"/>
                <w:i w:val="0"/>
                <w:sz w:val="22"/>
                <w:szCs w:val="22"/>
              </w:rPr>
            </w:pPr>
            <w:r w:rsidRPr="0032262B">
              <w:rPr>
                <w:rFonts w:ascii="Calibri" w:hAnsi="Calibri"/>
                <w:i w:val="0"/>
                <w:sz w:val="22"/>
                <w:szCs w:val="22"/>
              </w:rPr>
              <w:t>Type de prix est connu par défaut dans la place marocaine, le champ de saisie est grisé</w:t>
            </w:r>
          </w:p>
          <w:p w:rsidR="00E56AED" w:rsidP="003D34DB" w:rsidRDefault="00E56AED" w14:paraId="4B598817" w14:textId="77777777">
            <w:pPr>
              <w:pStyle w:val="Normal1"/>
              <w:numPr>
                <w:ilvl w:val="0"/>
                <w:numId w:val="46"/>
              </w:numPr>
              <w:suppressAutoHyphens/>
              <w:spacing w:line="100" w:lineRule="atLeast"/>
              <w:jc w:val="both"/>
              <w:rPr>
                <w:rFonts w:ascii="Calibri" w:hAnsi="Calibri"/>
                <w:i w:val="0"/>
                <w:sz w:val="22"/>
                <w:szCs w:val="22"/>
              </w:rPr>
            </w:pPr>
            <w:r w:rsidRPr="0032262B">
              <w:rPr>
                <w:rFonts w:ascii="Calibri" w:hAnsi="Calibri"/>
                <w:i w:val="0"/>
                <w:sz w:val="22"/>
                <w:szCs w:val="22"/>
              </w:rPr>
              <w:t>Renseigner le type de l'introduction : par cession ou par augmentation de capital</w:t>
            </w:r>
          </w:p>
          <w:p w:rsidRPr="0032262B" w:rsidR="00E56AED" w:rsidP="003D34DB" w:rsidRDefault="00E56AED" w14:paraId="44C6C281" w14:textId="77777777">
            <w:pPr>
              <w:pStyle w:val="Normal1"/>
              <w:numPr>
                <w:ilvl w:val="0"/>
                <w:numId w:val="46"/>
              </w:numPr>
              <w:suppressAutoHyphens/>
              <w:spacing w:line="100" w:lineRule="atLeast"/>
              <w:jc w:val="both"/>
              <w:rPr>
                <w:rFonts w:ascii="Calibri" w:hAnsi="Calibri"/>
                <w:i w:val="0"/>
                <w:sz w:val="22"/>
                <w:szCs w:val="22"/>
              </w:rPr>
            </w:pPr>
            <w:r w:rsidRPr="0032262B">
              <w:rPr>
                <w:rFonts w:ascii="Calibri" w:hAnsi="Calibri"/>
                <w:i w:val="0"/>
                <w:sz w:val="22"/>
                <w:szCs w:val="22"/>
              </w:rPr>
              <w:t>Toutes les dates seront remplies en respectant les « Règles de gestion » citées plus haut.</w:t>
            </w:r>
          </w:p>
          <w:p w:rsidRPr="0032262B" w:rsidR="00E56AED" w:rsidP="003D34DB" w:rsidRDefault="00E56AED" w14:paraId="1820BB23" w14:textId="77777777">
            <w:pPr>
              <w:pStyle w:val="Normal1"/>
              <w:numPr>
                <w:ilvl w:val="0"/>
                <w:numId w:val="46"/>
              </w:numPr>
              <w:suppressAutoHyphens/>
              <w:spacing w:line="100" w:lineRule="atLeast"/>
              <w:jc w:val="both"/>
              <w:rPr>
                <w:rFonts w:ascii="Calibri" w:hAnsi="Calibri"/>
                <w:i w:val="0"/>
                <w:sz w:val="22"/>
                <w:szCs w:val="22"/>
              </w:rPr>
            </w:pPr>
            <w:r w:rsidRPr="0032262B">
              <w:rPr>
                <w:rFonts w:ascii="Calibri" w:hAnsi="Calibri"/>
                <w:i w:val="0"/>
                <w:sz w:val="22"/>
                <w:szCs w:val="22"/>
              </w:rPr>
              <w:t>Pousser le bouton F2 sur le champ « Conseiller financier » pour la sélection.</w:t>
            </w:r>
          </w:p>
          <w:p w:rsidRPr="0032262B" w:rsidR="00E56AED" w:rsidP="003D34DB" w:rsidRDefault="00E56AED" w14:paraId="3AB7F340" w14:textId="77777777">
            <w:pPr>
              <w:pStyle w:val="Normal1"/>
              <w:numPr>
                <w:ilvl w:val="0"/>
                <w:numId w:val="46"/>
              </w:numPr>
              <w:suppressAutoHyphens/>
              <w:spacing w:line="100" w:lineRule="atLeast"/>
              <w:jc w:val="both"/>
              <w:rPr>
                <w:rFonts w:ascii="Calibri" w:hAnsi="Calibri"/>
                <w:i w:val="0"/>
                <w:sz w:val="22"/>
                <w:szCs w:val="22"/>
              </w:rPr>
            </w:pPr>
            <w:r w:rsidRPr="0032262B">
              <w:rPr>
                <w:rFonts w:ascii="Calibri" w:hAnsi="Calibri"/>
                <w:i w:val="0"/>
                <w:sz w:val="22"/>
                <w:szCs w:val="22"/>
              </w:rPr>
              <w:t>Description du conseiller financier calculée par le système</w:t>
            </w:r>
          </w:p>
          <w:p w:rsidRPr="0032262B" w:rsidR="00E56AED" w:rsidP="003D34DB" w:rsidRDefault="00E56AED" w14:paraId="3DFBA74E" w14:textId="77777777">
            <w:pPr>
              <w:pStyle w:val="Normal1"/>
              <w:numPr>
                <w:ilvl w:val="0"/>
                <w:numId w:val="46"/>
              </w:numPr>
              <w:suppressAutoHyphens/>
              <w:spacing w:line="100" w:lineRule="atLeast"/>
              <w:jc w:val="both"/>
              <w:rPr>
                <w:rFonts w:ascii="Calibri" w:hAnsi="Calibri"/>
                <w:i w:val="0"/>
                <w:sz w:val="22"/>
                <w:szCs w:val="22"/>
              </w:rPr>
            </w:pPr>
            <w:r w:rsidRPr="0032262B">
              <w:rPr>
                <w:rFonts w:ascii="Calibri" w:hAnsi="Calibri"/>
                <w:i w:val="0"/>
                <w:sz w:val="22"/>
                <w:szCs w:val="22"/>
              </w:rPr>
              <w:t>Pousser le bouton F2 sur le champ « Chef de file » pour la sélection.</w:t>
            </w:r>
          </w:p>
          <w:p w:rsidRPr="0032262B" w:rsidR="00E56AED" w:rsidP="003D34DB" w:rsidRDefault="00E56AED" w14:paraId="7A4E38FE" w14:textId="77777777">
            <w:pPr>
              <w:pStyle w:val="Normal1"/>
              <w:numPr>
                <w:ilvl w:val="0"/>
                <w:numId w:val="46"/>
              </w:numPr>
              <w:suppressAutoHyphens/>
              <w:spacing w:line="100" w:lineRule="atLeast"/>
              <w:jc w:val="both"/>
              <w:rPr>
                <w:rFonts w:ascii="Calibri" w:hAnsi="Calibri"/>
                <w:i w:val="0"/>
                <w:sz w:val="22"/>
                <w:szCs w:val="22"/>
              </w:rPr>
            </w:pPr>
            <w:r w:rsidRPr="0032262B">
              <w:rPr>
                <w:rFonts w:ascii="Calibri" w:hAnsi="Calibri"/>
                <w:i w:val="0"/>
                <w:sz w:val="22"/>
                <w:szCs w:val="22"/>
              </w:rPr>
              <w:t>Description du chef de file calculée par le système</w:t>
            </w:r>
          </w:p>
          <w:p w:rsidRPr="0032262B" w:rsidR="00E56AED" w:rsidP="003D34DB" w:rsidRDefault="00E56AED" w14:paraId="25ED6A6D" w14:textId="77777777">
            <w:pPr>
              <w:pStyle w:val="Normal1"/>
              <w:numPr>
                <w:ilvl w:val="0"/>
                <w:numId w:val="46"/>
              </w:numPr>
              <w:suppressAutoHyphens/>
              <w:spacing w:line="100" w:lineRule="atLeast"/>
              <w:jc w:val="both"/>
              <w:rPr>
                <w:rFonts w:ascii="Calibri" w:hAnsi="Calibri"/>
                <w:i w:val="0"/>
                <w:sz w:val="22"/>
                <w:szCs w:val="22"/>
              </w:rPr>
            </w:pPr>
            <w:r w:rsidRPr="0032262B">
              <w:rPr>
                <w:rFonts w:ascii="Calibri" w:hAnsi="Calibri"/>
                <w:i w:val="0"/>
                <w:sz w:val="22"/>
                <w:szCs w:val="22"/>
              </w:rPr>
              <w:t>Co-chef de file et MSP : En cliquant sur le bouton, l'utilisateur est orienté vers des écrans annexes pour faire les multiples sélections, il suffit de cliquer par la suite sur retour pour revenir à l'écran principal</w:t>
            </w:r>
          </w:p>
          <w:p w:rsidRPr="0032262B" w:rsidR="00E56AED" w:rsidP="003D34DB" w:rsidRDefault="00E56AED" w14:paraId="20189EB5" w14:textId="77777777">
            <w:pPr>
              <w:pStyle w:val="Normal1"/>
              <w:numPr>
                <w:ilvl w:val="0"/>
                <w:numId w:val="46"/>
              </w:numPr>
              <w:suppressAutoHyphens/>
              <w:spacing w:line="100" w:lineRule="atLeast"/>
              <w:jc w:val="both"/>
              <w:rPr>
                <w:rFonts w:ascii="Calibri" w:hAnsi="Calibri"/>
                <w:i w:val="0"/>
                <w:sz w:val="22"/>
                <w:szCs w:val="22"/>
              </w:rPr>
            </w:pPr>
            <w:r w:rsidRPr="0032262B">
              <w:rPr>
                <w:rFonts w:ascii="Calibri" w:hAnsi="Calibri"/>
                <w:i w:val="0"/>
                <w:sz w:val="22"/>
                <w:szCs w:val="22"/>
              </w:rPr>
              <w:t>Catégorie d'agent économique : En cliquant sur le bouton, l'utilisateur devra nommer son groupe d'agent économique dans un écran annexe puis il choisit les différentes catégories selon le besoin des tranches de souscription.</w:t>
            </w:r>
          </w:p>
          <w:p w:rsidRPr="0032262B" w:rsidR="00E56AED" w:rsidP="003D34DB" w:rsidRDefault="00E56AED" w14:paraId="6B8D47B0" w14:textId="77777777">
            <w:pPr>
              <w:pStyle w:val="Normal1"/>
              <w:numPr>
                <w:ilvl w:val="0"/>
                <w:numId w:val="46"/>
              </w:numPr>
              <w:suppressAutoHyphens/>
              <w:spacing w:line="100" w:lineRule="atLeast"/>
              <w:jc w:val="both"/>
              <w:rPr>
                <w:rFonts w:ascii="Calibri" w:hAnsi="Calibri"/>
                <w:i w:val="0"/>
                <w:sz w:val="22"/>
                <w:szCs w:val="22"/>
              </w:rPr>
            </w:pPr>
            <w:r w:rsidRPr="0032262B">
              <w:rPr>
                <w:rFonts w:ascii="Calibri" w:hAnsi="Calibri"/>
                <w:i w:val="0"/>
                <w:sz w:val="22"/>
                <w:szCs w:val="22"/>
              </w:rPr>
              <w:t>Remplir tous les champs relatifs au commissionnement</w:t>
            </w:r>
          </w:p>
          <w:p w:rsidRPr="0032262B" w:rsidR="00E56AED" w:rsidP="003D34DB" w:rsidRDefault="00E56AED" w14:paraId="26042526" w14:textId="77777777">
            <w:pPr>
              <w:pStyle w:val="Normal1"/>
              <w:numPr>
                <w:ilvl w:val="0"/>
                <w:numId w:val="46"/>
              </w:numPr>
              <w:suppressAutoHyphens/>
              <w:spacing w:line="100" w:lineRule="atLeast"/>
              <w:jc w:val="both"/>
              <w:rPr>
                <w:rFonts w:ascii="Calibri" w:hAnsi="Calibri"/>
                <w:i w:val="0"/>
                <w:sz w:val="22"/>
                <w:szCs w:val="22"/>
              </w:rPr>
            </w:pPr>
            <w:r w:rsidRPr="0032262B">
              <w:rPr>
                <w:rFonts w:ascii="Calibri" w:hAnsi="Calibri"/>
                <w:i w:val="0"/>
                <w:sz w:val="22"/>
                <w:szCs w:val="22"/>
              </w:rPr>
              <w:t>Rattacher la note de la CDVM au niveau du champ document avec la possibilité d'ajouter des commentaires selon le besoin.</w:t>
            </w:r>
          </w:p>
        </w:tc>
      </w:tr>
      <w:tr w:rsidRPr="00237864" w:rsidR="00E56AED" w:rsidTr="00D02273" w14:paraId="31C3BB47" w14:textId="77777777">
        <w:tc>
          <w:tcPr>
            <w:tcW w:w="1505"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0D1C8C2" w14:textId="77777777">
            <w:pPr>
              <w:jc w:val="both"/>
            </w:pPr>
            <w:r w:rsidRPr="00237864">
              <w:t>TRT-090-2</w:t>
            </w:r>
          </w:p>
        </w:tc>
        <w:tc>
          <w:tcPr>
            <w:tcW w:w="7718" w:type="dxa"/>
            <w:tcBorders>
              <w:left w:val="single" w:color="000000" w:sz="4" w:space="0"/>
              <w:bottom w:val="single" w:color="000000" w:sz="4" w:space="0"/>
              <w:right w:val="single" w:color="000000" w:sz="4" w:space="0"/>
            </w:tcBorders>
            <w:shd w:val="clear" w:color="auto" w:fill="FFFFFF"/>
          </w:tcPr>
          <w:p w:rsidRPr="0032262B" w:rsidR="00E56AED" w:rsidP="003D34DB" w:rsidRDefault="00E56AED" w14:paraId="7B0F8CF8" w14:textId="77777777">
            <w:pPr>
              <w:pStyle w:val="Normal1"/>
              <w:numPr>
                <w:ilvl w:val="0"/>
                <w:numId w:val="46"/>
              </w:numPr>
              <w:suppressAutoHyphens/>
              <w:spacing w:line="100" w:lineRule="atLeast"/>
              <w:jc w:val="both"/>
              <w:rPr>
                <w:rFonts w:ascii="Calibri" w:hAnsi="Calibri"/>
                <w:i w:val="0"/>
                <w:sz w:val="22"/>
                <w:szCs w:val="22"/>
              </w:rPr>
            </w:pPr>
            <w:r w:rsidRPr="0032262B">
              <w:rPr>
                <w:rFonts w:ascii="Calibri" w:hAnsi="Calibri"/>
                <w:i w:val="0"/>
                <w:sz w:val="22"/>
                <w:szCs w:val="22"/>
              </w:rPr>
              <w:t>La configuration de la tranche de souscription au niveau de l'annonce OPV consiste à combiner l’ensemble des données du contexte de l'« SLA Tranche» selon le profil des souscripteurs:</w:t>
            </w:r>
          </w:p>
          <w:p w:rsidRPr="0032262B" w:rsidR="00E56AED" w:rsidP="002F5C7D" w:rsidRDefault="007C2D8E" w14:paraId="1EA005C6" w14:textId="77777777">
            <w:pPr>
              <w:pStyle w:val="Normal1"/>
              <w:jc w:val="both"/>
              <w:rPr>
                <w:rFonts w:ascii="Calibri" w:hAnsi="Calibri"/>
                <w:i w:val="0"/>
                <w:sz w:val="22"/>
                <w:szCs w:val="22"/>
              </w:rPr>
            </w:pPr>
            <w:r>
              <w:rPr>
                <w:rFonts w:ascii="Calibri" w:hAnsi="Calibri"/>
                <w:b/>
                <w:bCs/>
                <w:i w:val="0"/>
                <w:sz w:val="22"/>
                <w:szCs w:val="22"/>
              </w:rPr>
              <w:t xml:space="preserve">             </w:t>
            </w:r>
            <w:r w:rsidRPr="00E9310E" w:rsidR="00E56AED">
              <w:rPr>
                <w:rFonts w:ascii="Calibri" w:hAnsi="Calibri"/>
                <w:b/>
                <w:bCs/>
                <w:i w:val="0"/>
                <w:sz w:val="22"/>
                <w:szCs w:val="22"/>
              </w:rPr>
              <w:t>Exemple</w:t>
            </w:r>
            <w:r w:rsidRPr="0032262B" w:rsidR="00E56AED">
              <w:rPr>
                <w:rFonts w:ascii="Calibri" w:hAnsi="Calibri"/>
                <w:i w:val="0"/>
                <w:sz w:val="22"/>
                <w:szCs w:val="22"/>
              </w:rPr>
              <w:t xml:space="preserve"> : MRE : Marocain résident à l'étranger </w:t>
            </w:r>
          </w:p>
          <w:p w:rsidRPr="0032262B" w:rsidR="00E56AED" w:rsidP="002F5C7D" w:rsidRDefault="00E56AED" w14:paraId="7C0A442F" w14:textId="77777777">
            <w:pPr>
              <w:pStyle w:val="Normal1"/>
              <w:jc w:val="both"/>
              <w:rPr>
                <w:rFonts w:ascii="Calibri" w:hAnsi="Calibri"/>
                <w:i w:val="0"/>
                <w:sz w:val="22"/>
                <w:szCs w:val="22"/>
              </w:rPr>
            </w:pPr>
            <w:r w:rsidRPr="0032262B">
              <w:rPr>
                <w:rFonts w:ascii="Calibri" w:hAnsi="Calibri"/>
                <w:i w:val="0"/>
                <w:sz w:val="22"/>
                <w:szCs w:val="22"/>
              </w:rPr>
              <w:t xml:space="preserve">              </w:t>
            </w:r>
            <w:r w:rsidR="007F7EE6">
              <w:rPr>
                <w:rFonts w:ascii="Calibri" w:hAnsi="Calibri"/>
                <w:i w:val="0"/>
                <w:sz w:val="22"/>
                <w:szCs w:val="22"/>
              </w:rPr>
              <w:t xml:space="preserve">   </w:t>
            </w:r>
            <w:r w:rsidR="006C6317">
              <w:rPr>
                <w:rFonts w:ascii="Calibri" w:hAnsi="Calibri"/>
                <w:i w:val="0"/>
                <w:sz w:val="22"/>
                <w:szCs w:val="22"/>
              </w:rPr>
              <w:t xml:space="preserve">        </w:t>
            </w:r>
            <w:r w:rsidR="007F7EE6">
              <w:rPr>
                <w:rFonts w:ascii="Calibri" w:hAnsi="Calibri"/>
                <w:i w:val="0"/>
                <w:sz w:val="22"/>
                <w:szCs w:val="22"/>
              </w:rPr>
              <w:t xml:space="preserve">  </w:t>
            </w:r>
            <w:r w:rsidRPr="0032262B">
              <w:rPr>
                <w:rFonts w:ascii="Calibri" w:hAnsi="Calibri"/>
                <w:i w:val="0"/>
                <w:sz w:val="22"/>
                <w:szCs w:val="22"/>
              </w:rPr>
              <w:t xml:space="preserve">   Champ à sélectionner : Nationalité : Marocain</w:t>
            </w:r>
          </w:p>
          <w:p w:rsidRPr="0032262B" w:rsidR="00E56AED" w:rsidP="002F5C7D" w:rsidRDefault="00E56AED" w14:paraId="30E6B550" w14:textId="77777777">
            <w:pPr>
              <w:pStyle w:val="Normal1"/>
              <w:jc w:val="both"/>
              <w:rPr>
                <w:rFonts w:ascii="Calibri" w:hAnsi="Calibri"/>
                <w:i w:val="0"/>
                <w:sz w:val="22"/>
                <w:szCs w:val="22"/>
              </w:rPr>
            </w:pPr>
            <w:r w:rsidRPr="0032262B">
              <w:rPr>
                <w:rFonts w:ascii="Calibri" w:hAnsi="Calibri"/>
                <w:i w:val="0"/>
                <w:sz w:val="22"/>
                <w:szCs w:val="22"/>
              </w:rPr>
              <w:t xml:space="preserve">                       </w:t>
            </w:r>
            <w:r w:rsidR="00336150">
              <w:rPr>
                <w:rFonts w:ascii="Calibri" w:hAnsi="Calibri"/>
                <w:i w:val="0"/>
                <w:sz w:val="22"/>
                <w:szCs w:val="22"/>
              </w:rPr>
              <w:t xml:space="preserve">       </w:t>
            </w:r>
            <w:r w:rsidRPr="0032262B">
              <w:rPr>
                <w:rFonts w:ascii="Calibri" w:hAnsi="Calibri"/>
                <w:i w:val="0"/>
                <w:sz w:val="22"/>
                <w:szCs w:val="22"/>
              </w:rPr>
              <w:t>Client physique : Vrai</w:t>
            </w:r>
          </w:p>
          <w:p w:rsidRPr="0032262B" w:rsidR="00E56AED" w:rsidP="002F5C7D" w:rsidRDefault="00E56AED" w14:paraId="1DC689D1" w14:textId="77777777">
            <w:pPr>
              <w:pStyle w:val="Normal1"/>
              <w:jc w:val="both"/>
              <w:rPr>
                <w:rFonts w:ascii="Calibri" w:hAnsi="Calibri"/>
                <w:i w:val="0"/>
                <w:sz w:val="22"/>
                <w:szCs w:val="22"/>
              </w:rPr>
            </w:pPr>
            <w:r w:rsidRPr="0032262B">
              <w:rPr>
                <w:rFonts w:ascii="Calibri" w:hAnsi="Calibri"/>
                <w:i w:val="0"/>
                <w:sz w:val="22"/>
                <w:szCs w:val="22"/>
              </w:rPr>
              <w:t xml:space="preserve">                      </w:t>
            </w:r>
            <w:r w:rsidR="00336150">
              <w:rPr>
                <w:rFonts w:ascii="Calibri" w:hAnsi="Calibri"/>
                <w:i w:val="0"/>
                <w:sz w:val="22"/>
                <w:szCs w:val="22"/>
              </w:rPr>
              <w:t xml:space="preserve">        </w:t>
            </w:r>
            <w:r w:rsidRPr="0032262B">
              <w:rPr>
                <w:rFonts w:ascii="Calibri" w:hAnsi="Calibri"/>
                <w:i w:val="0"/>
                <w:sz w:val="22"/>
                <w:szCs w:val="22"/>
              </w:rPr>
              <w:t>Résidence : Faux</w:t>
            </w:r>
          </w:p>
          <w:p w:rsidR="00E56AED" w:rsidP="003D34DB" w:rsidRDefault="00E56AED" w14:paraId="64A1E2E7" w14:textId="77777777">
            <w:pPr>
              <w:pStyle w:val="Normal1"/>
              <w:numPr>
                <w:ilvl w:val="0"/>
                <w:numId w:val="46"/>
              </w:numPr>
              <w:suppressAutoHyphens/>
              <w:spacing w:line="100" w:lineRule="atLeast"/>
              <w:jc w:val="both"/>
              <w:rPr>
                <w:rFonts w:ascii="Calibri" w:hAnsi="Calibri"/>
                <w:i w:val="0"/>
                <w:sz w:val="22"/>
                <w:szCs w:val="22"/>
              </w:rPr>
            </w:pPr>
            <w:r w:rsidRPr="0032262B">
              <w:rPr>
                <w:rFonts w:ascii="Calibri" w:hAnsi="Calibri"/>
                <w:i w:val="0"/>
                <w:sz w:val="22"/>
                <w:szCs w:val="22"/>
              </w:rPr>
              <w:t xml:space="preserve">Dans le cas où le contexte </w:t>
            </w:r>
            <w:r w:rsidRPr="0032262B">
              <w:rPr>
                <w:rStyle w:val="Emphasis"/>
                <w:rFonts w:ascii="Calibri" w:hAnsi="Calibri"/>
                <w:sz w:val="22"/>
                <w:szCs w:val="22"/>
              </w:rPr>
              <w:t>nécessite</w:t>
            </w:r>
            <w:r w:rsidRPr="0032262B">
              <w:rPr>
                <w:rFonts w:ascii="Calibri" w:hAnsi="Calibri"/>
                <w:i w:val="0"/>
                <w:sz w:val="22"/>
                <w:szCs w:val="22"/>
              </w:rPr>
              <w:t xml:space="preserve"> l'appel à une catégorie d'agent économique, celle-ci devrait être configuré comme décrit plus haut pour que le système la ramène automatiquement </w:t>
            </w:r>
            <w:r>
              <w:rPr>
                <w:rFonts w:ascii="Calibri" w:hAnsi="Calibri"/>
                <w:i w:val="0"/>
                <w:sz w:val="22"/>
                <w:szCs w:val="22"/>
              </w:rPr>
              <w:t>au niveau du</w:t>
            </w:r>
            <w:r w:rsidRPr="0032262B">
              <w:rPr>
                <w:rFonts w:ascii="Calibri" w:hAnsi="Calibri"/>
                <w:i w:val="0"/>
                <w:sz w:val="22"/>
                <w:szCs w:val="22"/>
              </w:rPr>
              <w:t xml:space="preserve"> champ « Catégorie d'agent économique »</w:t>
            </w:r>
          </w:p>
          <w:p w:rsidR="0080105B" w:rsidP="003D34DB" w:rsidRDefault="0080105B" w14:paraId="318A98CD" w14:textId="77777777">
            <w:pPr>
              <w:pStyle w:val="Normal1"/>
              <w:numPr>
                <w:ilvl w:val="0"/>
                <w:numId w:val="46"/>
              </w:numPr>
              <w:suppressAutoHyphens/>
              <w:spacing w:line="100" w:lineRule="atLeast"/>
              <w:jc w:val="both"/>
              <w:rPr>
                <w:rFonts w:ascii="Calibri" w:hAnsi="Calibri"/>
                <w:i w:val="0"/>
                <w:sz w:val="22"/>
                <w:szCs w:val="22"/>
              </w:rPr>
            </w:pPr>
            <w:r>
              <w:rPr>
                <w:rFonts w:ascii="Calibri" w:hAnsi="Calibri"/>
                <w:i w:val="0"/>
                <w:sz w:val="22"/>
                <w:szCs w:val="22"/>
              </w:rPr>
              <w:t>Pour le traitement des souscriptions du personnel de la banque, il est convenu que la catégorie d’agent économique sera la 341 (personnel de l’établissement).</w:t>
            </w:r>
          </w:p>
          <w:p w:rsidR="0080105B" w:rsidP="003D34DB" w:rsidRDefault="0080105B" w14:paraId="2D14C4FE" w14:textId="77777777">
            <w:pPr>
              <w:pStyle w:val="Normal1"/>
              <w:numPr>
                <w:ilvl w:val="0"/>
                <w:numId w:val="46"/>
              </w:numPr>
              <w:suppressAutoHyphens/>
              <w:spacing w:line="100" w:lineRule="atLeast"/>
              <w:jc w:val="both"/>
              <w:rPr>
                <w:rFonts w:ascii="Calibri" w:hAnsi="Calibri"/>
                <w:i w:val="0"/>
                <w:sz w:val="22"/>
                <w:szCs w:val="22"/>
              </w:rPr>
            </w:pPr>
            <w:r>
              <w:rPr>
                <w:rFonts w:ascii="Calibri" w:hAnsi="Calibri"/>
                <w:i w:val="0"/>
                <w:sz w:val="22"/>
                <w:szCs w:val="22"/>
              </w:rPr>
              <w:t>Pour traiter la tranche des salariés de l’OPV, il faut utiliser le flag salarié</w:t>
            </w:r>
          </w:p>
          <w:p w:rsidR="0080105B" w:rsidP="003D34DB" w:rsidRDefault="0080105B" w14:paraId="10D619EB" w14:textId="77777777">
            <w:pPr>
              <w:pStyle w:val="Normal1"/>
              <w:numPr>
                <w:ilvl w:val="0"/>
                <w:numId w:val="46"/>
              </w:numPr>
              <w:suppressAutoHyphens/>
              <w:spacing w:line="100" w:lineRule="atLeast"/>
              <w:jc w:val="both"/>
              <w:rPr>
                <w:rFonts w:ascii="Calibri" w:hAnsi="Calibri"/>
                <w:i w:val="0"/>
                <w:sz w:val="22"/>
                <w:szCs w:val="22"/>
              </w:rPr>
            </w:pPr>
            <w:r>
              <w:rPr>
                <w:rFonts w:ascii="Calibri" w:hAnsi="Calibri"/>
                <w:i w:val="0"/>
                <w:sz w:val="22"/>
                <w:szCs w:val="22"/>
              </w:rPr>
              <w:t>L’utilisateur doit identifier la tranche de souscription</w:t>
            </w:r>
          </w:p>
          <w:p w:rsidR="00336150" w:rsidP="003D34DB" w:rsidRDefault="0080105B" w14:paraId="00AD1774" w14:textId="77777777">
            <w:pPr>
              <w:pStyle w:val="Normal1"/>
              <w:numPr>
                <w:ilvl w:val="0"/>
                <w:numId w:val="46"/>
              </w:numPr>
              <w:suppressAutoHyphens/>
              <w:spacing w:line="100" w:lineRule="atLeast"/>
              <w:jc w:val="both"/>
              <w:rPr>
                <w:rFonts w:ascii="Calibri" w:hAnsi="Calibri"/>
                <w:i w:val="0"/>
                <w:sz w:val="22"/>
                <w:szCs w:val="22"/>
              </w:rPr>
            </w:pPr>
            <w:r>
              <w:rPr>
                <w:rFonts w:ascii="Calibri" w:hAnsi="Calibri"/>
                <w:i w:val="0"/>
                <w:sz w:val="22"/>
                <w:szCs w:val="22"/>
              </w:rPr>
              <w:t xml:space="preserve"> Définir le taux ou le montant de la décoté si applicable</w:t>
            </w:r>
          </w:p>
          <w:p w:rsidR="0080105B" w:rsidP="003D34DB" w:rsidRDefault="0043613B" w14:paraId="0B6970C5" w14:textId="77777777">
            <w:pPr>
              <w:pStyle w:val="Normal1"/>
              <w:numPr>
                <w:ilvl w:val="0"/>
                <w:numId w:val="46"/>
              </w:numPr>
              <w:suppressAutoHyphens/>
              <w:spacing w:line="100" w:lineRule="atLeast"/>
              <w:jc w:val="both"/>
              <w:rPr>
                <w:rFonts w:ascii="Calibri" w:hAnsi="Calibri"/>
                <w:i w:val="0"/>
                <w:sz w:val="22"/>
                <w:szCs w:val="22"/>
              </w:rPr>
            </w:pPr>
            <w:r>
              <w:rPr>
                <w:rFonts w:ascii="Calibri" w:hAnsi="Calibri"/>
                <w:i w:val="0"/>
                <w:sz w:val="22"/>
                <w:szCs w:val="22"/>
              </w:rPr>
              <w:t>Définir l’intervalle de la tranche en quantité</w:t>
            </w:r>
          </w:p>
          <w:p w:rsidR="00702806" w:rsidP="003D4A45" w:rsidRDefault="00702806" w14:paraId="6717EED0" w14:textId="77777777">
            <w:pPr>
              <w:pStyle w:val="Normal1"/>
              <w:numPr>
                <w:ilvl w:val="0"/>
                <w:numId w:val="46"/>
              </w:numPr>
              <w:suppressAutoHyphens/>
              <w:spacing w:line="100" w:lineRule="atLeast"/>
              <w:jc w:val="both"/>
              <w:rPr>
                <w:rFonts w:ascii="Calibri" w:hAnsi="Calibri"/>
                <w:i w:val="0"/>
                <w:sz w:val="22"/>
                <w:szCs w:val="22"/>
              </w:rPr>
            </w:pPr>
            <w:r>
              <w:rPr>
                <w:rFonts w:ascii="Calibri" w:hAnsi="Calibri"/>
                <w:i w:val="0"/>
                <w:sz w:val="22"/>
                <w:szCs w:val="22"/>
              </w:rPr>
              <w:t>Le</w:t>
            </w:r>
            <w:r w:rsidR="003D4A45">
              <w:rPr>
                <w:rFonts w:ascii="Calibri" w:hAnsi="Calibri"/>
                <w:i w:val="0"/>
                <w:sz w:val="22"/>
                <w:szCs w:val="22"/>
              </w:rPr>
              <w:t>s</w:t>
            </w:r>
            <w:r>
              <w:rPr>
                <w:rFonts w:ascii="Calibri" w:hAnsi="Calibri"/>
                <w:i w:val="0"/>
                <w:sz w:val="22"/>
                <w:szCs w:val="22"/>
              </w:rPr>
              <w:t xml:space="preserve"> mode</w:t>
            </w:r>
            <w:r w:rsidR="003D4A45">
              <w:rPr>
                <w:rFonts w:ascii="Calibri" w:hAnsi="Calibri"/>
                <w:i w:val="0"/>
                <w:sz w:val="22"/>
                <w:szCs w:val="22"/>
              </w:rPr>
              <w:t>s</w:t>
            </w:r>
            <w:r>
              <w:rPr>
                <w:rFonts w:ascii="Calibri" w:hAnsi="Calibri"/>
                <w:i w:val="0"/>
                <w:sz w:val="22"/>
                <w:szCs w:val="22"/>
              </w:rPr>
              <w:t xml:space="preserve"> de financement défini </w:t>
            </w:r>
            <w:r w:rsidR="003D4A45">
              <w:rPr>
                <w:rFonts w:ascii="Calibri" w:hAnsi="Calibri"/>
                <w:i w:val="0"/>
                <w:sz w:val="22"/>
                <w:szCs w:val="22"/>
              </w:rPr>
              <w:t xml:space="preserve">pour chaque tranche seront repris dans la création des ordres OPVs. </w:t>
            </w:r>
          </w:p>
          <w:p w:rsidRPr="0032262B" w:rsidR="0043613B" w:rsidP="003D4A45" w:rsidRDefault="0043613B" w14:paraId="1C317E37" w14:textId="77777777">
            <w:pPr>
              <w:pStyle w:val="Normal1"/>
              <w:numPr>
                <w:ilvl w:val="0"/>
                <w:numId w:val="46"/>
              </w:numPr>
              <w:suppressAutoHyphens/>
              <w:spacing w:line="100" w:lineRule="atLeast"/>
              <w:jc w:val="both"/>
              <w:rPr>
                <w:rFonts w:ascii="Calibri" w:hAnsi="Calibri"/>
                <w:i w:val="0"/>
                <w:sz w:val="22"/>
                <w:szCs w:val="22"/>
              </w:rPr>
            </w:pPr>
            <w:r>
              <w:rPr>
                <w:rFonts w:ascii="Calibri" w:hAnsi="Calibri"/>
                <w:i w:val="0"/>
                <w:sz w:val="22"/>
                <w:szCs w:val="22"/>
              </w:rPr>
              <w:t>Définir la validité de la tranche</w:t>
            </w:r>
            <w:r w:rsidR="00EF44A3">
              <w:rPr>
                <w:rFonts w:ascii="Calibri" w:hAnsi="Calibri"/>
                <w:i w:val="0"/>
                <w:sz w:val="22"/>
                <w:szCs w:val="22"/>
              </w:rPr>
              <w:t xml:space="preserve"> </w:t>
            </w:r>
            <w:r w:rsidR="001443E2">
              <w:rPr>
                <w:rFonts w:ascii="Calibri" w:hAnsi="Calibri"/>
                <w:i w:val="0"/>
                <w:sz w:val="22"/>
                <w:szCs w:val="22"/>
              </w:rPr>
              <w:t>(La</w:t>
            </w:r>
            <w:r w:rsidR="00EF44A3">
              <w:rPr>
                <w:rFonts w:ascii="Calibri" w:hAnsi="Calibri"/>
                <w:i w:val="0"/>
                <w:sz w:val="22"/>
                <w:szCs w:val="22"/>
              </w:rPr>
              <w:t xml:space="preserve"> date de début est calculé par le système)</w:t>
            </w:r>
          </w:p>
        </w:tc>
      </w:tr>
      <w:tr w:rsidRPr="00237864" w:rsidR="00E56AED" w:rsidTr="00D02273" w14:paraId="73181009" w14:textId="77777777">
        <w:tc>
          <w:tcPr>
            <w:tcW w:w="1505"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CF46E95" w14:textId="77777777">
            <w:pPr>
              <w:jc w:val="both"/>
              <w:rPr>
                <w:sz w:val="24"/>
                <w:szCs w:val="24"/>
              </w:rPr>
            </w:pPr>
            <w:r w:rsidRPr="00237864">
              <w:rPr>
                <w:sz w:val="24"/>
                <w:szCs w:val="24"/>
              </w:rPr>
              <w:t>TRT-090-3</w:t>
            </w:r>
          </w:p>
        </w:tc>
        <w:tc>
          <w:tcPr>
            <w:tcW w:w="7718" w:type="dxa"/>
            <w:tcBorders>
              <w:left w:val="single" w:color="000000" w:sz="4" w:space="0"/>
              <w:bottom w:val="single" w:color="000000" w:sz="4" w:space="0"/>
              <w:right w:val="single" w:color="000000" w:sz="4" w:space="0"/>
            </w:tcBorders>
            <w:shd w:val="clear" w:color="auto" w:fill="FFFFFF"/>
          </w:tcPr>
          <w:p w:rsidRPr="007C2D8E" w:rsidR="00E56AED" w:rsidP="003D34DB" w:rsidRDefault="00E56AED" w14:paraId="0843112A" w14:textId="77777777">
            <w:pPr>
              <w:pStyle w:val="Normal1"/>
              <w:numPr>
                <w:ilvl w:val="0"/>
                <w:numId w:val="46"/>
              </w:numPr>
              <w:suppressAutoHyphens/>
              <w:spacing w:line="100" w:lineRule="atLeast"/>
              <w:jc w:val="both"/>
              <w:rPr>
                <w:rFonts w:ascii="Calibri" w:hAnsi="Calibri"/>
                <w:i w:val="0"/>
                <w:sz w:val="22"/>
                <w:szCs w:val="22"/>
              </w:rPr>
            </w:pPr>
            <w:r w:rsidRPr="007C2D8E">
              <w:rPr>
                <w:rFonts w:ascii="Calibri" w:hAnsi="Calibri"/>
                <w:i w:val="0"/>
                <w:sz w:val="22"/>
                <w:szCs w:val="22"/>
              </w:rPr>
              <w:t>Après avoir renseigné toutes les informations de l'OPV, l'utilisateur pousse le bouton de sauvegarde pour enregistrer l'annonce dans avec son code unique IPOXXXXXXXX</w:t>
            </w:r>
          </w:p>
          <w:p w:rsidRPr="00634009" w:rsidR="00E56AED" w:rsidP="003D34DB" w:rsidRDefault="00E56AED" w14:paraId="0FF6333B" w14:textId="77777777">
            <w:pPr>
              <w:pStyle w:val="Normal1"/>
              <w:numPr>
                <w:ilvl w:val="0"/>
                <w:numId w:val="46"/>
              </w:numPr>
              <w:suppressAutoHyphens/>
              <w:spacing w:line="100" w:lineRule="atLeast"/>
              <w:jc w:val="both"/>
              <w:rPr>
                <w:rFonts w:ascii="Calibri" w:hAnsi="Calibri"/>
                <w:i w:val="0"/>
                <w:sz w:val="24"/>
                <w:szCs w:val="24"/>
              </w:rPr>
            </w:pPr>
            <w:r w:rsidRPr="007C2D8E">
              <w:rPr>
                <w:rFonts w:ascii="Calibri" w:hAnsi="Calibri"/>
                <w:i w:val="0"/>
                <w:sz w:val="22"/>
                <w:szCs w:val="22"/>
              </w:rPr>
              <w:t>Cette référence est celle utilisé dans les menus de recherche multicritères</w:t>
            </w:r>
            <w:r w:rsidRPr="00634009">
              <w:rPr>
                <w:rFonts w:ascii="Calibri" w:hAnsi="Calibri"/>
                <w:i w:val="0"/>
                <w:sz w:val="24"/>
                <w:szCs w:val="24"/>
              </w:rPr>
              <w:t>.</w:t>
            </w:r>
          </w:p>
        </w:tc>
      </w:tr>
    </w:tbl>
    <w:p w:rsidR="00E56AED" w:rsidP="002F5C7D" w:rsidRDefault="00E56AED" w14:paraId="7D2C0C8C" w14:textId="77777777">
      <w:pPr>
        <w:spacing w:before="60"/>
        <w:jc w:val="both"/>
        <w:rPr>
          <w:i/>
          <w:sz w:val="20"/>
          <w:szCs w:val="20"/>
        </w:rPr>
      </w:pPr>
      <w:r>
        <w:rPr>
          <w:i/>
          <w:sz w:val="20"/>
          <w:szCs w:val="20"/>
        </w:rPr>
        <w:t>XXX = Trigramme spécifique à ce cas d’utilisation</w:t>
      </w:r>
    </w:p>
    <w:p w:rsidR="00E56AED" w:rsidP="003D34DB" w:rsidRDefault="00E56AED" w14:paraId="1DEA4AA0" w14:textId="77777777">
      <w:pPr>
        <w:pStyle w:val="Style3"/>
        <w:numPr>
          <w:ilvl w:val="2"/>
          <w:numId w:val="3"/>
        </w:numPr>
        <w:jc w:val="both"/>
        <w:rPr>
          <w:color w:val="999999"/>
        </w:rPr>
      </w:pPr>
      <w:bookmarkStart w:name="_Toc409973724" w:id="281"/>
      <w:r>
        <w:rPr>
          <w:color w:val="999999"/>
        </w:rPr>
        <w:t>Messages d’erreur</w:t>
      </w:r>
      <w:bookmarkEnd w:id="281"/>
    </w:p>
    <w:p w:rsidR="00E56AED" w:rsidP="0091661A" w:rsidRDefault="00E56AED" w14:paraId="403DA807" w14:textId="77777777">
      <w:pPr>
        <w:pStyle w:val="Paragraphedeliste1"/>
        <w:numPr>
          <w:ilvl w:val="0"/>
          <w:numId w:val="4"/>
        </w:numPr>
        <w:spacing w:before="240" w:after="240" w:line="100" w:lineRule="atLeast"/>
        <w:ind w:right="142" w:firstLine="0"/>
        <w:jc w:val="both"/>
      </w:pPr>
      <w:r>
        <w:t>Identifier et lister les messages d’erreur spécifiques à ce CUF.</w:t>
      </w:r>
    </w:p>
    <w:tbl>
      <w:tblPr>
        <w:tblW w:w="0" w:type="auto"/>
        <w:tblInd w:w="108" w:type="dxa"/>
        <w:tblLayout w:type="fixed"/>
        <w:tblLook w:val="0000" w:firstRow="0" w:lastRow="0" w:firstColumn="0" w:lastColumn="0" w:noHBand="0" w:noVBand="0"/>
      </w:tblPr>
      <w:tblGrid>
        <w:gridCol w:w="1505"/>
        <w:gridCol w:w="7718"/>
      </w:tblGrid>
      <w:tr w:rsidRPr="00237864" w:rsidR="00E56AED" w:rsidTr="00D02273" w14:paraId="76AD7BB5" w14:textId="77777777">
        <w:trPr>
          <w:tblHeader/>
        </w:trPr>
        <w:tc>
          <w:tcPr>
            <w:tcW w:w="1505"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1863EE76" w14:textId="77777777">
            <w:pPr>
              <w:jc w:val="both"/>
              <w:rPr>
                <w:b/>
              </w:rPr>
            </w:pPr>
            <w:r w:rsidRPr="00237864">
              <w:rPr>
                <w:b/>
              </w:rPr>
              <w:t>Réf.</w:t>
            </w:r>
          </w:p>
        </w:tc>
        <w:tc>
          <w:tcPr>
            <w:tcW w:w="7718"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4CBFD725" w14:textId="77777777">
            <w:pPr>
              <w:jc w:val="both"/>
              <w:rPr>
                <w:b/>
              </w:rPr>
            </w:pPr>
            <w:r w:rsidRPr="00237864">
              <w:rPr>
                <w:b/>
              </w:rPr>
              <w:t>Description</w:t>
            </w:r>
          </w:p>
        </w:tc>
      </w:tr>
      <w:tr w:rsidRPr="00237864" w:rsidR="00E56AED" w:rsidTr="00D02273" w14:paraId="05F4C096" w14:textId="77777777">
        <w:tc>
          <w:tcPr>
            <w:tcW w:w="150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786FC3B7" w14:textId="77777777">
            <w:pPr>
              <w:jc w:val="both"/>
            </w:pPr>
            <w:r w:rsidRPr="00237864">
              <w:t>ERR-GEN-1</w:t>
            </w:r>
          </w:p>
        </w:tc>
        <w:tc>
          <w:tcPr>
            <w:tcW w:w="7718"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72B43226" w14:textId="77777777">
            <w:pPr>
              <w:pStyle w:val="Normal1"/>
              <w:jc w:val="both"/>
            </w:pPr>
          </w:p>
        </w:tc>
      </w:tr>
    </w:tbl>
    <w:p w:rsidR="00E56AED" w:rsidP="002F5C7D" w:rsidRDefault="00E56AED" w14:paraId="198CF9CF" w14:textId="77777777">
      <w:pPr>
        <w:spacing w:before="60"/>
        <w:jc w:val="both"/>
        <w:rPr>
          <w:i/>
          <w:sz w:val="20"/>
          <w:szCs w:val="20"/>
        </w:rPr>
      </w:pPr>
      <w:r>
        <w:rPr>
          <w:i/>
          <w:sz w:val="20"/>
          <w:szCs w:val="20"/>
        </w:rPr>
        <w:t>XXX = Trigramme spécifique à ce cas d’utilisation</w:t>
      </w:r>
    </w:p>
    <w:p w:rsidR="00E56AED" w:rsidP="003D34DB" w:rsidRDefault="00E56AED" w14:paraId="50584055" w14:textId="77777777">
      <w:pPr>
        <w:pStyle w:val="Style2"/>
        <w:numPr>
          <w:ilvl w:val="1"/>
          <w:numId w:val="3"/>
        </w:numPr>
        <w:spacing w:line="100" w:lineRule="atLeast"/>
        <w:ind w:right="142"/>
        <w:jc w:val="both"/>
      </w:pPr>
      <w:bookmarkStart w:name="_Toc409973725" w:id="282"/>
      <w:r>
        <w:t>Cas d’utilisation &lt;Notification des Clients de la banque&gt;</w:t>
      </w:r>
      <w:bookmarkEnd w:id="282"/>
    </w:p>
    <w:p w:rsidR="00E56AED" w:rsidP="003D34DB" w:rsidRDefault="00E56AED" w14:paraId="64A8D751" w14:textId="77777777">
      <w:pPr>
        <w:pStyle w:val="Style3"/>
        <w:numPr>
          <w:ilvl w:val="2"/>
          <w:numId w:val="3"/>
        </w:numPr>
        <w:jc w:val="both"/>
      </w:pPr>
      <w:bookmarkStart w:name="_Toc409973726" w:id="283"/>
      <w:r>
        <w:t>Définition et objectif</w:t>
      </w:r>
      <w:bookmarkEnd w:id="283"/>
    </w:p>
    <w:p w:rsidR="00E56AED" w:rsidP="003D34DB" w:rsidRDefault="00E56AED" w14:paraId="3C59217B" w14:textId="77777777">
      <w:pPr>
        <w:pStyle w:val="Paragraphedeliste1"/>
        <w:numPr>
          <w:ilvl w:val="0"/>
          <w:numId w:val="16"/>
        </w:numPr>
        <w:spacing w:before="240" w:line="100" w:lineRule="atLeast"/>
        <w:jc w:val="both"/>
      </w:pPr>
      <w:r>
        <w:t>L'objectif de cet écran est de générer la notification via des courriers électroniques pour tous les clients de la banque après la création de l'annonce.</w:t>
      </w:r>
    </w:p>
    <w:p w:rsidR="002F4027" w:rsidP="003D34DB" w:rsidRDefault="00EC22B7" w14:paraId="42664A78" w14:textId="77777777">
      <w:pPr>
        <w:pStyle w:val="Paragraphedeliste1"/>
        <w:numPr>
          <w:ilvl w:val="0"/>
          <w:numId w:val="16"/>
        </w:numPr>
        <w:spacing w:before="240" w:line="100" w:lineRule="atLeast"/>
        <w:jc w:val="both"/>
      </w:pPr>
      <w:r>
        <w:t>Un fichier par collecteurs sera généré</w:t>
      </w:r>
      <w:r w:rsidR="002F4027">
        <w:t xml:space="preserve"> au niveau du système dans le cas ou les ordres sont collectés par AWB et par WB. </w:t>
      </w:r>
    </w:p>
    <w:p w:rsidR="00E56AED" w:rsidP="003D34DB" w:rsidRDefault="00E56AED" w14:paraId="6943AED0" w14:textId="77777777">
      <w:pPr>
        <w:pStyle w:val="Style3"/>
        <w:numPr>
          <w:ilvl w:val="2"/>
          <w:numId w:val="3"/>
        </w:numPr>
        <w:jc w:val="both"/>
      </w:pPr>
      <w:bookmarkStart w:name="_Toc409973727" w:id="284"/>
      <w:r>
        <w:t>Pré-conditions</w:t>
      </w:r>
      <w:bookmarkEnd w:id="284"/>
    </w:p>
    <w:p w:rsidR="00E56AED" w:rsidP="001443E2" w:rsidRDefault="00E56AED" w14:paraId="64965DDE" w14:textId="77777777">
      <w:pPr>
        <w:pStyle w:val="Paragraphedeliste1"/>
        <w:numPr>
          <w:ilvl w:val="0"/>
          <w:numId w:val="16"/>
        </w:numPr>
        <w:spacing w:before="240" w:line="100" w:lineRule="atLeast"/>
        <w:jc w:val="both"/>
      </w:pPr>
      <w:r>
        <w:t xml:space="preserve">Les pré-conditions à la notification des clients </w:t>
      </w:r>
    </w:p>
    <w:p w:rsidR="001443E2" w:rsidP="00D90DC4" w:rsidRDefault="001443E2" w14:paraId="779BF499" w14:textId="77777777">
      <w:pPr>
        <w:pStyle w:val="Paragraphedeliste1"/>
        <w:tabs>
          <w:tab w:val="clear" w:pos="708"/>
        </w:tabs>
        <w:spacing w:before="240" w:line="100" w:lineRule="atLeast"/>
        <w:jc w:val="both"/>
      </w:pPr>
    </w:p>
    <w:tbl>
      <w:tblPr>
        <w:tblW w:w="0" w:type="auto"/>
        <w:tblInd w:w="108" w:type="dxa"/>
        <w:tblLayout w:type="fixed"/>
        <w:tblLook w:val="0000" w:firstRow="0" w:lastRow="0" w:firstColumn="0" w:lastColumn="0" w:noHBand="0" w:noVBand="0"/>
      </w:tblPr>
      <w:tblGrid>
        <w:gridCol w:w="1505"/>
        <w:gridCol w:w="7718"/>
      </w:tblGrid>
      <w:tr w:rsidRPr="00237864" w:rsidR="00E56AED" w:rsidTr="00D02273" w14:paraId="62471C65" w14:textId="77777777">
        <w:trPr>
          <w:tblHeader/>
        </w:trPr>
        <w:tc>
          <w:tcPr>
            <w:tcW w:w="1505"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35038173" w14:textId="77777777">
            <w:pPr>
              <w:jc w:val="both"/>
              <w:rPr>
                <w:b/>
              </w:rPr>
            </w:pPr>
            <w:r w:rsidRPr="00237864">
              <w:rPr>
                <w:b/>
              </w:rPr>
              <w:t>Réf.</w:t>
            </w:r>
          </w:p>
        </w:tc>
        <w:tc>
          <w:tcPr>
            <w:tcW w:w="7718"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3D34DB" w:rsidRDefault="00E56AED" w14:paraId="6289F9F5" w14:textId="77777777">
            <w:pPr>
              <w:numPr>
                <w:ilvl w:val="0"/>
                <w:numId w:val="16"/>
              </w:numPr>
              <w:suppressAutoHyphens/>
              <w:jc w:val="both"/>
              <w:rPr>
                <w:b/>
              </w:rPr>
            </w:pPr>
            <w:r w:rsidRPr="00237864">
              <w:rPr>
                <w:b/>
              </w:rPr>
              <w:t>Description</w:t>
            </w:r>
          </w:p>
        </w:tc>
      </w:tr>
      <w:tr w:rsidRPr="00237864" w:rsidR="00E56AED" w:rsidTr="00D02273" w14:paraId="0FE365DB" w14:textId="77777777">
        <w:tc>
          <w:tcPr>
            <w:tcW w:w="150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5D193A36" w14:textId="77777777">
            <w:pPr>
              <w:jc w:val="both"/>
            </w:pPr>
            <w:r w:rsidRPr="00237864">
              <w:t>PRE-091-1</w:t>
            </w:r>
          </w:p>
        </w:tc>
        <w:tc>
          <w:tcPr>
            <w:tcW w:w="7718" w:type="dxa"/>
            <w:tcBorders>
              <w:top w:val="single" w:color="000000" w:sz="4" w:space="0"/>
              <w:left w:val="single" w:color="000000" w:sz="4" w:space="0"/>
              <w:bottom w:val="single" w:color="000000" w:sz="4" w:space="0"/>
              <w:right w:val="single" w:color="000000" w:sz="4" w:space="0"/>
            </w:tcBorders>
            <w:shd w:val="clear" w:color="auto" w:fill="FFFFFF"/>
          </w:tcPr>
          <w:p w:rsidRPr="0032262B" w:rsidR="00E56AED" w:rsidP="003D34DB" w:rsidRDefault="00E56AED" w14:paraId="2BDB1C8F" w14:textId="77777777">
            <w:pPr>
              <w:pStyle w:val="Normal1"/>
              <w:numPr>
                <w:ilvl w:val="0"/>
                <w:numId w:val="16"/>
              </w:numPr>
              <w:suppressAutoHyphens/>
              <w:spacing w:line="100" w:lineRule="atLeast"/>
              <w:jc w:val="both"/>
              <w:rPr>
                <w:rFonts w:ascii="Calibri" w:hAnsi="Calibri"/>
                <w:i w:val="0"/>
                <w:sz w:val="22"/>
                <w:szCs w:val="22"/>
              </w:rPr>
            </w:pPr>
            <w:r w:rsidRPr="0032262B">
              <w:rPr>
                <w:rFonts w:ascii="Calibri" w:hAnsi="Calibri"/>
                <w:i w:val="0"/>
                <w:sz w:val="22"/>
                <w:szCs w:val="22"/>
              </w:rPr>
              <w:t>Il faut que l'annonce soit déjà créée</w:t>
            </w:r>
          </w:p>
        </w:tc>
      </w:tr>
      <w:tr w:rsidRPr="00237864" w:rsidR="00E56AED" w:rsidTr="00D02273" w14:paraId="5A2008D4" w14:textId="77777777">
        <w:tc>
          <w:tcPr>
            <w:tcW w:w="1505"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1C7361D" w14:textId="77777777">
            <w:pPr>
              <w:jc w:val="both"/>
            </w:pPr>
            <w:r w:rsidRPr="00237864">
              <w:t>PRE-091-2</w:t>
            </w:r>
          </w:p>
        </w:tc>
        <w:tc>
          <w:tcPr>
            <w:tcW w:w="7718" w:type="dxa"/>
            <w:tcBorders>
              <w:left w:val="single" w:color="000000" w:sz="4" w:space="0"/>
              <w:bottom w:val="single" w:color="000000" w:sz="4" w:space="0"/>
              <w:right w:val="single" w:color="000000" w:sz="4" w:space="0"/>
            </w:tcBorders>
            <w:shd w:val="clear" w:color="auto" w:fill="FFFFFF"/>
          </w:tcPr>
          <w:p w:rsidRPr="0032262B" w:rsidR="00E56AED" w:rsidP="003D34DB" w:rsidRDefault="00E56AED" w14:paraId="7273A8CF" w14:textId="77777777">
            <w:pPr>
              <w:pStyle w:val="Normal1"/>
              <w:numPr>
                <w:ilvl w:val="0"/>
                <w:numId w:val="16"/>
              </w:numPr>
              <w:suppressAutoHyphens/>
              <w:spacing w:line="100" w:lineRule="atLeast"/>
              <w:jc w:val="both"/>
              <w:rPr>
                <w:rFonts w:ascii="Calibri" w:hAnsi="Calibri"/>
                <w:i w:val="0"/>
                <w:sz w:val="22"/>
                <w:szCs w:val="22"/>
              </w:rPr>
            </w:pPr>
            <w:r w:rsidRPr="0032262B">
              <w:rPr>
                <w:rFonts w:ascii="Calibri" w:hAnsi="Calibri"/>
                <w:i w:val="0"/>
                <w:sz w:val="22"/>
                <w:szCs w:val="22"/>
              </w:rPr>
              <w:t>Les adresses du courrier électronique sont rattachées au client de la banque dans le référentiel clients (MegaCommon)</w:t>
            </w:r>
          </w:p>
        </w:tc>
      </w:tr>
    </w:tbl>
    <w:p w:rsidR="00E56AED" w:rsidP="002F5C7D" w:rsidRDefault="00E56AED" w14:paraId="19FFA222" w14:textId="77777777">
      <w:pPr>
        <w:pStyle w:val="Paragraphedeliste1"/>
        <w:spacing w:before="240" w:after="240" w:line="100" w:lineRule="atLeast"/>
        <w:jc w:val="both"/>
      </w:pPr>
    </w:p>
    <w:p w:rsidR="00E56AED" w:rsidP="003D34DB" w:rsidRDefault="00E56AED" w14:paraId="7EFBA227" w14:textId="77777777">
      <w:pPr>
        <w:pStyle w:val="Style3"/>
        <w:numPr>
          <w:ilvl w:val="2"/>
          <w:numId w:val="3"/>
        </w:numPr>
        <w:spacing w:before="240" w:line="100" w:lineRule="atLeast"/>
        <w:jc w:val="both"/>
      </w:pPr>
      <w:bookmarkStart w:name="_Toc409973728" w:id="285"/>
      <w:r>
        <w:t>Post-conditions</w:t>
      </w:r>
      <w:bookmarkEnd w:id="285"/>
    </w:p>
    <w:p w:rsidR="004425ED" w:rsidP="004425ED" w:rsidRDefault="00E56AED" w14:paraId="1688AE07" w14:textId="77777777">
      <w:pPr>
        <w:pStyle w:val="Paragraphedeliste1"/>
        <w:numPr>
          <w:ilvl w:val="0"/>
          <w:numId w:val="16"/>
        </w:numPr>
        <w:spacing w:before="240" w:line="100" w:lineRule="atLeast"/>
        <w:jc w:val="both"/>
      </w:pPr>
      <w:r>
        <w:t xml:space="preserve">Les poste-conditions relatives à la notification des clients </w:t>
      </w:r>
    </w:p>
    <w:tbl>
      <w:tblPr>
        <w:tblW w:w="0" w:type="auto"/>
        <w:tblInd w:w="108" w:type="dxa"/>
        <w:tblLayout w:type="fixed"/>
        <w:tblLook w:val="0000" w:firstRow="0" w:lastRow="0" w:firstColumn="0" w:lastColumn="0" w:noHBand="0" w:noVBand="0"/>
      </w:tblPr>
      <w:tblGrid>
        <w:gridCol w:w="1506"/>
        <w:gridCol w:w="7718"/>
      </w:tblGrid>
      <w:tr w:rsidRPr="00237864" w:rsidR="00E56AED" w:rsidTr="00D02273" w14:paraId="397C2D96" w14:textId="77777777">
        <w:trPr>
          <w:tblHeader/>
        </w:trPr>
        <w:tc>
          <w:tcPr>
            <w:tcW w:w="1506"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1488FFC3" w14:textId="77777777">
            <w:pPr>
              <w:jc w:val="both"/>
              <w:rPr>
                <w:b/>
              </w:rPr>
            </w:pPr>
            <w:r w:rsidRPr="00237864">
              <w:rPr>
                <w:b/>
              </w:rPr>
              <w:t>Réf.</w:t>
            </w:r>
          </w:p>
        </w:tc>
        <w:tc>
          <w:tcPr>
            <w:tcW w:w="7718"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3D34DB" w:rsidRDefault="00E56AED" w14:paraId="66C89EAD" w14:textId="77777777">
            <w:pPr>
              <w:numPr>
                <w:ilvl w:val="0"/>
                <w:numId w:val="16"/>
              </w:numPr>
              <w:suppressAutoHyphens/>
              <w:jc w:val="both"/>
              <w:rPr>
                <w:b/>
              </w:rPr>
            </w:pPr>
            <w:r w:rsidRPr="00237864">
              <w:rPr>
                <w:b/>
              </w:rPr>
              <w:t>Description</w:t>
            </w:r>
          </w:p>
        </w:tc>
      </w:tr>
      <w:tr w:rsidRPr="00237864" w:rsidR="00E56AED" w:rsidTr="00D02273" w14:paraId="35275D8C" w14:textId="77777777">
        <w:tc>
          <w:tcPr>
            <w:tcW w:w="1506"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6BEDAC0E" w14:textId="77777777">
            <w:pPr>
              <w:jc w:val="both"/>
            </w:pPr>
            <w:r w:rsidRPr="00237864">
              <w:t>POS-091-1</w:t>
            </w:r>
          </w:p>
        </w:tc>
        <w:tc>
          <w:tcPr>
            <w:tcW w:w="7718" w:type="dxa"/>
            <w:tcBorders>
              <w:top w:val="single" w:color="000000" w:sz="4" w:space="0"/>
              <w:left w:val="single" w:color="000000" w:sz="4" w:space="0"/>
              <w:bottom w:val="single" w:color="000000" w:sz="4" w:space="0"/>
              <w:right w:val="single" w:color="000000" w:sz="4" w:space="0"/>
            </w:tcBorders>
            <w:shd w:val="clear" w:color="auto" w:fill="FFFFFF"/>
          </w:tcPr>
          <w:p w:rsidRPr="0032262B" w:rsidR="00E56AED" w:rsidP="003D34DB" w:rsidRDefault="00E56AED" w14:paraId="17EE89C1" w14:textId="77777777">
            <w:pPr>
              <w:pStyle w:val="Normal1"/>
              <w:numPr>
                <w:ilvl w:val="0"/>
                <w:numId w:val="16"/>
              </w:numPr>
              <w:suppressAutoHyphens/>
              <w:spacing w:line="100" w:lineRule="atLeast"/>
              <w:jc w:val="both"/>
              <w:rPr>
                <w:rFonts w:ascii="Calibri" w:hAnsi="Calibri"/>
                <w:i w:val="0"/>
                <w:sz w:val="22"/>
                <w:szCs w:val="22"/>
              </w:rPr>
            </w:pPr>
            <w:r w:rsidRPr="0032262B">
              <w:rPr>
                <w:rFonts w:ascii="Calibri" w:hAnsi="Calibri"/>
                <w:i w:val="0"/>
                <w:sz w:val="22"/>
                <w:szCs w:val="22"/>
              </w:rPr>
              <w:t>Statut de l'exécution suite à la fin du processus.</w:t>
            </w:r>
          </w:p>
        </w:tc>
      </w:tr>
    </w:tbl>
    <w:p w:rsidR="00E56AED" w:rsidP="003D34DB" w:rsidRDefault="00D94B7F" w14:paraId="423C92AF" w14:textId="77777777">
      <w:pPr>
        <w:pStyle w:val="Style3"/>
        <w:numPr>
          <w:ilvl w:val="2"/>
          <w:numId w:val="3"/>
        </w:numPr>
        <w:jc w:val="both"/>
      </w:pPr>
      <w:bookmarkStart w:name="_Toc409973729" w:id="286"/>
      <w:r>
        <w:rPr>
          <w:noProof/>
          <w:lang w:eastAsia="fr-FR"/>
        </w:rPr>
        <w:drawing>
          <wp:anchor distT="0" distB="0" distL="0" distR="0" simplePos="0" relativeHeight="12" behindDoc="0" locked="0" layoutInCell="1" allowOverlap="1" wp14:anchorId="712CF90E" wp14:editId="655B8C57">
            <wp:simplePos x="0" y="0"/>
            <wp:positionH relativeFrom="column">
              <wp:align>center</wp:align>
            </wp:positionH>
            <wp:positionV relativeFrom="paragraph">
              <wp:posOffset>367665</wp:posOffset>
            </wp:positionV>
            <wp:extent cx="5895975" cy="3179445"/>
            <wp:effectExtent l="19050" t="0" r="9525" b="0"/>
            <wp:wrapSquare wrapText="largest"/>
            <wp:docPr id="27"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3"/>
                    <pic:cNvPicPr>
                      <a:picLocks noChangeAspect="1" noChangeArrowheads="1"/>
                    </pic:cNvPicPr>
                  </pic:nvPicPr>
                  <pic:blipFill>
                    <a:blip r:embed="rId31"/>
                    <a:srcRect/>
                    <a:stretch>
                      <a:fillRect/>
                    </a:stretch>
                  </pic:blipFill>
                  <pic:spPr bwMode="auto">
                    <a:xfrm>
                      <a:off x="0" y="0"/>
                      <a:ext cx="5895975" cy="3179445"/>
                    </a:xfrm>
                    <a:prstGeom prst="rect">
                      <a:avLst/>
                    </a:prstGeom>
                    <a:solidFill>
                      <a:srgbClr val="FFFFFF"/>
                    </a:solidFill>
                  </pic:spPr>
                </pic:pic>
              </a:graphicData>
            </a:graphic>
          </wp:anchor>
        </w:drawing>
      </w:r>
      <w:r w:rsidR="00E56AED">
        <w:t>Diagramme d’activité</w:t>
      </w:r>
      <w:bookmarkEnd w:id="286"/>
    </w:p>
    <w:p w:rsidR="00E56AED" w:rsidP="002F5C7D" w:rsidRDefault="00E56AED" w14:paraId="28D420B6" w14:textId="77777777">
      <w:pPr>
        <w:jc w:val="both"/>
      </w:pPr>
    </w:p>
    <w:p w:rsidR="00E56AED" w:rsidP="003D34DB" w:rsidRDefault="00E56AED" w14:paraId="6CF7B77D" w14:textId="77777777">
      <w:pPr>
        <w:pStyle w:val="Style3"/>
        <w:numPr>
          <w:ilvl w:val="2"/>
          <w:numId w:val="3"/>
        </w:numPr>
        <w:jc w:val="both"/>
      </w:pPr>
      <w:bookmarkStart w:name="_Toc409973730" w:id="287"/>
      <w:r>
        <w:t>Règles de gestion</w:t>
      </w:r>
      <w:bookmarkEnd w:id="287"/>
    </w:p>
    <w:tbl>
      <w:tblPr>
        <w:tblW w:w="0" w:type="auto"/>
        <w:tblLayout w:type="fixed"/>
        <w:tblLook w:val="0000" w:firstRow="0" w:lastRow="0" w:firstColumn="0" w:lastColumn="0" w:noHBand="0" w:noVBand="0"/>
      </w:tblPr>
      <w:tblGrid>
        <w:gridCol w:w="1525"/>
        <w:gridCol w:w="7712"/>
      </w:tblGrid>
      <w:tr w:rsidRPr="00237864" w:rsidR="00E56AED" w:rsidTr="00D02273" w14:paraId="433DDC6B" w14:textId="77777777">
        <w:trPr>
          <w:tblHeader/>
        </w:trPr>
        <w:tc>
          <w:tcPr>
            <w:tcW w:w="1525"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76471A49" w14:textId="77777777">
            <w:pPr>
              <w:jc w:val="both"/>
              <w:rPr>
                <w:b/>
                <w:sz w:val="24"/>
                <w:szCs w:val="24"/>
              </w:rPr>
            </w:pPr>
            <w:r w:rsidRPr="00237864">
              <w:rPr>
                <w:b/>
                <w:sz w:val="24"/>
                <w:szCs w:val="24"/>
              </w:rPr>
              <w:t>Réf.</w:t>
            </w:r>
          </w:p>
        </w:tc>
        <w:tc>
          <w:tcPr>
            <w:tcW w:w="7712"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20C867AB" w14:textId="77777777">
            <w:pPr>
              <w:jc w:val="both"/>
              <w:rPr>
                <w:b/>
                <w:sz w:val="24"/>
                <w:szCs w:val="24"/>
              </w:rPr>
            </w:pPr>
            <w:r w:rsidRPr="00237864">
              <w:rPr>
                <w:b/>
                <w:sz w:val="24"/>
                <w:szCs w:val="24"/>
              </w:rPr>
              <w:t>Description</w:t>
            </w:r>
          </w:p>
        </w:tc>
      </w:tr>
      <w:tr w:rsidRPr="00237864" w:rsidR="00E56AED" w:rsidTr="00D02273" w14:paraId="48092D4A" w14:textId="77777777">
        <w:tc>
          <w:tcPr>
            <w:tcW w:w="152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373DD1C8" w14:textId="77777777">
            <w:pPr>
              <w:jc w:val="both"/>
            </w:pPr>
            <w:r w:rsidRPr="00237864">
              <w:t>RG-091-1</w:t>
            </w:r>
          </w:p>
        </w:tc>
        <w:tc>
          <w:tcPr>
            <w:tcW w:w="7712" w:type="dxa"/>
            <w:tcBorders>
              <w:top w:val="single" w:color="000000" w:sz="4" w:space="0"/>
              <w:left w:val="single" w:color="000000" w:sz="4" w:space="0"/>
              <w:bottom w:val="single" w:color="000000" w:sz="4" w:space="0"/>
              <w:right w:val="single" w:color="000000" w:sz="4" w:space="0"/>
            </w:tcBorders>
            <w:shd w:val="clear" w:color="auto" w:fill="FFFFFF"/>
          </w:tcPr>
          <w:p w:rsidRPr="00634009" w:rsidR="00E56AED" w:rsidP="002F5C7D" w:rsidRDefault="00E56AED" w14:paraId="59A5C87C" w14:textId="77777777">
            <w:pPr>
              <w:pStyle w:val="Normal1"/>
              <w:jc w:val="both"/>
              <w:rPr>
                <w:rFonts w:ascii="Calibri" w:hAnsi="Calibri"/>
                <w:i w:val="0"/>
                <w:sz w:val="22"/>
                <w:szCs w:val="22"/>
              </w:rPr>
            </w:pPr>
            <w:r w:rsidRPr="00634009">
              <w:rPr>
                <w:rFonts w:ascii="Calibri" w:hAnsi="Calibri"/>
                <w:i w:val="0"/>
                <w:sz w:val="22"/>
                <w:szCs w:val="22"/>
              </w:rPr>
              <w:t>Une notification ne se génère qu’une seule fois</w:t>
            </w:r>
          </w:p>
        </w:tc>
      </w:tr>
      <w:tr w:rsidRPr="00237864" w:rsidR="00E56AED" w:rsidTr="00D02273" w14:paraId="3376B2A9" w14:textId="77777777">
        <w:tc>
          <w:tcPr>
            <w:tcW w:w="1525"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31B4D78" w14:textId="77777777">
            <w:pPr>
              <w:jc w:val="both"/>
            </w:pPr>
            <w:r w:rsidRPr="00237864">
              <w:t>RG-091-2</w:t>
            </w:r>
          </w:p>
        </w:tc>
        <w:tc>
          <w:tcPr>
            <w:tcW w:w="7712" w:type="dxa"/>
            <w:tcBorders>
              <w:left w:val="single" w:color="000000" w:sz="4" w:space="0"/>
              <w:bottom w:val="single" w:color="000000" w:sz="4" w:space="0"/>
              <w:right w:val="single" w:color="000000" w:sz="4" w:space="0"/>
            </w:tcBorders>
            <w:shd w:val="clear" w:color="auto" w:fill="FFFFFF"/>
          </w:tcPr>
          <w:p w:rsidRPr="00634009" w:rsidR="00E56AED" w:rsidP="002F5C7D" w:rsidRDefault="00E56AED" w14:paraId="6977C969" w14:textId="77777777">
            <w:pPr>
              <w:pStyle w:val="Normal1"/>
              <w:jc w:val="both"/>
              <w:rPr>
                <w:rFonts w:ascii="Calibri" w:hAnsi="Calibri"/>
                <w:i w:val="0"/>
                <w:sz w:val="22"/>
                <w:szCs w:val="22"/>
              </w:rPr>
            </w:pPr>
            <w:r w:rsidRPr="00634009">
              <w:rPr>
                <w:rFonts w:ascii="Calibri" w:hAnsi="Calibri"/>
                <w:i w:val="0"/>
                <w:sz w:val="22"/>
                <w:szCs w:val="22"/>
              </w:rPr>
              <w:t>Une annonce clôturée ne doit plus généré des notifications.</w:t>
            </w:r>
          </w:p>
        </w:tc>
      </w:tr>
    </w:tbl>
    <w:p w:rsidR="00E56AED" w:rsidP="003D34DB" w:rsidRDefault="00E56AED" w14:paraId="6BB0DE59" w14:textId="77777777">
      <w:pPr>
        <w:pStyle w:val="Style3"/>
        <w:numPr>
          <w:ilvl w:val="2"/>
          <w:numId w:val="3"/>
        </w:numPr>
        <w:jc w:val="both"/>
      </w:pPr>
      <w:bookmarkStart w:name="_Toc3183521341" w:id="288"/>
      <w:bookmarkStart w:name="_Toc3195688001" w:id="289"/>
      <w:bookmarkStart w:name="_Toc4005288151" w:id="290"/>
      <w:bookmarkStart w:name="_Toc545153741" w:id="291"/>
      <w:bookmarkStart w:name="_Toc409973731" w:id="292"/>
      <w:r>
        <w:t>T</w:t>
      </w:r>
      <w:bookmarkEnd w:id="288"/>
      <w:bookmarkEnd w:id="289"/>
      <w:bookmarkEnd w:id="290"/>
      <w:bookmarkEnd w:id="291"/>
      <w:r>
        <w:t>raitements</w:t>
      </w:r>
      <w:bookmarkEnd w:id="292"/>
    </w:p>
    <w:p w:rsidR="00E56AED" w:rsidP="002F5C7D" w:rsidRDefault="00E56AED" w14:paraId="7B4EFE2E" w14:textId="77777777">
      <w:pPr>
        <w:pStyle w:val="Paragraphedeliste1"/>
        <w:spacing w:before="240" w:after="240" w:line="100" w:lineRule="atLeast"/>
        <w:ind w:left="0" w:right="142"/>
        <w:jc w:val="both"/>
      </w:pPr>
      <w:r>
        <w:t>Les traitements relatifs à la notification des clients :</w:t>
      </w:r>
    </w:p>
    <w:tbl>
      <w:tblPr>
        <w:tblW w:w="9240" w:type="dxa"/>
        <w:tblInd w:w="108" w:type="dxa"/>
        <w:tblLayout w:type="fixed"/>
        <w:tblLook w:val="0000" w:firstRow="0" w:lastRow="0" w:firstColumn="0" w:lastColumn="0" w:noHBand="0" w:noVBand="0"/>
      </w:tblPr>
      <w:tblGrid>
        <w:gridCol w:w="1506"/>
        <w:gridCol w:w="34"/>
        <w:gridCol w:w="7684"/>
        <w:gridCol w:w="16"/>
      </w:tblGrid>
      <w:tr w:rsidRPr="00237864" w:rsidR="00E56AED" w:rsidTr="006039DB" w14:paraId="3BC66080" w14:textId="77777777">
        <w:trPr>
          <w:tblHeader/>
        </w:trPr>
        <w:tc>
          <w:tcPr>
            <w:tcW w:w="1540" w:type="dxa"/>
            <w:gridSpan w:val="2"/>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0D74CA" w:rsidRDefault="00E56AED" w14:paraId="207A22AC" w14:textId="77777777">
            <w:pPr>
              <w:jc w:val="both"/>
              <w:rPr>
                <w:b/>
                <w:sz w:val="24"/>
                <w:szCs w:val="24"/>
              </w:rPr>
            </w:pPr>
            <w:r w:rsidRPr="00237864">
              <w:rPr>
                <w:b/>
                <w:sz w:val="24"/>
                <w:szCs w:val="24"/>
              </w:rPr>
              <w:t>Réf.</w:t>
            </w:r>
          </w:p>
        </w:tc>
        <w:tc>
          <w:tcPr>
            <w:tcW w:w="7700" w:type="dxa"/>
            <w:gridSpan w:val="2"/>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0D74CA" w:rsidRDefault="00E56AED" w14:paraId="0890F2FC" w14:textId="77777777">
            <w:pPr>
              <w:jc w:val="both"/>
              <w:rPr>
                <w:b/>
                <w:sz w:val="24"/>
                <w:szCs w:val="24"/>
              </w:rPr>
            </w:pPr>
            <w:r w:rsidRPr="00237864">
              <w:rPr>
                <w:b/>
                <w:sz w:val="24"/>
                <w:szCs w:val="24"/>
              </w:rPr>
              <w:t>Description</w:t>
            </w:r>
          </w:p>
        </w:tc>
      </w:tr>
      <w:tr w:rsidRPr="00237864" w:rsidR="00E56AED" w:rsidTr="006039DB" w14:paraId="25B59F4D" w14:textId="77777777">
        <w:trPr>
          <w:gridAfter w:val="1"/>
          <w:wAfter w:w="16" w:type="dxa"/>
          <w:tblHeader/>
        </w:trPr>
        <w:tc>
          <w:tcPr>
            <w:tcW w:w="1506"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4470D5C2" w14:textId="77777777">
            <w:pPr>
              <w:jc w:val="both"/>
            </w:pPr>
            <w:r w:rsidRPr="00237864">
              <w:t>TRT-091-1</w:t>
            </w:r>
          </w:p>
        </w:tc>
        <w:tc>
          <w:tcPr>
            <w:tcW w:w="7718" w:type="dxa"/>
            <w:gridSpan w:val="2"/>
            <w:tcBorders>
              <w:top w:val="single" w:color="000000" w:sz="4" w:space="0"/>
              <w:left w:val="single" w:color="000000" w:sz="4" w:space="0"/>
              <w:bottom w:val="single" w:color="000000" w:sz="4" w:space="0"/>
              <w:right w:val="single" w:color="000000" w:sz="4" w:space="0"/>
            </w:tcBorders>
            <w:shd w:val="clear" w:color="auto" w:fill="FFFFFF"/>
          </w:tcPr>
          <w:p w:rsidRPr="00634009" w:rsidR="00E56AED" w:rsidP="003D34DB" w:rsidRDefault="00E56AED" w14:paraId="37C5435A" w14:textId="77777777">
            <w:pPr>
              <w:pStyle w:val="Normal1"/>
              <w:numPr>
                <w:ilvl w:val="0"/>
                <w:numId w:val="46"/>
              </w:numPr>
              <w:suppressAutoHyphens/>
              <w:spacing w:line="100" w:lineRule="atLeast"/>
              <w:jc w:val="both"/>
              <w:rPr>
                <w:rFonts w:ascii="Calibri" w:hAnsi="Calibri"/>
                <w:i w:val="0"/>
                <w:sz w:val="22"/>
                <w:szCs w:val="22"/>
              </w:rPr>
            </w:pPr>
            <w:r w:rsidRPr="00634009">
              <w:rPr>
                <w:rFonts w:ascii="Calibri" w:hAnsi="Calibri"/>
                <w:i w:val="0"/>
                <w:sz w:val="22"/>
                <w:szCs w:val="22"/>
              </w:rPr>
              <w:t>Insertion de la référence de l'OPV au niveau de l'écran de monitoring, le système générera dans cet écran la ligne de l'annonce avec toutes les informations dont il a besoin</w:t>
            </w:r>
          </w:p>
        </w:tc>
      </w:tr>
      <w:tr w:rsidRPr="00237864" w:rsidR="00E56AED" w:rsidTr="006039DB" w14:paraId="039420C1" w14:textId="77777777">
        <w:trPr>
          <w:gridAfter w:val="1"/>
          <w:wAfter w:w="16" w:type="dxa"/>
        </w:trPr>
        <w:tc>
          <w:tcPr>
            <w:tcW w:w="150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3AD0B03" w14:textId="77777777">
            <w:pPr>
              <w:jc w:val="both"/>
            </w:pPr>
            <w:r w:rsidRPr="00237864">
              <w:t>TRT-091-2</w:t>
            </w:r>
          </w:p>
        </w:tc>
        <w:tc>
          <w:tcPr>
            <w:tcW w:w="7718" w:type="dxa"/>
            <w:gridSpan w:val="2"/>
            <w:tcBorders>
              <w:left w:val="single" w:color="000000" w:sz="4" w:space="0"/>
              <w:bottom w:val="single" w:color="000000" w:sz="4" w:space="0"/>
              <w:right w:val="single" w:color="000000" w:sz="4" w:space="0"/>
            </w:tcBorders>
            <w:shd w:val="clear" w:color="auto" w:fill="FFFFFF"/>
          </w:tcPr>
          <w:p w:rsidRPr="00634009" w:rsidR="00E56AED" w:rsidP="003D34DB" w:rsidRDefault="00E56AED" w14:paraId="608C5B36" w14:textId="77777777">
            <w:pPr>
              <w:pStyle w:val="Normal1"/>
              <w:numPr>
                <w:ilvl w:val="0"/>
                <w:numId w:val="46"/>
              </w:numPr>
              <w:suppressAutoHyphens/>
              <w:spacing w:line="100" w:lineRule="atLeast"/>
              <w:jc w:val="both"/>
              <w:rPr>
                <w:rFonts w:ascii="Calibri" w:hAnsi="Calibri"/>
                <w:i w:val="0"/>
                <w:sz w:val="22"/>
                <w:szCs w:val="22"/>
              </w:rPr>
            </w:pPr>
            <w:r w:rsidRPr="00634009">
              <w:rPr>
                <w:rFonts w:ascii="Calibri" w:hAnsi="Calibri"/>
                <w:i w:val="0"/>
                <w:sz w:val="22"/>
                <w:szCs w:val="22"/>
              </w:rPr>
              <w:t>Après la sélection de la ligne, l'utilisateur va pousser le bouton notifier pour lancer le processus de notification, la moulinette du processus commencera à tourner jusqu’à ce qu'elle affiche la fin de l'opération.</w:t>
            </w:r>
          </w:p>
        </w:tc>
      </w:tr>
    </w:tbl>
    <w:p w:rsidR="00E56AED" w:rsidP="003D34DB" w:rsidRDefault="00E56AED" w14:paraId="64B9426F" w14:textId="77777777">
      <w:pPr>
        <w:pStyle w:val="Style3"/>
        <w:numPr>
          <w:ilvl w:val="2"/>
          <w:numId w:val="3"/>
        </w:numPr>
        <w:jc w:val="both"/>
        <w:rPr>
          <w:color w:val="999999"/>
        </w:rPr>
      </w:pPr>
      <w:bookmarkStart w:name="_Toc409973732" w:id="293"/>
      <w:r>
        <w:rPr>
          <w:color w:val="999999"/>
        </w:rPr>
        <w:t>Messages d’erreur</w:t>
      </w:r>
      <w:bookmarkEnd w:id="293"/>
    </w:p>
    <w:p w:rsidR="00E56AED" w:rsidP="0091661A" w:rsidRDefault="00E56AED" w14:paraId="3236909D" w14:textId="77777777">
      <w:pPr>
        <w:pStyle w:val="Paragraphedeliste1"/>
        <w:numPr>
          <w:ilvl w:val="0"/>
          <w:numId w:val="4"/>
        </w:numPr>
        <w:spacing w:before="240" w:after="240" w:line="100" w:lineRule="atLeast"/>
        <w:ind w:right="142" w:firstLine="0"/>
        <w:jc w:val="both"/>
      </w:pPr>
      <w:r>
        <w:t>Identifier et lister les messages d’erreur spécifiques à ce CUF.</w:t>
      </w:r>
    </w:p>
    <w:tbl>
      <w:tblPr>
        <w:tblW w:w="0" w:type="auto"/>
        <w:tblInd w:w="108" w:type="dxa"/>
        <w:tblLayout w:type="fixed"/>
        <w:tblLook w:val="0000" w:firstRow="0" w:lastRow="0" w:firstColumn="0" w:lastColumn="0" w:noHBand="0" w:noVBand="0"/>
      </w:tblPr>
      <w:tblGrid>
        <w:gridCol w:w="1505"/>
        <w:gridCol w:w="7718"/>
      </w:tblGrid>
      <w:tr w:rsidRPr="00237864" w:rsidR="00E56AED" w:rsidTr="00D02273" w14:paraId="4666F226" w14:textId="77777777">
        <w:trPr>
          <w:tblHeader/>
        </w:trPr>
        <w:tc>
          <w:tcPr>
            <w:tcW w:w="1505"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7256AD46" w14:textId="77777777">
            <w:pPr>
              <w:jc w:val="both"/>
              <w:rPr>
                <w:b/>
              </w:rPr>
            </w:pPr>
            <w:r w:rsidRPr="00237864">
              <w:rPr>
                <w:b/>
              </w:rPr>
              <w:t>Réf.</w:t>
            </w:r>
          </w:p>
        </w:tc>
        <w:tc>
          <w:tcPr>
            <w:tcW w:w="7718"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02425942" w14:textId="77777777">
            <w:pPr>
              <w:jc w:val="both"/>
              <w:rPr>
                <w:b/>
              </w:rPr>
            </w:pPr>
            <w:r w:rsidRPr="00237864">
              <w:rPr>
                <w:b/>
              </w:rPr>
              <w:t>Description</w:t>
            </w:r>
          </w:p>
        </w:tc>
      </w:tr>
      <w:tr w:rsidRPr="00237864" w:rsidR="00E56AED" w:rsidTr="00D02273" w14:paraId="70A0C192" w14:textId="77777777">
        <w:tc>
          <w:tcPr>
            <w:tcW w:w="150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766465FC" w14:textId="77777777">
            <w:pPr>
              <w:jc w:val="both"/>
            </w:pPr>
            <w:r w:rsidRPr="00237864">
              <w:t>ERR-GEN-1</w:t>
            </w:r>
          </w:p>
        </w:tc>
        <w:tc>
          <w:tcPr>
            <w:tcW w:w="7718"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04A95EA6" w14:textId="77777777">
            <w:pPr>
              <w:pStyle w:val="Normal1"/>
              <w:jc w:val="both"/>
            </w:pPr>
          </w:p>
        </w:tc>
      </w:tr>
    </w:tbl>
    <w:p w:rsidR="00E56AED" w:rsidP="002F5C7D" w:rsidRDefault="00E56AED" w14:paraId="622EF1E0" w14:textId="77777777">
      <w:pPr>
        <w:spacing w:before="60"/>
        <w:jc w:val="both"/>
        <w:rPr>
          <w:i/>
          <w:sz w:val="20"/>
          <w:szCs w:val="20"/>
        </w:rPr>
      </w:pPr>
      <w:r>
        <w:rPr>
          <w:i/>
          <w:sz w:val="20"/>
          <w:szCs w:val="20"/>
        </w:rPr>
        <w:t>XXX = Trigramme spécifique à ce cas d’utilisation</w:t>
      </w:r>
    </w:p>
    <w:p w:rsidR="00E56AED" w:rsidP="003D34DB" w:rsidRDefault="00E56AED" w14:paraId="3E0217AF" w14:textId="77777777">
      <w:pPr>
        <w:pStyle w:val="Style2"/>
        <w:numPr>
          <w:ilvl w:val="1"/>
          <w:numId w:val="3"/>
        </w:numPr>
        <w:spacing w:before="240" w:line="100" w:lineRule="atLeast"/>
        <w:ind w:right="142"/>
        <w:jc w:val="both"/>
      </w:pPr>
      <w:bookmarkStart w:name="_Toc409973733" w:id="294"/>
      <w:r>
        <w:t>Cas d’utilisation &lt;Création d'un ordre de souscription OPV&gt;</w:t>
      </w:r>
      <w:bookmarkEnd w:id="294"/>
    </w:p>
    <w:p w:rsidR="00E56AED" w:rsidP="003D34DB" w:rsidRDefault="00E56AED" w14:paraId="71537155" w14:textId="77777777">
      <w:pPr>
        <w:pStyle w:val="Style3"/>
        <w:numPr>
          <w:ilvl w:val="2"/>
          <w:numId w:val="3"/>
        </w:numPr>
        <w:jc w:val="both"/>
      </w:pPr>
      <w:bookmarkStart w:name="_Toc409973734" w:id="295"/>
      <w:r>
        <w:t>Définition et objectif</w:t>
      </w:r>
      <w:bookmarkEnd w:id="295"/>
    </w:p>
    <w:p w:rsidR="00E56AED" w:rsidP="003D34DB" w:rsidRDefault="00E56AED" w14:paraId="292FC523" w14:textId="77777777">
      <w:pPr>
        <w:pStyle w:val="Paragraphedeliste1"/>
        <w:numPr>
          <w:ilvl w:val="0"/>
          <w:numId w:val="16"/>
        </w:numPr>
        <w:spacing w:before="240" w:line="100" w:lineRule="atLeast"/>
        <w:jc w:val="both"/>
      </w:pPr>
      <w:r>
        <w:t>Ce cas d’utilisation est dédié à la création d’un ordre de souscription à une OPV pour le marché primaire. Il est différent à celui réservé au carnet d'ordre.</w:t>
      </w:r>
    </w:p>
    <w:p w:rsidR="00E56AED" w:rsidP="003D34DB" w:rsidRDefault="00E56AED" w14:paraId="28AAA1EA" w14:textId="77777777">
      <w:pPr>
        <w:pStyle w:val="Paragraphedeliste1"/>
        <w:numPr>
          <w:ilvl w:val="0"/>
          <w:numId w:val="16"/>
        </w:numPr>
        <w:spacing w:before="240" w:line="100" w:lineRule="atLeast"/>
        <w:jc w:val="both"/>
      </w:pPr>
      <w:r>
        <w:t xml:space="preserve">Megara offre un écran de monitoring dans un menu à part qui affiche les ordres OPV selon un ensemble de critères sélectionnés des champs: (Date, client, statut, titre...). </w:t>
      </w:r>
    </w:p>
    <w:p w:rsidR="00FF3B1C" w:rsidP="003D34DB" w:rsidRDefault="00FF3B1C" w14:paraId="35124B73" w14:textId="77777777">
      <w:pPr>
        <w:pStyle w:val="Paragraphedeliste1"/>
        <w:numPr>
          <w:ilvl w:val="0"/>
          <w:numId w:val="16"/>
        </w:numPr>
        <w:spacing w:before="240" w:line="100" w:lineRule="atLeast"/>
        <w:jc w:val="both"/>
      </w:pPr>
      <w:r>
        <w:t>Toute modification de souscription saisie nécessite une annulation et remplacement par une nouvelle souscription :</w:t>
      </w:r>
    </w:p>
    <w:p w:rsidR="00FF3B1C" w:rsidP="00FF3B1C" w:rsidRDefault="00FF3B1C" w14:paraId="19E55285" w14:textId="77777777">
      <w:pPr>
        <w:pStyle w:val="Paragraphedeliste1"/>
        <w:tabs>
          <w:tab w:val="clear" w:pos="708"/>
        </w:tabs>
        <w:spacing w:before="240" w:line="100" w:lineRule="atLeast"/>
        <w:jc w:val="both"/>
      </w:pPr>
    </w:p>
    <w:tbl>
      <w:tblPr>
        <w:tblW w:w="9231" w:type="dxa"/>
        <w:tblInd w:w="53" w:type="dxa"/>
        <w:tblCellMar>
          <w:left w:w="70" w:type="dxa"/>
          <w:right w:w="70" w:type="dxa"/>
        </w:tblCellMar>
        <w:tblLook w:val="04A0" w:firstRow="1" w:lastRow="0" w:firstColumn="1" w:lastColumn="0" w:noHBand="0" w:noVBand="1"/>
      </w:tblPr>
      <w:tblGrid>
        <w:gridCol w:w="2002"/>
        <w:gridCol w:w="2551"/>
        <w:gridCol w:w="2127"/>
        <w:gridCol w:w="2551"/>
      </w:tblGrid>
      <w:tr w:rsidRPr="00FF3B1C" w:rsidR="00FF3B1C" w:rsidTr="00D632CD" w14:paraId="770401E5" w14:textId="77777777">
        <w:trPr>
          <w:trHeight w:val="615"/>
        </w:trPr>
        <w:tc>
          <w:tcPr>
            <w:tcW w:w="2002" w:type="dxa"/>
            <w:tcBorders>
              <w:top w:val="single" w:color="auto" w:sz="8" w:space="0"/>
              <w:left w:val="single" w:color="auto" w:sz="8" w:space="0"/>
              <w:bottom w:val="single" w:color="auto" w:sz="8" w:space="0"/>
              <w:right w:val="single" w:color="auto" w:sz="8" w:space="0"/>
            </w:tcBorders>
            <w:shd w:val="clear" w:color="000000" w:fill="A5A5A5"/>
            <w:hideMark/>
          </w:tcPr>
          <w:p w:rsidRPr="00FF3B1C" w:rsidR="00FF3B1C" w:rsidP="00FF3B1C" w:rsidRDefault="00FF3B1C" w14:paraId="0D9B86B2" w14:textId="77777777">
            <w:pPr>
              <w:spacing w:line="240" w:lineRule="auto"/>
              <w:jc w:val="both"/>
              <w:rPr>
                <w:rFonts w:eastAsia="Times New Roman" w:cs="Times New Roman"/>
                <w:lang w:eastAsia="fr-FR"/>
              </w:rPr>
            </w:pPr>
            <w:r w:rsidRPr="00FF3B1C">
              <w:rPr>
                <w:rFonts w:eastAsia="Times New Roman" w:cs="Times New Roman"/>
                <w:lang w:eastAsia="fr-FR"/>
              </w:rPr>
              <w:t xml:space="preserve">Statut </w:t>
            </w:r>
          </w:p>
        </w:tc>
        <w:tc>
          <w:tcPr>
            <w:tcW w:w="2551" w:type="dxa"/>
            <w:tcBorders>
              <w:top w:val="single" w:color="auto" w:sz="8" w:space="0"/>
              <w:left w:val="nil"/>
              <w:bottom w:val="single" w:color="auto" w:sz="8" w:space="0"/>
              <w:right w:val="single" w:color="auto" w:sz="8" w:space="0"/>
            </w:tcBorders>
            <w:shd w:val="clear" w:color="000000" w:fill="A5A5A5"/>
            <w:hideMark/>
          </w:tcPr>
          <w:p w:rsidRPr="00FF3B1C" w:rsidR="00FF3B1C" w:rsidP="00FF3B1C" w:rsidRDefault="00FF3B1C" w14:paraId="228B0DFE" w14:textId="77777777">
            <w:pPr>
              <w:spacing w:line="240" w:lineRule="auto"/>
              <w:jc w:val="both"/>
              <w:rPr>
                <w:rFonts w:eastAsia="Times New Roman" w:cs="Times New Roman"/>
                <w:lang w:eastAsia="fr-FR"/>
              </w:rPr>
            </w:pPr>
            <w:r w:rsidRPr="00FF3B1C">
              <w:rPr>
                <w:rFonts w:eastAsia="Times New Roman" w:cs="Times New Roman"/>
                <w:lang w:eastAsia="fr-FR"/>
              </w:rPr>
              <w:t>En attente de validation</w:t>
            </w:r>
          </w:p>
        </w:tc>
        <w:tc>
          <w:tcPr>
            <w:tcW w:w="2127" w:type="dxa"/>
            <w:tcBorders>
              <w:top w:val="single" w:color="auto" w:sz="8" w:space="0"/>
              <w:left w:val="nil"/>
              <w:bottom w:val="single" w:color="auto" w:sz="8" w:space="0"/>
              <w:right w:val="single" w:color="auto" w:sz="8" w:space="0"/>
            </w:tcBorders>
            <w:shd w:val="clear" w:color="000000" w:fill="A5A5A5"/>
            <w:hideMark/>
          </w:tcPr>
          <w:p w:rsidRPr="00FF3B1C" w:rsidR="00FF3B1C" w:rsidP="00FF3B1C" w:rsidRDefault="00FF3B1C" w14:paraId="4BA48D02" w14:textId="77777777">
            <w:pPr>
              <w:spacing w:line="240" w:lineRule="auto"/>
              <w:jc w:val="both"/>
              <w:rPr>
                <w:rFonts w:eastAsia="Times New Roman" w:cs="Times New Roman"/>
                <w:lang w:eastAsia="fr-FR"/>
              </w:rPr>
            </w:pPr>
            <w:r w:rsidRPr="00FF3B1C">
              <w:rPr>
                <w:rFonts w:eastAsia="Times New Roman" w:cs="Times New Roman"/>
                <w:lang w:eastAsia="fr-FR"/>
              </w:rPr>
              <w:t xml:space="preserve">Avant clôture OPV </w:t>
            </w:r>
          </w:p>
        </w:tc>
        <w:tc>
          <w:tcPr>
            <w:tcW w:w="2551" w:type="dxa"/>
            <w:tcBorders>
              <w:top w:val="single" w:color="auto" w:sz="8" w:space="0"/>
              <w:left w:val="nil"/>
              <w:bottom w:val="single" w:color="auto" w:sz="8" w:space="0"/>
              <w:right w:val="single" w:color="auto" w:sz="8" w:space="0"/>
            </w:tcBorders>
            <w:shd w:val="clear" w:color="000000" w:fill="A5A5A5"/>
            <w:hideMark/>
          </w:tcPr>
          <w:p w:rsidRPr="00FF3B1C" w:rsidR="00FF3B1C" w:rsidP="00FF3B1C" w:rsidRDefault="00FF3B1C" w14:paraId="02C2675D" w14:textId="77777777">
            <w:pPr>
              <w:spacing w:line="240" w:lineRule="auto"/>
              <w:jc w:val="both"/>
              <w:rPr>
                <w:rFonts w:eastAsia="Times New Roman" w:cs="Times New Roman"/>
                <w:lang w:eastAsia="fr-FR"/>
              </w:rPr>
            </w:pPr>
            <w:r w:rsidRPr="00FF3B1C">
              <w:rPr>
                <w:rFonts w:eastAsia="Times New Roman" w:cs="Times New Roman"/>
                <w:lang w:eastAsia="fr-FR"/>
              </w:rPr>
              <w:t xml:space="preserve">Après </w:t>
            </w:r>
            <w:r w:rsidRPr="00FF3B1C" w:rsidR="00D632CD">
              <w:rPr>
                <w:rFonts w:eastAsia="Times New Roman" w:cs="Times New Roman"/>
                <w:lang w:eastAsia="fr-FR"/>
              </w:rPr>
              <w:t>Clôture</w:t>
            </w:r>
            <w:r w:rsidRPr="00FF3B1C">
              <w:rPr>
                <w:rFonts w:eastAsia="Times New Roman" w:cs="Times New Roman"/>
                <w:lang w:eastAsia="fr-FR"/>
              </w:rPr>
              <w:t xml:space="preserve"> OPV</w:t>
            </w:r>
          </w:p>
        </w:tc>
      </w:tr>
      <w:tr w:rsidRPr="00FF3B1C" w:rsidR="00FF3B1C" w:rsidTr="00D632CD" w14:paraId="7401D59B" w14:textId="77777777">
        <w:trPr>
          <w:trHeight w:val="315"/>
        </w:trPr>
        <w:tc>
          <w:tcPr>
            <w:tcW w:w="2002" w:type="dxa"/>
            <w:tcBorders>
              <w:top w:val="nil"/>
              <w:left w:val="single" w:color="auto" w:sz="8" w:space="0"/>
              <w:bottom w:val="single" w:color="auto" w:sz="8" w:space="0"/>
              <w:right w:val="single" w:color="auto" w:sz="8" w:space="0"/>
            </w:tcBorders>
            <w:shd w:val="clear" w:color="000000" w:fill="FFFFFF"/>
            <w:hideMark/>
          </w:tcPr>
          <w:p w:rsidRPr="00FF3B1C" w:rsidR="00FF3B1C" w:rsidP="00FF3B1C" w:rsidRDefault="00FF3B1C" w14:paraId="6FC9A75A" w14:textId="77777777">
            <w:pPr>
              <w:spacing w:line="240" w:lineRule="auto"/>
              <w:jc w:val="both"/>
              <w:rPr>
                <w:rFonts w:eastAsia="Times New Roman" w:cs="Times New Roman"/>
                <w:lang w:eastAsia="fr-FR"/>
              </w:rPr>
            </w:pPr>
            <w:r w:rsidRPr="00FF3B1C">
              <w:rPr>
                <w:rFonts w:eastAsia="Times New Roman" w:cs="Times New Roman"/>
                <w:lang w:eastAsia="fr-FR"/>
              </w:rPr>
              <w:t>Annulation</w:t>
            </w:r>
          </w:p>
        </w:tc>
        <w:tc>
          <w:tcPr>
            <w:tcW w:w="2551" w:type="dxa"/>
            <w:tcBorders>
              <w:top w:val="nil"/>
              <w:left w:val="nil"/>
              <w:bottom w:val="single" w:color="auto" w:sz="8" w:space="0"/>
              <w:right w:val="single" w:color="auto" w:sz="8" w:space="0"/>
            </w:tcBorders>
            <w:shd w:val="clear" w:color="000000" w:fill="FFFFFF"/>
            <w:hideMark/>
          </w:tcPr>
          <w:p w:rsidRPr="00FF3B1C" w:rsidR="00FF3B1C" w:rsidP="00FF3B1C" w:rsidRDefault="00FF3B1C" w14:paraId="26260D86" w14:textId="77777777">
            <w:pPr>
              <w:spacing w:line="240" w:lineRule="auto"/>
              <w:jc w:val="both"/>
              <w:rPr>
                <w:rFonts w:eastAsia="Times New Roman" w:cs="Times New Roman"/>
                <w:lang w:eastAsia="fr-FR"/>
              </w:rPr>
            </w:pPr>
            <w:r w:rsidRPr="00FF3B1C">
              <w:rPr>
                <w:rFonts w:eastAsia="Times New Roman" w:cs="Times New Roman"/>
                <w:lang w:eastAsia="fr-FR"/>
              </w:rPr>
              <w:t>VRAI</w:t>
            </w:r>
          </w:p>
        </w:tc>
        <w:tc>
          <w:tcPr>
            <w:tcW w:w="2127" w:type="dxa"/>
            <w:tcBorders>
              <w:top w:val="nil"/>
              <w:left w:val="nil"/>
              <w:bottom w:val="single" w:color="auto" w:sz="8" w:space="0"/>
              <w:right w:val="single" w:color="auto" w:sz="8" w:space="0"/>
            </w:tcBorders>
            <w:shd w:val="clear" w:color="000000" w:fill="FFFFFF"/>
            <w:hideMark/>
          </w:tcPr>
          <w:p w:rsidRPr="00FF3B1C" w:rsidR="00FF3B1C" w:rsidP="00FF3B1C" w:rsidRDefault="00FF3B1C" w14:paraId="1CE1A1D4" w14:textId="77777777">
            <w:pPr>
              <w:spacing w:line="240" w:lineRule="auto"/>
              <w:jc w:val="both"/>
              <w:rPr>
                <w:rFonts w:eastAsia="Times New Roman" w:cs="Times New Roman"/>
                <w:lang w:eastAsia="fr-FR"/>
              </w:rPr>
            </w:pPr>
            <w:r w:rsidRPr="00FF3B1C">
              <w:rPr>
                <w:rFonts w:eastAsia="Times New Roman" w:cs="Times New Roman"/>
                <w:lang w:eastAsia="fr-FR"/>
              </w:rPr>
              <w:t xml:space="preserve">Vrai </w:t>
            </w:r>
          </w:p>
        </w:tc>
        <w:tc>
          <w:tcPr>
            <w:tcW w:w="2551" w:type="dxa"/>
            <w:tcBorders>
              <w:top w:val="nil"/>
              <w:left w:val="nil"/>
              <w:bottom w:val="single" w:color="auto" w:sz="8" w:space="0"/>
              <w:right w:val="single" w:color="auto" w:sz="8" w:space="0"/>
            </w:tcBorders>
            <w:shd w:val="clear" w:color="000000" w:fill="FFFFFF"/>
            <w:hideMark/>
          </w:tcPr>
          <w:p w:rsidRPr="00FF3B1C" w:rsidR="00FF3B1C" w:rsidP="00FF3B1C" w:rsidRDefault="00FF3B1C" w14:paraId="1709F4D2" w14:textId="77777777">
            <w:pPr>
              <w:spacing w:line="240" w:lineRule="auto"/>
              <w:jc w:val="both"/>
              <w:rPr>
                <w:rFonts w:eastAsia="Times New Roman" w:cs="Times New Roman"/>
                <w:lang w:eastAsia="fr-FR"/>
              </w:rPr>
            </w:pPr>
            <w:r w:rsidRPr="00FF3B1C">
              <w:rPr>
                <w:rFonts w:eastAsia="Times New Roman" w:cs="Times New Roman"/>
                <w:lang w:eastAsia="fr-FR"/>
              </w:rPr>
              <w:t>FAUX</w:t>
            </w:r>
          </w:p>
        </w:tc>
      </w:tr>
      <w:tr w:rsidRPr="00FF3B1C" w:rsidR="00FF3B1C" w:rsidTr="00D632CD" w14:paraId="21FDA03D" w14:textId="77777777">
        <w:trPr>
          <w:trHeight w:val="315"/>
        </w:trPr>
        <w:tc>
          <w:tcPr>
            <w:tcW w:w="2002" w:type="dxa"/>
            <w:tcBorders>
              <w:top w:val="nil"/>
              <w:left w:val="single" w:color="auto" w:sz="8" w:space="0"/>
              <w:bottom w:val="single" w:color="auto" w:sz="8" w:space="0"/>
              <w:right w:val="single" w:color="auto" w:sz="8" w:space="0"/>
            </w:tcBorders>
            <w:shd w:val="clear" w:color="000000" w:fill="FFFFFF"/>
            <w:hideMark/>
          </w:tcPr>
          <w:p w:rsidRPr="00FF3B1C" w:rsidR="00FF3B1C" w:rsidP="00FF3B1C" w:rsidRDefault="00FF3B1C" w14:paraId="056C99CB" w14:textId="77777777">
            <w:pPr>
              <w:spacing w:line="240" w:lineRule="auto"/>
              <w:jc w:val="both"/>
              <w:rPr>
                <w:rFonts w:eastAsia="Times New Roman" w:cs="Times New Roman"/>
                <w:lang w:eastAsia="fr-FR"/>
              </w:rPr>
            </w:pPr>
            <w:r w:rsidRPr="00FF3B1C">
              <w:rPr>
                <w:rFonts w:eastAsia="Times New Roman" w:cs="Times New Roman"/>
                <w:lang w:eastAsia="fr-FR"/>
              </w:rPr>
              <w:t>Rejet</w:t>
            </w:r>
          </w:p>
        </w:tc>
        <w:tc>
          <w:tcPr>
            <w:tcW w:w="2551" w:type="dxa"/>
            <w:tcBorders>
              <w:top w:val="nil"/>
              <w:left w:val="nil"/>
              <w:bottom w:val="single" w:color="auto" w:sz="8" w:space="0"/>
              <w:right w:val="single" w:color="auto" w:sz="8" w:space="0"/>
            </w:tcBorders>
            <w:shd w:val="clear" w:color="000000" w:fill="FFFFFF"/>
            <w:hideMark/>
          </w:tcPr>
          <w:p w:rsidRPr="00FF3B1C" w:rsidR="00FF3B1C" w:rsidP="00FF3B1C" w:rsidRDefault="00FF3B1C" w14:paraId="3254A53D" w14:textId="77777777">
            <w:pPr>
              <w:spacing w:line="240" w:lineRule="auto"/>
              <w:jc w:val="both"/>
              <w:rPr>
                <w:rFonts w:eastAsia="Times New Roman" w:cs="Times New Roman"/>
                <w:lang w:eastAsia="fr-FR"/>
              </w:rPr>
            </w:pPr>
            <w:r w:rsidRPr="00FF3B1C">
              <w:rPr>
                <w:rFonts w:eastAsia="Times New Roman" w:cs="Times New Roman"/>
                <w:lang w:eastAsia="fr-FR"/>
              </w:rPr>
              <w:t xml:space="preserve">Vrai </w:t>
            </w:r>
          </w:p>
        </w:tc>
        <w:tc>
          <w:tcPr>
            <w:tcW w:w="2127" w:type="dxa"/>
            <w:tcBorders>
              <w:top w:val="nil"/>
              <w:left w:val="nil"/>
              <w:bottom w:val="single" w:color="auto" w:sz="8" w:space="0"/>
              <w:right w:val="single" w:color="auto" w:sz="8" w:space="0"/>
            </w:tcBorders>
            <w:shd w:val="clear" w:color="000000" w:fill="FFFFFF"/>
            <w:hideMark/>
          </w:tcPr>
          <w:p w:rsidRPr="00FF3B1C" w:rsidR="00FF3B1C" w:rsidP="00FF3B1C" w:rsidRDefault="00FF3B1C" w14:paraId="7453DA3E" w14:textId="77777777">
            <w:pPr>
              <w:spacing w:line="240" w:lineRule="auto"/>
              <w:jc w:val="both"/>
              <w:rPr>
                <w:rFonts w:eastAsia="Times New Roman" w:cs="Times New Roman"/>
                <w:lang w:eastAsia="fr-FR"/>
              </w:rPr>
            </w:pPr>
            <w:r w:rsidRPr="00FF3B1C">
              <w:rPr>
                <w:rFonts w:eastAsia="Times New Roman" w:cs="Times New Roman"/>
                <w:lang w:eastAsia="fr-FR"/>
              </w:rPr>
              <w:t>FAUX</w:t>
            </w:r>
          </w:p>
        </w:tc>
        <w:tc>
          <w:tcPr>
            <w:tcW w:w="2551" w:type="dxa"/>
            <w:tcBorders>
              <w:top w:val="nil"/>
              <w:left w:val="nil"/>
              <w:bottom w:val="single" w:color="auto" w:sz="8" w:space="0"/>
              <w:right w:val="single" w:color="auto" w:sz="8" w:space="0"/>
            </w:tcBorders>
            <w:shd w:val="clear" w:color="000000" w:fill="FFFFFF"/>
            <w:hideMark/>
          </w:tcPr>
          <w:p w:rsidRPr="00FF3B1C" w:rsidR="00FF3B1C" w:rsidP="00FF3B1C" w:rsidRDefault="00FF3B1C" w14:paraId="4FE8687F" w14:textId="77777777">
            <w:pPr>
              <w:spacing w:line="240" w:lineRule="auto"/>
              <w:jc w:val="both"/>
              <w:rPr>
                <w:rFonts w:eastAsia="Times New Roman" w:cs="Times New Roman"/>
                <w:lang w:eastAsia="fr-FR"/>
              </w:rPr>
            </w:pPr>
            <w:r w:rsidRPr="00FF3B1C">
              <w:rPr>
                <w:rFonts w:eastAsia="Times New Roman" w:cs="Times New Roman"/>
                <w:lang w:eastAsia="fr-FR"/>
              </w:rPr>
              <w:t>FAUX</w:t>
            </w:r>
          </w:p>
        </w:tc>
      </w:tr>
    </w:tbl>
    <w:p w:rsidRPr="00D632CD" w:rsidR="00D632CD" w:rsidP="00D632CD" w:rsidRDefault="00D632CD" w14:paraId="19F8FE4F" w14:textId="77777777">
      <w:pPr>
        <w:tabs>
          <w:tab w:val="left" w:pos="708"/>
        </w:tabs>
        <w:suppressAutoHyphens/>
        <w:spacing w:after="120" w:line="100" w:lineRule="atLeast"/>
        <w:jc w:val="both"/>
      </w:pPr>
    </w:p>
    <w:p w:rsidRPr="00D632CD" w:rsidR="00D632CD" w:rsidP="00D632CD" w:rsidRDefault="00D632CD" w14:paraId="0040CE62" w14:textId="77777777">
      <w:pPr>
        <w:pStyle w:val="Paragraphedeliste1"/>
        <w:numPr>
          <w:ilvl w:val="0"/>
          <w:numId w:val="16"/>
        </w:numPr>
        <w:spacing w:before="240" w:line="100" w:lineRule="atLeast"/>
        <w:jc w:val="both"/>
        <w:rPr>
          <w:color w:val="auto"/>
        </w:rPr>
      </w:pPr>
      <w:r w:rsidRPr="00D632CD">
        <w:rPr>
          <w:color w:val="auto"/>
        </w:rPr>
        <w:t>Si la réservation est effectuée au cours de la journée avant le postage du débit, l’annulation nécessite une levée de réservation sans effectuer le postage de débit.</w:t>
      </w:r>
    </w:p>
    <w:p w:rsidRPr="00D632CD" w:rsidR="00FF3B1C" w:rsidP="00D632CD" w:rsidRDefault="00D632CD" w14:paraId="513A231F" w14:textId="77777777">
      <w:pPr>
        <w:pStyle w:val="Paragraphedeliste1"/>
        <w:numPr>
          <w:ilvl w:val="0"/>
          <w:numId w:val="16"/>
        </w:numPr>
        <w:spacing w:before="240" w:line="100" w:lineRule="atLeast"/>
        <w:jc w:val="both"/>
        <w:rPr>
          <w:color w:val="auto"/>
        </w:rPr>
      </w:pPr>
      <w:r w:rsidRPr="00D632CD">
        <w:rPr>
          <w:color w:val="auto"/>
        </w:rPr>
        <w:t>Si l’annulation est effectuée après le dé</w:t>
      </w:r>
      <w:r>
        <w:rPr>
          <w:color w:val="auto"/>
        </w:rPr>
        <w:t>bit, il faut restituer le débit</w:t>
      </w:r>
    </w:p>
    <w:p w:rsidR="00E56AED" w:rsidP="003D34DB" w:rsidRDefault="00E56AED" w14:paraId="3E624BD5" w14:textId="77777777">
      <w:pPr>
        <w:pStyle w:val="Style3"/>
        <w:numPr>
          <w:ilvl w:val="2"/>
          <w:numId w:val="3"/>
        </w:numPr>
        <w:jc w:val="both"/>
      </w:pPr>
      <w:bookmarkStart w:name="_Toc409973735" w:id="296"/>
      <w:r>
        <w:t>Pré-conditions</w:t>
      </w:r>
      <w:bookmarkEnd w:id="296"/>
    </w:p>
    <w:p w:rsidR="00E56AED" w:rsidP="003D34DB" w:rsidRDefault="00E56AED" w14:paraId="5C03FDFF" w14:textId="77777777">
      <w:pPr>
        <w:pStyle w:val="Paragraphedeliste1"/>
        <w:numPr>
          <w:ilvl w:val="0"/>
          <w:numId w:val="16"/>
        </w:numPr>
        <w:spacing w:before="240" w:after="240" w:line="100" w:lineRule="atLeast"/>
        <w:jc w:val="both"/>
      </w:pPr>
      <w:r>
        <w:t>Les pré-conditions spécifiques à ce CUF sont :</w:t>
      </w:r>
    </w:p>
    <w:tbl>
      <w:tblPr>
        <w:tblW w:w="0" w:type="auto"/>
        <w:tblLayout w:type="fixed"/>
        <w:tblLook w:val="0000" w:firstRow="0" w:lastRow="0" w:firstColumn="0" w:lastColumn="0" w:noHBand="0" w:noVBand="0"/>
      </w:tblPr>
      <w:tblGrid>
        <w:gridCol w:w="1511"/>
        <w:gridCol w:w="7727"/>
      </w:tblGrid>
      <w:tr w:rsidRPr="00237864" w:rsidR="00E56AED" w:rsidTr="00D02273" w14:paraId="4DF70FDD" w14:textId="77777777">
        <w:trPr>
          <w:tblHeader/>
        </w:trPr>
        <w:tc>
          <w:tcPr>
            <w:tcW w:w="1511"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203414C0" w14:textId="77777777">
            <w:pPr>
              <w:jc w:val="both"/>
              <w:rPr>
                <w:b/>
              </w:rPr>
            </w:pPr>
            <w:r w:rsidRPr="00237864">
              <w:rPr>
                <w:b/>
              </w:rPr>
              <w:t>Réf.</w:t>
            </w:r>
          </w:p>
        </w:tc>
        <w:tc>
          <w:tcPr>
            <w:tcW w:w="7727"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090CDFEC" w14:textId="77777777">
            <w:pPr>
              <w:jc w:val="both"/>
              <w:rPr>
                <w:b/>
              </w:rPr>
            </w:pPr>
            <w:r w:rsidRPr="00237864">
              <w:rPr>
                <w:b/>
              </w:rPr>
              <w:t>Description</w:t>
            </w:r>
          </w:p>
        </w:tc>
      </w:tr>
      <w:tr w:rsidRPr="00237864" w:rsidR="00E56AED" w:rsidTr="00D02273" w14:paraId="5502A4E5" w14:textId="77777777">
        <w:tc>
          <w:tcPr>
            <w:tcW w:w="151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1A2874CB" w14:textId="77777777">
            <w:pPr>
              <w:jc w:val="both"/>
            </w:pPr>
            <w:r w:rsidRPr="00237864">
              <w:t>PRE-092-1</w:t>
            </w:r>
          </w:p>
        </w:tc>
        <w:tc>
          <w:tcPr>
            <w:tcW w:w="7727" w:type="dxa"/>
            <w:tcBorders>
              <w:top w:val="single" w:color="000000" w:sz="4" w:space="0"/>
              <w:left w:val="single" w:color="000000" w:sz="4" w:space="0"/>
              <w:bottom w:val="single" w:color="000000" w:sz="4" w:space="0"/>
              <w:right w:val="single" w:color="000000" w:sz="4" w:space="0"/>
            </w:tcBorders>
            <w:shd w:val="clear" w:color="auto" w:fill="FFFFFF"/>
          </w:tcPr>
          <w:p w:rsidRPr="00634009" w:rsidR="00E56AED" w:rsidP="002F5C7D" w:rsidRDefault="00E56AED" w14:paraId="1D154B9E" w14:textId="77777777">
            <w:pPr>
              <w:pStyle w:val="Normal1"/>
              <w:jc w:val="both"/>
              <w:rPr>
                <w:rFonts w:ascii="Calibri" w:hAnsi="Calibri"/>
                <w:i w:val="0"/>
                <w:sz w:val="22"/>
                <w:szCs w:val="22"/>
                <w:lang w:val="fr-FR"/>
              </w:rPr>
            </w:pPr>
            <w:r>
              <w:rPr>
                <w:rFonts w:ascii="Calibri" w:hAnsi="Calibri"/>
                <w:i w:val="0"/>
                <w:sz w:val="22"/>
                <w:szCs w:val="22"/>
                <w:lang w:val="fr-FR"/>
              </w:rPr>
              <w:t>Définir dans le référentiel valeur le titre de l'introduction</w:t>
            </w:r>
          </w:p>
        </w:tc>
      </w:tr>
      <w:tr w:rsidRPr="00237864" w:rsidR="00E56AED" w:rsidTr="00D02273" w14:paraId="2EBA5890" w14:textId="77777777">
        <w:tc>
          <w:tcPr>
            <w:tcW w:w="151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617CBD61" w14:textId="77777777">
            <w:pPr>
              <w:jc w:val="both"/>
            </w:pPr>
            <w:r>
              <w:t>PRE-092-2</w:t>
            </w:r>
          </w:p>
        </w:tc>
        <w:tc>
          <w:tcPr>
            <w:tcW w:w="7727" w:type="dxa"/>
            <w:tcBorders>
              <w:top w:val="single" w:color="000000" w:sz="4" w:space="0"/>
              <w:left w:val="single" w:color="000000" w:sz="4" w:space="0"/>
              <w:bottom w:val="single" w:color="000000" w:sz="4" w:space="0"/>
              <w:right w:val="single" w:color="000000" w:sz="4" w:space="0"/>
            </w:tcBorders>
            <w:shd w:val="clear" w:color="auto" w:fill="FFFFFF"/>
          </w:tcPr>
          <w:p w:rsidRPr="00634009" w:rsidR="00E56AED" w:rsidP="002F5C7D" w:rsidRDefault="00E56AED" w14:paraId="097A2A6D" w14:textId="77777777">
            <w:pPr>
              <w:pStyle w:val="Normal1"/>
              <w:jc w:val="both"/>
              <w:rPr>
                <w:rFonts w:ascii="Calibri" w:hAnsi="Calibri"/>
                <w:i w:val="0"/>
                <w:sz w:val="22"/>
                <w:szCs w:val="22"/>
                <w:lang w:val="fr-FR"/>
              </w:rPr>
            </w:pPr>
            <w:r w:rsidRPr="00634009">
              <w:rPr>
                <w:rFonts w:ascii="Calibri" w:hAnsi="Calibri"/>
                <w:i w:val="0"/>
                <w:sz w:val="22"/>
                <w:szCs w:val="22"/>
                <w:lang w:val="fr-FR"/>
              </w:rPr>
              <w:t>Définir dans le référentiel les clients sujets à l'ordre</w:t>
            </w:r>
          </w:p>
        </w:tc>
      </w:tr>
      <w:tr w:rsidRPr="00237864" w:rsidR="00E56AED" w:rsidTr="00D02273" w14:paraId="60C8EF78"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DE4524C" w14:textId="77777777">
            <w:pPr>
              <w:jc w:val="both"/>
            </w:pPr>
            <w:r>
              <w:t>PRE-092-3</w:t>
            </w:r>
          </w:p>
        </w:tc>
        <w:tc>
          <w:tcPr>
            <w:tcW w:w="7727" w:type="dxa"/>
            <w:tcBorders>
              <w:left w:val="single" w:color="000000" w:sz="4" w:space="0"/>
              <w:bottom w:val="single" w:color="000000" w:sz="4" w:space="0"/>
              <w:right w:val="single" w:color="000000" w:sz="4" w:space="0"/>
            </w:tcBorders>
            <w:shd w:val="clear" w:color="auto" w:fill="FFFFFF"/>
          </w:tcPr>
          <w:p w:rsidRPr="00634009" w:rsidR="00E56AED" w:rsidP="002F5C7D" w:rsidRDefault="00E56AED" w14:paraId="7B35FA1C" w14:textId="77777777">
            <w:pPr>
              <w:pStyle w:val="Normal1"/>
              <w:jc w:val="both"/>
              <w:rPr>
                <w:rFonts w:ascii="Calibri" w:hAnsi="Calibri"/>
                <w:i w:val="0"/>
                <w:sz w:val="22"/>
                <w:szCs w:val="22"/>
                <w:lang w:val="fr-FR"/>
              </w:rPr>
            </w:pPr>
            <w:r w:rsidRPr="00634009">
              <w:rPr>
                <w:rFonts w:ascii="Calibri" w:hAnsi="Calibri"/>
                <w:i w:val="0"/>
                <w:sz w:val="22"/>
                <w:szCs w:val="22"/>
                <w:lang w:val="fr-FR"/>
              </w:rPr>
              <w:t xml:space="preserve">Définir dans le référentiel les comptes-titres client sujets à l'ordre </w:t>
            </w:r>
          </w:p>
        </w:tc>
      </w:tr>
      <w:tr w:rsidRPr="00237864" w:rsidR="00E56AED" w:rsidTr="00D02273" w14:paraId="4879E8E7"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797ACA2" w14:textId="77777777">
            <w:pPr>
              <w:jc w:val="both"/>
            </w:pPr>
            <w:r>
              <w:t>PRE-092-4</w:t>
            </w:r>
          </w:p>
        </w:tc>
        <w:tc>
          <w:tcPr>
            <w:tcW w:w="7727" w:type="dxa"/>
            <w:tcBorders>
              <w:left w:val="single" w:color="000000" w:sz="4" w:space="0"/>
              <w:bottom w:val="single" w:color="000000" w:sz="4" w:space="0"/>
              <w:right w:val="single" w:color="000000" w:sz="4" w:space="0"/>
            </w:tcBorders>
            <w:shd w:val="clear" w:color="auto" w:fill="FFFFFF"/>
          </w:tcPr>
          <w:p w:rsidRPr="00634009" w:rsidR="00E56AED" w:rsidP="002F5C7D" w:rsidRDefault="00E56AED" w14:paraId="30C674C1" w14:textId="77777777">
            <w:pPr>
              <w:pStyle w:val="Normal1"/>
              <w:jc w:val="both"/>
              <w:rPr>
                <w:rFonts w:ascii="Calibri" w:hAnsi="Calibri"/>
                <w:i w:val="0"/>
                <w:sz w:val="22"/>
                <w:szCs w:val="22"/>
                <w:lang w:val="fr-FR"/>
              </w:rPr>
            </w:pPr>
            <w:r w:rsidRPr="00634009">
              <w:rPr>
                <w:rFonts w:ascii="Calibri" w:hAnsi="Calibri"/>
                <w:i w:val="0"/>
                <w:sz w:val="22"/>
                <w:szCs w:val="22"/>
                <w:lang w:val="fr-FR"/>
              </w:rPr>
              <w:t>Définir dans le référentiel les comptes-espèces client sujets à un ordre de bourse.</w:t>
            </w:r>
          </w:p>
        </w:tc>
      </w:tr>
      <w:tr w:rsidRPr="00237864" w:rsidR="00E56AED" w:rsidTr="00D02273" w14:paraId="15450A88"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7E8C920" w14:textId="77777777">
            <w:pPr>
              <w:jc w:val="both"/>
            </w:pPr>
            <w:r>
              <w:t>PRE-092-5</w:t>
            </w:r>
          </w:p>
        </w:tc>
        <w:tc>
          <w:tcPr>
            <w:tcW w:w="7727" w:type="dxa"/>
            <w:tcBorders>
              <w:left w:val="single" w:color="000000" w:sz="4" w:space="0"/>
              <w:bottom w:val="single" w:color="000000" w:sz="4" w:space="0"/>
              <w:right w:val="single" w:color="000000" w:sz="4" w:space="0"/>
            </w:tcBorders>
            <w:shd w:val="clear" w:color="auto" w:fill="FFFFFF"/>
          </w:tcPr>
          <w:p w:rsidRPr="00634009" w:rsidR="00E56AED" w:rsidP="002F5C7D" w:rsidRDefault="00E56AED" w14:paraId="087896FD" w14:textId="77777777">
            <w:pPr>
              <w:pStyle w:val="Normal1"/>
              <w:jc w:val="both"/>
              <w:rPr>
                <w:rFonts w:ascii="Calibri" w:hAnsi="Calibri"/>
                <w:i w:val="0"/>
                <w:sz w:val="22"/>
                <w:szCs w:val="22"/>
              </w:rPr>
            </w:pPr>
            <w:r w:rsidRPr="00634009">
              <w:rPr>
                <w:rFonts w:ascii="Calibri" w:hAnsi="Calibri"/>
                <w:i w:val="0"/>
                <w:sz w:val="22"/>
                <w:szCs w:val="22"/>
              </w:rPr>
              <w:t xml:space="preserve">Définir l'éligibilité compte-titres et comptes espèces client via l'SLA d'éligibilité </w:t>
            </w:r>
          </w:p>
        </w:tc>
      </w:tr>
    </w:tbl>
    <w:p w:rsidR="00E56AED" w:rsidP="002F5C7D" w:rsidRDefault="00E56AED" w14:paraId="14B1B3BD" w14:textId="77777777">
      <w:pPr>
        <w:jc w:val="both"/>
      </w:pPr>
    </w:p>
    <w:p w:rsidR="00E56AED" w:rsidP="003D34DB" w:rsidRDefault="00E56AED" w14:paraId="00491336" w14:textId="77777777">
      <w:pPr>
        <w:pStyle w:val="Style3"/>
        <w:numPr>
          <w:ilvl w:val="2"/>
          <w:numId w:val="3"/>
        </w:numPr>
        <w:jc w:val="both"/>
      </w:pPr>
      <w:bookmarkStart w:name="_Toc409973736" w:id="297"/>
      <w:r>
        <w:t>Post-conditions</w:t>
      </w:r>
      <w:bookmarkEnd w:id="297"/>
    </w:p>
    <w:p w:rsidR="00E56AED" w:rsidP="0091661A" w:rsidRDefault="00E56AED" w14:paraId="0E729EEA" w14:textId="77777777">
      <w:pPr>
        <w:pStyle w:val="Paragraphedeliste1"/>
        <w:numPr>
          <w:ilvl w:val="0"/>
          <w:numId w:val="4"/>
        </w:numPr>
        <w:spacing w:before="240" w:after="240" w:line="100" w:lineRule="atLeast"/>
        <w:jc w:val="both"/>
      </w:pPr>
      <w:r>
        <w:t>Les poste-conditions relatives à ce CUF sont :</w:t>
      </w:r>
    </w:p>
    <w:p w:rsidR="00E56AED" w:rsidP="006039DB" w:rsidRDefault="00E56AED" w14:paraId="5E47357F" w14:textId="77777777">
      <w:pPr>
        <w:pStyle w:val="Style3"/>
        <w:tabs>
          <w:tab w:val="clear" w:pos="360"/>
        </w:tabs>
        <w:ind w:left="0" w:firstLine="0"/>
        <w:jc w:val="both"/>
      </w:pPr>
    </w:p>
    <w:tbl>
      <w:tblPr>
        <w:tblW w:w="0" w:type="auto"/>
        <w:tblInd w:w="-108" w:type="dxa"/>
        <w:tblBorders>
          <w:top w:val="single" w:color="000001" w:sz="4" w:space="0"/>
          <w:left w:val="single" w:color="000001" w:sz="4" w:space="0"/>
          <w:bottom w:val="single" w:color="000001" w:sz="4" w:space="0"/>
          <w:right w:val="single" w:color="000001" w:sz="4" w:space="0"/>
        </w:tblBorders>
        <w:tblCellMar>
          <w:left w:w="10" w:type="dxa"/>
          <w:right w:w="10" w:type="dxa"/>
        </w:tblCellMar>
        <w:tblLook w:val="0000" w:firstRow="0" w:lastRow="0" w:firstColumn="0" w:lastColumn="0" w:noHBand="0" w:noVBand="0"/>
      </w:tblPr>
      <w:tblGrid>
        <w:gridCol w:w="1497"/>
        <w:gridCol w:w="7673"/>
      </w:tblGrid>
      <w:tr w:rsidR="00E56AED" w:rsidTr="00F91AFF" w14:paraId="19068669" w14:textId="77777777">
        <w:trPr>
          <w:cantSplit/>
          <w:tblHeader/>
        </w:trPr>
        <w:tc>
          <w:tcPr>
            <w:tcW w:w="1503" w:type="dxa"/>
            <w:tcBorders>
              <w:top w:val="single" w:color="000001" w:sz="4" w:space="0"/>
              <w:bottom w:val="single" w:color="000001" w:sz="4" w:space="0"/>
              <w:right w:val="single" w:color="000001" w:sz="4" w:space="0"/>
            </w:tcBorders>
            <w:shd w:val="clear" w:color="auto" w:fill="D9D9D9"/>
            <w:tcMar>
              <w:top w:w="0" w:type="dxa"/>
              <w:left w:w="108" w:type="dxa"/>
              <w:bottom w:w="0" w:type="dxa"/>
              <w:right w:w="108" w:type="dxa"/>
            </w:tcMar>
          </w:tcPr>
          <w:p w:rsidR="00E56AED" w:rsidP="00F91AFF" w:rsidRDefault="00E56AED" w14:paraId="6CDC4413" w14:textId="77777777">
            <w:pPr>
              <w:jc w:val="both"/>
            </w:pPr>
            <w:r>
              <w:rPr>
                <w:b/>
              </w:rPr>
              <w:t>Réf.</w:t>
            </w:r>
          </w:p>
        </w:tc>
        <w:tc>
          <w:tcPr>
            <w:tcW w:w="7719" w:type="dxa"/>
            <w:tcBorders>
              <w:top w:val="single" w:color="000001" w:sz="4" w:space="0"/>
              <w:left w:val="single" w:color="000001" w:sz="4" w:space="0"/>
              <w:bottom w:val="single" w:color="000001" w:sz="4" w:space="0"/>
            </w:tcBorders>
            <w:shd w:val="clear" w:color="auto" w:fill="D9D9D9"/>
            <w:tcMar>
              <w:top w:w="0" w:type="dxa"/>
              <w:left w:w="108" w:type="dxa"/>
              <w:bottom w:w="0" w:type="dxa"/>
              <w:right w:w="108" w:type="dxa"/>
            </w:tcMar>
          </w:tcPr>
          <w:p w:rsidR="00E56AED" w:rsidP="00F91AFF" w:rsidRDefault="00E56AED" w14:paraId="592C7161" w14:textId="77777777">
            <w:pPr>
              <w:jc w:val="both"/>
            </w:pPr>
            <w:r>
              <w:rPr>
                <w:b/>
              </w:rPr>
              <w:t>Description</w:t>
            </w:r>
          </w:p>
        </w:tc>
      </w:tr>
      <w:tr w:rsidR="00E56AED" w:rsidTr="00F91AFF" w14:paraId="022E686B" w14:textId="77777777">
        <w:trPr>
          <w:cantSplit/>
        </w:trPr>
        <w:tc>
          <w:tcPr>
            <w:tcW w:w="1503" w:type="dxa"/>
            <w:tcBorders>
              <w:top w:val="single" w:color="000001" w:sz="4" w:space="0"/>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2A5F1A66" w14:textId="77777777">
            <w:pPr>
              <w:jc w:val="both"/>
            </w:pPr>
            <w:r>
              <w:t>POS-092-1</w:t>
            </w:r>
          </w:p>
        </w:tc>
        <w:tc>
          <w:tcPr>
            <w:tcW w:w="7719" w:type="dxa"/>
            <w:tcBorders>
              <w:top w:val="single" w:color="000001" w:sz="4" w:space="0"/>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1D8493FF" w14:textId="77777777">
            <w:pPr>
              <w:pStyle w:val="Normal1"/>
              <w:jc w:val="both"/>
            </w:pPr>
            <w:r>
              <w:rPr>
                <w:rFonts w:ascii="Calibri" w:hAnsi="Calibri"/>
                <w:i w:val="0"/>
                <w:sz w:val="22"/>
                <w:szCs w:val="22"/>
              </w:rPr>
              <w:t>Identifier le compte espèce ou le compte titre du client</w:t>
            </w:r>
          </w:p>
        </w:tc>
      </w:tr>
      <w:tr w:rsidR="00E56AED" w:rsidTr="00F91AFF" w14:paraId="490FFF3B" w14:textId="77777777">
        <w:trPr>
          <w:cantSplit/>
        </w:trPr>
        <w:tc>
          <w:tcPr>
            <w:tcW w:w="1503"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49688EFD" w14:textId="77777777">
            <w:pPr>
              <w:jc w:val="both"/>
            </w:pPr>
            <w:r>
              <w:t>POS-092-2</w:t>
            </w:r>
          </w:p>
        </w:tc>
        <w:tc>
          <w:tcPr>
            <w:tcW w:w="7719"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4B4249A4" w14:textId="77777777">
            <w:pPr>
              <w:pStyle w:val="Normal1"/>
              <w:jc w:val="both"/>
            </w:pPr>
            <w:r>
              <w:rPr>
                <w:rFonts w:ascii="Calibri" w:hAnsi="Calibri"/>
                <w:i w:val="0"/>
                <w:sz w:val="22"/>
                <w:szCs w:val="22"/>
              </w:rPr>
              <w:t>Identifier la valeur sujette à l'introduction</w:t>
            </w:r>
          </w:p>
        </w:tc>
      </w:tr>
      <w:tr w:rsidR="00E56AED" w:rsidTr="00F91AFF" w14:paraId="3F0B225D" w14:textId="77777777">
        <w:trPr>
          <w:cantSplit/>
        </w:trPr>
        <w:tc>
          <w:tcPr>
            <w:tcW w:w="1503"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05BF4E6F" w14:textId="77777777">
            <w:pPr>
              <w:jc w:val="both"/>
            </w:pPr>
            <w:r>
              <w:t>POS-092-3</w:t>
            </w:r>
          </w:p>
        </w:tc>
        <w:tc>
          <w:tcPr>
            <w:tcW w:w="7719"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17309D31" w14:textId="77777777">
            <w:pPr>
              <w:pStyle w:val="Normal1"/>
              <w:jc w:val="both"/>
            </w:pPr>
            <w:r>
              <w:rPr>
                <w:rFonts w:ascii="Calibri" w:hAnsi="Calibri"/>
                <w:i w:val="0"/>
                <w:sz w:val="22"/>
                <w:szCs w:val="22"/>
              </w:rPr>
              <w:t>Saisir la quantité de l'ordre a souscrire</w:t>
            </w:r>
          </w:p>
        </w:tc>
      </w:tr>
      <w:tr w:rsidR="00E56AED" w:rsidTr="00F91AFF" w14:paraId="2FCBFF1C" w14:textId="77777777">
        <w:trPr>
          <w:cantSplit/>
        </w:trPr>
        <w:tc>
          <w:tcPr>
            <w:tcW w:w="1503" w:type="dxa"/>
            <w:tcBorders>
              <w:bottom w:val="single" w:color="000001" w:sz="4" w:space="0"/>
              <w:right w:val="single" w:color="000001" w:sz="4" w:space="0"/>
            </w:tcBorders>
            <w:shd w:val="clear" w:color="auto" w:fill="FFFFFF"/>
            <w:tcMar>
              <w:top w:w="0" w:type="dxa"/>
              <w:left w:w="108" w:type="dxa"/>
              <w:bottom w:w="0" w:type="dxa"/>
              <w:right w:w="108" w:type="dxa"/>
            </w:tcMar>
          </w:tcPr>
          <w:p w:rsidRPr="00582E2C" w:rsidR="00E56AED" w:rsidP="00F91AFF" w:rsidRDefault="00E56AED" w14:paraId="29322127" w14:textId="77777777">
            <w:pPr>
              <w:jc w:val="both"/>
            </w:pPr>
            <w:r w:rsidRPr="00582E2C">
              <w:t>POS-092-4</w:t>
            </w:r>
          </w:p>
        </w:tc>
        <w:tc>
          <w:tcPr>
            <w:tcW w:w="7719" w:type="dxa"/>
            <w:tcBorders>
              <w:left w:val="single" w:color="000001" w:sz="4" w:space="0"/>
              <w:bottom w:val="single" w:color="000001" w:sz="4" w:space="0"/>
            </w:tcBorders>
            <w:shd w:val="clear" w:color="auto" w:fill="FFFFFF"/>
            <w:tcMar>
              <w:top w:w="0" w:type="dxa"/>
              <w:left w:w="108" w:type="dxa"/>
              <w:bottom w:w="0" w:type="dxa"/>
              <w:right w:w="108" w:type="dxa"/>
            </w:tcMar>
          </w:tcPr>
          <w:p w:rsidRPr="00582E2C" w:rsidR="00E56AED" w:rsidP="00F91AFF" w:rsidRDefault="00E56AED" w14:paraId="032EA712" w14:textId="77777777">
            <w:pPr>
              <w:pStyle w:val="Normal1"/>
              <w:jc w:val="both"/>
              <w:rPr>
                <w:rFonts w:ascii="Calibri" w:hAnsi="Calibri"/>
                <w:i w:val="0"/>
                <w:sz w:val="22"/>
                <w:szCs w:val="22"/>
              </w:rPr>
            </w:pPr>
            <w:r w:rsidRPr="00582E2C">
              <w:rPr>
                <w:rFonts w:ascii="Calibri" w:hAnsi="Calibri"/>
                <w:i w:val="0"/>
                <w:sz w:val="22"/>
                <w:szCs w:val="22"/>
              </w:rPr>
              <w:t>Spécifier le mode de financement du souscripteur</w:t>
            </w:r>
          </w:p>
        </w:tc>
      </w:tr>
    </w:tbl>
    <w:p w:rsidR="00E56AED" w:rsidP="006039DB" w:rsidRDefault="00E56AED" w14:paraId="40069709" w14:textId="77777777">
      <w:pPr>
        <w:pStyle w:val="Style3"/>
        <w:numPr>
          <w:ilvl w:val="2"/>
          <w:numId w:val="3"/>
        </w:numPr>
        <w:jc w:val="both"/>
      </w:pPr>
      <w:bookmarkStart w:name="_Toc409973737" w:id="298"/>
      <w:r>
        <w:t>Diagramme d’activité</w:t>
      </w:r>
      <w:bookmarkEnd w:id="298"/>
      <w:r>
        <w:t xml:space="preserve"> </w:t>
      </w:r>
    </w:p>
    <w:p w:rsidR="00E56AED" w:rsidP="002F5C7D" w:rsidRDefault="007936E1" w14:paraId="57DD1826" w14:textId="77777777">
      <w:pPr>
        <w:pStyle w:val="Paragraphedeliste1"/>
        <w:spacing w:before="240" w:after="240" w:line="100" w:lineRule="atLeast"/>
        <w:ind w:left="0"/>
        <w:jc w:val="both"/>
      </w:pPr>
      <w:r>
        <w:rPr>
          <w:noProof/>
          <w:lang w:eastAsia="fr-FR"/>
        </w:rPr>
        <w:drawing>
          <wp:anchor distT="0" distB="0" distL="0" distR="0" simplePos="0" relativeHeight="10" behindDoc="0" locked="0" layoutInCell="1" allowOverlap="1" wp14:anchorId="0423C1FF" wp14:editId="6AD605B0">
            <wp:simplePos x="0" y="0"/>
            <wp:positionH relativeFrom="column">
              <wp:posOffset>-1905</wp:posOffset>
            </wp:positionH>
            <wp:positionV relativeFrom="paragraph">
              <wp:posOffset>-3175</wp:posOffset>
            </wp:positionV>
            <wp:extent cx="5810250" cy="2853055"/>
            <wp:effectExtent l="19050" t="0" r="0" b="0"/>
            <wp:wrapSquare wrapText="largest"/>
            <wp:docPr id="18"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2"/>
                    <pic:cNvPicPr>
                      <a:picLocks noChangeAspect="1" noChangeArrowheads="1"/>
                    </pic:cNvPicPr>
                  </pic:nvPicPr>
                  <pic:blipFill>
                    <a:blip r:embed="rId32"/>
                    <a:srcRect/>
                    <a:stretch>
                      <a:fillRect/>
                    </a:stretch>
                  </pic:blipFill>
                  <pic:spPr bwMode="auto">
                    <a:xfrm>
                      <a:off x="0" y="0"/>
                      <a:ext cx="5810250" cy="2853055"/>
                    </a:xfrm>
                    <a:prstGeom prst="rect">
                      <a:avLst/>
                    </a:prstGeom>
                    <a:solidFill>
                      <a:srgbClr val="FFFFFF"/>
                    </a:solidFill>
                  </pic:spPr>
                </pic:pic>
              </a:graphicData>
            </a:graphic>
          </wp:anchor>
        </w:drawing>
      </w:r>
    </w:p>
    <w:p w:rsidRPr="00634009" w:rsidR="00E56AED" w:rsidP="002F5C7D" w:rsidRDefault="00E56AED" w14:paraId="57F44883" w14:textId="77777777">
      <w:pPr>
        <w:jc w:val="both"/>
      </w:pPr>
    </w:p>
    <w:p w:rsidR="00E56AED" w:rsidP="003D34DB" w:rsidRDefault="00E56AED" w14:paraId="518EBA35" w14:textId="77777777">
      <w:pPr>
        <w:pStyle w:val="Style3"/>
        <w:numPr>
          <w:ilvl w:val="2"/>
          <w:numId w:val="3"/>
        </w:numPr>
        <w:jc w:val="both"/>
      </w:pPr>
      <w:bookmarkStart w:name="_Toc409973738" w:id="299"/>
      <w:r>
        <w:t>Règles de gestion</w:t>
      </w:r>
      <w:bookmarkEnd w:id="299"/>
    </w:p>
    <w:p w:rsidR="00E56AED" w:rsidP="0091661A" w:rsidRDefault="00E56AED" w14:paraId="6B8A5D51" w14:textId="77777777">
      <w:pPr>
        <w:pStyle w:val="Paragraphedeliste1"/>
        <w:numPr>
          <w:ilvl w:val="0"/>
          <w:numId w:val="4"/>
        </w:numPr>
        <w:spacing w:before="240" w:line="100" w:lineRule="atLeast"/>
        <w:ind w:right="142" w:firstLine="0"/>
        <w:jc w:val="both"/>
      </w:pPr>
      <w:r>
        <w:t>La liste des règles de gestion de l'écran de création d'un ordre OPV</w:t>
      </w:r>
    </w:p>
    <w:p w:rsidR="00E56AED" w:rsidP="002F5C7D" w:rsidRDefault="00E56AED" w14:paraId="362AD301" w14:textId="77777777">
      <w:pPr>
        <w:jc w:val="both"/>
      </w:pPr>
    </w:p>
    <w:tbl>
      <w:tblPr>
        <w:tblW w:w="0" w:type="auto"/>
        <w:tblInd w:w="-108" w:type="dxa"/>
        <w:tblBorders>
          <w:top w:val="single" w:color="000001" w:sz="4" w:space="0"/>
          <w:left w:val="single" w:color="000001" w:sz="4" w:space="0"/>
          <w:bottom w:val="single" w:color="000001" w:sz="4" w:space="0"/>
          <w:right w:val="single" w:color="000001" w:sz="4" w:space="0"/>
        </w:tblBorders>
        <w:tblCellMar>
          <w:left w:w="10" w:type="dxa"/>
          <w:right w:w="10" w:type="dxa"/>
        </w:tblCellMar>
        <w:tblLook w:val="0000" w:firstRow="0" w:lastRow="0" w:firstColumn="0" w:lastColumn="0" w:noHBand="0" w:noVBand="0"/>
      </w:tblPr>
      <w:tblGrid>
        <w:gridCol w:w="1496"/>
        <w:gridCol w:w="7674"/>
      </w:tblGrid>
      <w:tr w:rsidR="00E56AED" w:rsidTr="00F91AFF" w14:paraId="08E7E74B" w14:textId="77777777">
        <w:trPr>
          <w:cantSplit/>
          <w:tblHeader/>
        </w:trPr>
        <w:tc>
          <w:tcPr>
            <w:tcW w:w="1503" w:type="dxa"/>
            <w:tcBorders>
              <w:top w:val="single" w:color="000001" w:sz="4" w:space="0"/>
              <w:bottom w:val="single" w:color="000001" w:sz="4" w:space="0"/>
              <w:right w:val="single" w:color="000001" w:sz="4" w:space="0"/>
            </w:tcBorders>
            <w:shd w:val="clear" w:color="auto" w:fill="D9D9D9"/>
            <w:tcMar>
              <w:top w:w="0" w:type="dxa"/>
              <w:left w:w="108" w:type="dxa"/>
              <w:bottom w:w="0" w:type="dxa"/>
              <w:right w:w="108" w:type="dxa"/>
            </w:tcMar>
          </w:tcPr>
          <w:p w:rsidR="00E56AED" w:rsidP="00F91AFF" w:rsidRDefault="00E56AED" w14:paraId="23ED9A77" w14:textId="77777777">
            <w:pPr>
              <w:jc w:val="both"/>
            </w:pPr>
            <w:r>
              <w:rPr>
                <w:b/>
              </w:rPr>
              <w:t>Réf.</w:t>
            </w:r>
          </w:p>
        </w:tc>
        <w:tc>
          <w:tcPr>
            <w:tcW w:w="7719" w:type="dxa"/>
            <w:tcBorders>
              <w:top w:val="single" w:color="000001" w:sz="4" w:space="0"/>
              <w:left w:val="single" w:color="000001" w:sz="4" w:space="0"/>
              <w:bottom w:val="single" w:color="000001" w:sz="4" w:space="0"/>
            </w:tcBorders>
            <w:shd w:val="clear" w:color="auto" w:fill="D9D9D9"/>
            <w:tcMar>
              <w:top w:w="0" w:type="dxa"/>
              <w:left w:w="108" w:type="dxa"/>
              <w:bottom w:w="0" w:type="dxa"/>
              <w:right w:w="108" w:type="dxa"/>
            </w:tcMar>
          </w:tcPr>
          <w:p w:rsidR="00E56AED" w:rsidP="00F91AFF" w:rsidRDefault="00E56AED" w14:paraId="6D4B9D8C" w14:textId="77777777">
            <w:pPr>
              <w:jc w:val="both"/>
            </w:pPr>
            <w:r>
              <w:rPr>
                <w:b/>
              </w:rPr>
              <w:t>Description</w:t>
            </w:r>
          </w:p>
        </w:tc>
      </w:tr>
      <w:tr w:rsidR="00E56AED" w:rsidTr="00F91AFF" w14:paraId="5ADFEBF1" w14:textId="77777777">
        <w:trPr>
          <w:cantSplit/>
        </w:trPr>
        <w:tc>
          <w:tcPr>
            <w:tcW w:w="1503" w:type="dxa"/>
            <w:tcBorders>
              <w:top w:val="single" w:color="000001" w:sz="4" w:space="0"/>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43A0DD38" w14:textId="77777777">
            <w:pPr>
              <w:jc w:val="both"/>
            </w:pPr>
            <w:r>
              <w:t>RG-092-1</w:t>
            </w:r>
          </w:p>
        </w:tc>
        <w:tc>
          <w:tcPr>
            <w:tcW w:w="7719" w:type="dxa"/>
            <w:tcBorders>
              <w:top w:val="single" w:color="000001" w:sz="4" w:space="0"/>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0D53974C" w14:textId="77777777">
            <w:pPr>
              <w:pStyle w:val="Normal1"/>
              <w:jc w:val="both"/>
            </w:pPr>
            <w:r>
              <w:rPr>
                <w:rFonts w:ascii="Calibri" w:hAnsi="Calibri"/>
                <w:i w:val="0"/>
                <w:sz w:val="22"/>
                <w:szCs w:val="22"/>
              </w:rPr>
              <w:t>Le compte titre est calculé depuis le compte espèce</w:t>
            </w:r>
          </w:p>
        </w:tc>
      </w:tr>
      <w:tr w:rsidR="00E56AED" w:rsidTr="00F91AFF" w14:paraId="135E7568" w14:textId="77777777">
        <w:trPr>
          <w:cantSplit/>
        </w:trPr>
        <w:tc>
          <w:tcPr>
            <w:tcW w:w="1503"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5B6B5244" w14:textId="77777777">
            <w:pPr>
              <w:jc w:val="both"/>
            </w:pPr>
            <w:r>
              <w:t>RG-092-2</w:t>
            </w:r>
          </w:p>
        </w:tc>
        <w:tc>
          <w:tcPr>
            <w:tcW w:w="7719"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3F3FF31D" w14:textId="77777777">
            <w:pPr>
              <w:pStyle w:val="Normal1"/>
              <w:jc w:val="both"/>
            </w:pPr>
            <w:r>
              <w:rPr>
                <w:rFonts w:ascii="Calibri" w:hAnsi="Calibri"/>
                <w:i w:val="0"/>
                <w:sz w:val="22"/>
                <w:szCs w:val="22"/>
              </w:rPr>
              <w:t>Le compte espèce est calculé depuis le compte titre</w:t>
            </w:r>
          </w:p>
        </w:tc>
      </w:tr>
      <w:tr w:rsidR="00E56AED" w:rsidTr="00F91AFF" w14:paraId="612BFFBA" w14:textId="77777777">
        <w:trPr>
          <w:cantSplit/>
        </w:trPr>
        <w:tc>
          <w:tcPr>
            <w:tcW w:w="1503"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29CAD067" w14:textId="77777777">
            <w:pPr>
              <w:jc w:val="both"/>
            </w:pPr>
            <w:r>
              <w:t>RG-092-3</w:t>
            </w:r>
          </w:p>
        </w:tc>
        <w:tc>
          <w:tcPr>
            <w:tcW w:w="7719"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64A9CD0B" w14:textId="77777777">
            <w:pPr>
              <w:pStyle w:val="Normal1"/>
              <w:jc w:val="both"/>
            </w:pPr>
            <w:r>
              <w:rPr>
                <w:rFonts w:ascii="Calibri" w:hAnsi="Calibri"/>
                <w:i w:val="0"/>
                <w:sz w:val="22"/>
                <w:szCs w:val="22"/>
              </w:rPr>
              <w:t>Les descriptions des comptes titres et espèce sont calculés automatiquement</w:t>
            </w:r>
          </w:p>
        </w:tc>
      </w:tr>
      <w:tr w:rsidR="00E56AED" w:rsidTr="00F91AFF" w14:paraId="663F1A82" w14:textId="77777777">
        <w:trPr>
          <w:cantSplit/>
        </w:trPr>
        <w:tc>
          <w:tcPr>
            <w:tcW w:w="1503"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6FFE6F83" w14:textId="77777777">
            <w:pPr>
              <w:jc w:val="both"/>
            </w:pPr>
            <w:r>
              <w:t>RG-092-4</w:t>
            </w:r>
          </w:p>
        </w:tc>
        <w:tc>
          <w:tcPr>
            <w:tcW w:w="7719"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0F08F8D7" w14:textId="77777777">
            <w:pPr>
              <w:pStyle w:val="Normal1"/>
              <w:jc w:val="both"/>
            </w:pPr>
            <w:r>
              <w:rPr>
                <w:rFonts w:ascii="Calibri" w:hAnsi="Calibri"/>
                <w:i w:val="0"/>
                <w:sz w:val="22"/>
                <w:szCs w:val="22"/>
              </w:rPr>
              <w:t xml:space="preserve"> Type d'identité principale à saisir au niveau de l'ordre (Les données référentiel ne seront pas retenues)</w:t>
            </w:r>
          </w:p>
        </w:tc>
      </w:tr>
      <w:tr w:rsidR="00E56AED" w:rsidTr="00F91AFF" w14:paraId="713B938E" w14:textId="77777777">
        <w:trPr>
          <w:cantSplit/>
        </w:trPr>
        <w:tc>
          <w:tcPr>
            <w:tcW w:w="1503"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1DE8D53B" w14:textId="77777777">
            <w:pPr>
              <w:jc w:val="both"/>
            </w:pPr>
            <w:r>
              <w:t>RG-092-5</w:t>
            </w:r>
          </w:p>
        </w:tc>
        <w:tc>
          <w:tcPr>
            <w:tcW w:w="7719"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0848F069" w14:textId="77777777">
            <w:pPr>
              <w:pStyle w:val="Normal1"/>
              <w:jc w:val="both"/>
            </w:pPr>
            <w:r>
              <w:rPr>
                <w:rFonts w:ascii="Calibri" w:hAnsi="Calibri"/>
                <w:i w:val="0"/>
                <w:sz w:val="22"/>
                <w:szCs w:val="22"/>
              </w:rPr>
              <w:t>Numéro d'identité est  saisi au niveau de l'ordre (les données référentiel ne seront pas retenues)</w:t>
            </w:r>
          </w:p>
        </w:tc>
      </w:tr>
      <w:tr w:rsidR="00E56AED" w:rsidTr="00F91AFF" w14:paraId="121D00EF" w14:textId="77777777">
        <w:trPr>
          <w:cantSplit/>
        </w:trPr>
        <w:tc>
          <w:tcPr>
            <w:tcW w:w="1503"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15989D42" w14:textId="77777777">
            <w:pPr>
              <w:jc w:val="both"/>
            </w:pPr>
            <w:r>
              <w:t>RG-092-6</w:t>
            </w:r>
          </w:p>
        </w:tc>
        <w:tc>
          <w:tcPr>
            <w:tcW w:w="7719"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1AD5AB65" w14:textId="77777777">
            <w:pPr>
              <w:pStyle w:val="Normal1"/>
              <w:jc w:val="both"/>
            </w:pPr>
            <w:r>
              <w:rPr>
                <w:rFonts w:ascii="Calibri" w:hAnsi="Calibri"/>
                <w:i w:val="0"/>
                <w:sz w:val="22"/>
                <w:szCs w:val="22"/>
              </w:rPr>
              <w:t>Type d'ordre est un champ grisé affichant un « achat » par défaut</w:t>
            </w:r>
          </w:p>
        </w:tc>
      </w:tr>
      <w:tr w:rsidR="00E56AED" w:rsidTr="00F91AFF" w14:paraId="6C85CD6C" w14:textId="77777777">
        <w:trPr>
          <w:cantSplit/>
        </w:trPr>
        <w:tc>
          <w:tcPr>
            <w:tcW w:w="1503"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7DB98FFC" w14:textId="77777777">
            <w:pPr>
              <w:jc w:val="both"/>
            </w:pPr>
            <w:r>
              <w:t>RG-092-7</w:t>
            </w:r>
          </w:p>
        </w:tc>
        <w:tc>
          <w:tcPr>
            <w:tcW w:w="7719"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52D5BB78" w14:textId="77777777">
            <w:pPr>
              <w:pStyle w:val="Normal1"/>
              <w:jc w:val="both"/>
            </w:pPr>
            <w:r>
              <w:rPr>
                <w:rFonts w:ascii="Calibri" w:hAnsi="Calibri"/>
                <w:i w:val="0"/>
                <w:sz w:val="22"/>
                <w:szCs w:val="22"/>
              </w:rPr>
              <w:t>Il est possible de rechercher l'ISIN par sa description ou une partie de sa description  comprise entre %%</w:t>
            </w:r>
          </w:p>
        </w:tc>
      </w:tr>
      <w:tr w:rsidR="00E56AED" w:rsidTr="00F91AFF" w14:paraId="1D8921D8" w14:textId="77777777">
        <w:trPr>
          <w:cantSplit/>
        </w:trPr>
        <w:tc>
          <w:tcPr>
            <w:tcW w:w="1503"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6426987A" w14:textId="77777777">
            <w:pPr>
              <w:jc w:val="both"/>
            </w:pPr>
            <w:r>
              <w:t>RG-092-8</w:t>
            </w:r>
          </w:p>
        </w:tc>
        <w:tc>
          <w:tcPr>
            <w:tcW w:w="7719"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37B45E0E" w14:textId="77777777">
            <w:pPr>
              <w:pStyle w:val="Normal1"/>
              <w:jc w:val="both"/>
            </w:pPr>
            <w:r>
              <w:rPr>
                <w:rFonts w:ascii="Calibri" w:hAnsi="Calibri"/>
                <w:i w:val="0"/>
                <w:sz w:val="22"/>
                <w:szCs w:val="22"/>
              </w:rPr>
              <w:t>Description de la valeur calculée en automatique</w:t>
            </w:r>
          </w:p>
        </w:tc>
      </w:tr>
      <w:tr w:rsidR="00E56AED" w:rsidTr="00F91AFF" w14:paraId="3524285C" w14:textId="77777777">
        <w:trPr>
          <w:cantSplit/>
        </w:trPr>
        <w:tc>
          <w:tcPr>
            <w:tcW w:w="1503"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30E41E62" w14:textId="77777777">
            <w:pPr>
              <w:jc w:val="both"/>
            </w:pPr>
            <w:r>
              <w:t>RG-092-9</w:t>
            </w:r>
          </w:p>
        </w:tc>
        <w:tc>
          <w:tcPr>
            <w:tcW w:w="7719"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3A6E50F2" w14:textId="77777777">
            <w:pPr>
              <w:pStyle w:val="Normal1"/>
              <w:jc w:val="both"/>
            </w:pPr>
            <w:r>
              <w:rPr>
                <w:rFonts w:ascii="Calibri" w:hAnsi="Calibri"/>
                <w:i w:val="0"/>
                <w:sz w:val="22"/>
                <w:szCs w:val="22"/>
              </w:rPr>
              <w:t>Le Type de prix est un champ grisé affichant « Seuil de déclanchement » par défaut</w:t>
            </w:r>
          </w:p>
        </w:tc>
      </w:tr>
      <w:tr w:rsidR="00E56AED" w:rsidTr="00F91AFF" w14:paraId="783D59C4" w14:textId="77777777">
        <w:trPr>
          <w:cantSplit/>
        </w:trPr>
        <w:tc>
          <w:tcPr>
            <w:tcW w:w="1503"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472D2019" w14:textId="77777777">
            <w:pPr>
              <w:jc w:val="both"/>
            </w:pPr>
            <w:r>
              <w:t>RG-092-10</w:t>
            </w:r>
          </w:p>
        </w:tc>
        <w:tc>
          <w:tcPr>
            <w:tcW w:w="7719"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29352E48" w14:textId="77777777">
            <w:pPr>
              <w:pStyle w:val="Normal1"/>
              <w:jc w:val="both"/>
            </w:pPr>
            <w:r>
              <w:rPr>
                <w:rFonts w:ascii="Calibri" w:hAnsi="Calibri"/>
                <w:i w:val="0"/>
                <w:sz w:val="22"/>
                <w:szCs w:val="22"/>
              </w:rPr>
              <w:t>Prix de l'introduction : Prix déduit depuis l'annonce</w:t>
            </w:r>
          </w:p>
        </w:tc>
      </w:tr>
      <w:tr w:rsidR="00E56AED" w:rsidTr="00F91AFF" w14:paraId="34FA24D8" w14:textId="77777777">
        <w:trPr>
          <w:cantSplit/>
        </w:trPr>
        <w:tc>
          <w:tcPr>
            <w:tcW w:w="1503"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C21CB9" w:rsidRDefault="00E56AED" w14:paraId="64A9BDB2" w14:textId="77777777">
            <w:pPr>
              <w:jc w:val="both"/>
            </w:pPr>
            <w:r>
              <w:t>RG-092-11</w:t>
            </w:r>
          </w:p>
        </w:tc>
        <w:tc>
          <w:tcPr>
            <w:tcW w:w="7719"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5EDF3B7D" w14:textId="77777777">
            <w:pPr>
              <w:pStyle w:val="Normal1"/>
              <w:jc w:val="both"/>
            </w:pPr>
            <w:r>
              <w:rPr>
                <w:rFonts w:ascii="Calibri" w:hAnsi="Calibri"/>
                <w:i w:val="0"/>
                <w:sz w:val="22"/>
                <w:szCs w:val="22"/>
              </w:rPr>
              <w:t>Date de validité = Date du jour + 30 Jours</w:t>
            </w:r>
          </w:p>
        </w:tc>
      </w:tr>
      <w:tr w:rsidR="00E56AED" w:rsidTr="00F91AFF" w14:paraId="4DCD990E" w14:textId="77777777">
        <w:trPr>
          <w:cantSplit/>
        </w:trPr>
        <w:tc>
          <w:tcPr>
            <w:tcW w:w="1503"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7B6444A9" w14:textId="77777777">
            <w:pPr>
              <w:jc w:val="both"/>
            </w:pPr>
            <w:r>
              <w:t>RG-092-12</w:t>
            </w:r>
          </w:p>
        </w:tc>
        <w:tc>
          <w:tcPr>
            <w:tcW w:w="7719"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50AB1190" w14:textId="77777777">
            <w:pPr>
              <w:pStyle w:val="Normal1"/>
              <w:jc w:val="both"/>
            </w:pPr>
            <w:r>
              <w:rPr>
                <w:rFonts w:ascii="Calibri" w:hAnsi="Calibri"/>
                <w:i w:val="0"/>
                <w:sz w:val="22"/>
                <w:szCs w:val="22"/>
              </w:rPr>
              <w:t>Nombre de jours de validité = 30 jours</w:t>
            </w:r>
          </w:p>
        </w:tc>
      </w:tr>
      <w:tr w:rsidR="00E56AED" w:rsidTr="00F91AFF" w14:paraId="5533F5AF" w14:textId="77777777">
        <w:trPr>
          <w:cantSplit/>
        </w:trPr>
        <w:tc>
          <w:tcPr>
            <w:tcW w:w="1503"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63757C76" w14:textId="77777777">
            <w:pPr>
              <w:jc w:val="both"/>
            </w:pPr>
            <w:r>
              <w:t>RG-092-13</w:t>
            </w:r>
          </w:p>
        </w:tc>
        <w:tc>
          <w:tcPr>
            <w:tcW w:w="7719"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2D34948F" w14:textId="77777777">
            <w:pPr>
              <w:pStyle w:val="Normal1"/>
              <w:jc w:val="both"/>
            </w:pPr>
            <w:r>
              <w:rPr>
                <w:rFonts w:ascii="Calibri" w:hAnsi="Calibri"/>
                <w:i w:val="0"/>
                <w:sz w:val="22"/>
                <w:szCs w:val="22"/>
              </w:rPr>
              <w:t>Type de validité par défaut a date déterminé</w:t>
            </w:r>
          </w:p>
        </w:tc>
      </w:tr>
      <w:tr w:rsidR="00847F70" w:rsidTr="00F91AFF" w14:paraId="0BF4DABC" w14:textId="77777777">
        <w:trPr>
          <w:cantSplit/>
        </w:trPr>
        <w:tc>
          <w:tcPr>
            <w:tcW w:w="1503" w:type="dxa"/>
            <w:tcBorders>
              <w:bottom w:val="single" w:color="000001" w:sz="4" w:space="0"/>
              <w:right w:val="single" w:color="000001" w:sz="4" w:space="0"/>
            </w:tcBorders>
            <w:shd w:val="clear" w:color="auto" w:fill="FFFFFF"/>
            <w:tcMar>
              <w:top w:w="0" w:type="dxa"/>
              <w:left w:w="108" w:type="dxa"/>
              <w:bottom w:w="0" w:type="dxa"/>
              <w:right w:w="108" w:type="dxa"/>
            </w:tcMar>
          </w:tcPr>
          <w:p w:rsidR="00847F70" w:rsidP="00F91AFF" w:rsidRDefault="00847F70" w14:paraId="45651C35" w14:textId="77777777">
            <w:pPr>
              <w:jc w:val="both"/>
            </w:pPr>
            <w:r>
              <w:t>RG-092-14</w:t>
            </w:r>
          </w:p>
        </w:tc>
        <w:tc>
          <w:tcPr>
            <w:tcW w:w="7719" w:type="dxa"/>
            <w:tcBorders>
              <w:left w:val="single" w:color="000001" w:sz="4" w:space="0"/>
              <w:bottom w:val="single" w:color="000001" w:sz="4" w:space="0"/>
            </w:tcBorders>
            <w:shd w:val="clear" w:color="auto" w:fill="FFFFFF"/>
            <w:tcMar>
              <w:top w:w="0" w:type="dxa"/>
              <w:left w:w="108" w:type="dxa"/>
              <w:bottom w:w="0" w:type="dxa"/>
              <w:right w:w="108" w:type="dxa"/>
            </w:tcMar>
          </w:tcPr>
          <w:p w:rsidR="00847F70" w:rsidP="00F91AFF" w:rsidRDefault="00847F70" w14:paraId="52F7EABB" w14:textId="77777777">
            <w:pPr>
              <w:pStyle w:val="Normal1"/>
              <w:jc w:val="both"/>
              <w:rPr>
                <w:rFonts w:ascii="Calibri" w:hAnsi="Calibri"/>
                <w:i w:val="0"/>
                <w:sz w:val="22"/>
                <w:szCs w:val="22"/>
              </w:rPr>
            </w:pPr>
            <w:r>
              <w:rPr>
                <w:rFonts w:ascii="Calibri" w:hAnsi="Calibri"/>
                <w:i w:val="0"/>
                <w:sz w:val="22"/>
                <w:szCs w:val="22"/>
              </w:rPr>
              <w:t>Date de l’ordre est la date du jour par défaut</w:t>
            </w:r>
          </w:p>
        </w:tc>
      </w:tr>
      <w:tr w:rsidR="00E56AED" w:rsidTr="00F91AFF" w14:paraId="0A84E169" w14:textId="77777777">
        <w:trPr>
          <w:cantSplit/>
        </w:trPr>
        <w:tc>
          <w:tcPr>
            <w:tcW w:w="1503"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5C5ABC" w14:paraId="4B7806C2" w14:textId="77777777">
            <w:pPr>
              <w:jc w:val="both"/>
            </w:pPr>
            <w:r>
              <w:t>RG-092-15</w:t>
            </w:r>
          </w:p>
        </w:tc>
        <w:tc>
          <w:tcPr>
            <w:tcW w:w="7719"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56A81D9D" w14:textId="77777777">
            <w:pPr>
              <w:pStyle w:val="Normal1"/>
              <w:jc w:val="both"/>
            </w:pPr>
            <w:r>
              <w:rPr>
                <w:rFonts w:ascii="Calibri" w:hAnsi="Calibri"/>
                <w:i w:val="0"/>
                <w:sz w:val="22"/>
                <w:szCs w:val="22"/>
              </w:rPr>
              <w:t>Date de réception est la date du système</w:t>
            </w:r>
          </w:p>
        </w:tc>
      </w:tr>
      <w:tr w:rsidR="00E56AED" w:rsidTr="00F91AFF" w14:paraId="306D6610" w14:textId="77777777">
        <w:trPr>
          <w:cantSplit/>
        </w:trPr>
        <w:tc>
          <w:tcPr>
            <w:tcW w:w="1503"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5C5ABC" w14:paraId="26C836AA" w14:textId="77777777">
            <w:pPr>
              <w:jc w:val="both"/>
            </w:pPr>
            <w:r>
              <w:t>RG-092-16</w:t>
            </w:r>
          </w:p>
        </w:tc>
        <w:tc>
          <w:tcPr>
            <w:tcW w:w="7719"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69E5D01A" w14:textId="77777777">
            <w:pPr>
              <w:pStyle w:val="Normal1"/>
              <w:jc w:val="both"/>
            </w:pPr>
            <w:r>
              <w:rPr>
                <w:rFonts w:ascii="Calibri" w:hAnsi="Calibri"/>
                <w:i w:val="0"/>
                <w:sz w:val="22"/>
                <w:szCs w:val="22"/>
              </w:rPr>
              <w:t>Identifiant de la tranche de souscription calculé automatiquement s'il existe, sinon c'est un champ grisé vide.</w:t>
            </w:r>
          </w:p>
        </w:tc>
      </w:tr>
      <w:tr w:rsidR="00E56AED" w:rsidTr="00F91AFF" w14:paraId="5E0B0DBE" w14:textId="77777777">
        <w:trPr>
          <w:cantSplit/>
        </w:trPr>
        <w:tc>
          <w:tcPr>
            <w:tcW w:w="1503"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5C5ABC" w14:paraId="6FF14DE0" w14:textId="77777777">
            <w:pPr>
              <w:jc w:val="both"/>
            </w:pPr>
            <w:r>
              <w:t>RG-092-17</w:t>
            </w:r>
          </w:p>
        </w:tc>
        <w:tc>
          <w:tcPr>
            <w:tcW w:w="7719"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174570F4" w14:textId="77777777">
            <w:pPr>
              <w:pStyle w:val="Normal1"/>
              <w:jc w:val="both"/>
            </w:pPr>
            <w:r>
              <w:rPr>
                <w:rFonts w:ascii="Calibri" w:hAnsi="Calibri"/>
                <w:i w:val="0"/>
                <w:sz w:val="22"/>
                <w:szCs w:val="22"/>
              </w:rPr>
              <w:t>Montant de réservation espèce calculé automatiquement sur la base de l'apport propre du client</w:t>
            </w:r>
          </w:p>
        </w:tc>
      </w:tr>
      <w:tr w:rsidR="005C5ABC" w:rsidTr="00F91AFF" w14:paraId="3FC89588" w14:textId="77777777">
        <w:trPr>
          <w:cantSplit/>
        </w:trPr>
        <w:tc>
          <w:tcPr>
            <w:tcW w:w="1503" w:type="dxa"/>
            <w:tcBorders>
              <w:bottom w:val="single" w:color="000001" w:sz="4" w:space="0"/>
              <w:right w:val="single" w:color="000001" w:sz="4" w:space="0"/>
            </w:tcBorders>
            <w:shd w:val="clear" w:color="auto" w:fill="FFFFFF"/>
            <w:tcMar>
              <w:top w:w="0" w:type="dxa"/>
              <w:left w:w="108" w:type="dxa"/>
              <w:bottom w:w="0" w:type="dxa"/>
              <w:right w:w="108" w:type="dxa"/>
            </w:tcMar>
          </w:tcPr>
          <w:p w:rsidRPr="00582E2C" w:rsidR="005C5ABC" w:rsidP="00F91AFF" w:rsidRDefault="005C5ABC" w14:paraId="691B0857" w14:textId="77777777">
            <w:pPr>
              <w:jc w:val="both"/>
            </w:pPr>
            <w:r>
              <w:t>RG-092-18</w:t>
            </w:r>
          </w:p>
        </w:tc>
        <w:tc>
          <w:tcPr>
            <w:tcW w:w="7719" w:type="dxa"/>
            <w:tcBorders>
              <w:left w:val="single" w:color="000001" w:sz="4" w:space="0"/>
              <w:bottom w:val="single" w:color="000001" w:sz="4" w:space="0"/>
            </w:tcBorders>
            <w:shd w:val="clear" w:color="auto" w:fill="FFFFFF"/>
            <w:tcMar>
              <w:top w:w="0" w:type="dxa"/>
              <w:left w:w="108" w:type="dxa"/>
              <w:bottom w:w="0" w:type="dxa"/>
              <w:right w:w="108" w:type="dxa"/>
            </w:tcMar>
          </w:tcPr>
          <w:p w:rsidRPr="00582E2C" w:rsidR="005C5ABC" w:rsidP="00F91AFF" w:rsidRDefault="005C5ABC" w14:paraId="4D1BD509" w14:textId="77777777">
            <w:pPr>
              <w:pStyle w:val="Normal1"/>
              <w:jc w:val="both"/>
              <w:rPr>
                <w:rFonts w:ascii="Calibri" w:hAnsi="Calibri"/>
                <w:i w:val="0"/>
                <w:sz w:val="22"/>
                <w:szCs w:val="22"/>
              </w:rPr>
            </w:pPr>
            <w:r>
              <w:rPr>
                <w:rFonts w:ascii="Calibri" w:hAnsi="Calibri"/>
                <w:i w:val="0"/>
                <w:sz w:val="22"/>
                <w:szCs w:val="22"/>
              </w:rPr>
              <w:t>Pas de deux Majeurs avec la même CIN.</w:t>
            </w:r>
          </w:p>
        </w:tc>
      </w:tr>
      <w:tr w:rsidR="00E56AED" w:rsidTr="00F91AFF" w14:paraId="5D709A26" w14:textId="77777777">
        <w:trPr>
          <w:cantSplit/>
        </w:trPr>
        <w:tc>
          <w:tcPr>
            <w:tcW w:w="1503" w:type="dxa"/>
            <w:tcBorders>
              <w:bottom w:val="single" w:color="000001" w:sz="4" w:space="0"/>
              <w:right w:val="single" w:color="000001" w:sz="4" w:space="0"/>
            </w:tcBorders>
            <w:shd w:val="clear" w:color="auto" w:fill="FFFFFF"/>
            <w:tcMar>
              <w:top w:w="0" w:type="dxa"/>
              <w:left w:w="108" w:type="dxa"/>
              <w:bottom w:w="0" w:type="dxa"/>
              <w:right w:w="108" w:type="dxa"/>
            </w:tcMar>
          </w:tcPr>
          <w:p w:rsidRPr="00582E2C" w:rsidR="00E56AED" w:rsidP="00F91AFF" w:rsidRDefault="005C5ABC" w14:paraId="0D1D6564" w14:textId="77777777">
            <w:pPr>
              <w:jc w:val="both"/>
            </w:pPr>
            <w:r>
              <w:t>RG-092-19</w:t>
            </w:r>
          </w:p>
        </w:tc>
        <w:tc>
          <w:tcPr>
            <w:tcW w:w="7719"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3BC75EC8" w14:textId="77777777">
            <w:pPr>
              <w:pStyle w:val="Normal1"/>
              <w:jc w:val="both"/>
              <w:rPr>
                <w:rFonts w:ascii="Calibri" w:hAnsi="Calibri"/>
                <w:i w:val="0"/>
                <w:sz w:val="22"/>
                <w:szCs w:val="22"/>
              </w:rPr>
            </w:pPr>
            <w:r w:rsidRPr="00582E2C">
              <w:rPr>
                <w:rFonts w:ascii="Calibri" w:hAnsi="Calibri"/>
                <w:i w:val="0"/>
                <w:sz w:val="22"/>
                <w:szCs w:val="22"/>
              </w:rPr>
              <w:t>Un client ne peut pas souscrire deux fois pour une même OPV seulement dans les cas suivants :</w:t>
            </w:r>
          </w:p>
          <w:p w:rsidRPr="00582E2C" w:rsidR="00E56AED" w:rsidP="003D34DB" w:rsidRDefault="006E6EC4" w14:paraId="6A8BF3FF" w14:textId="77777777">
            <w:pPr>
              <w:pStyle w:val="Normal1"/>
              <w:numPr>
                <w:ilvl w:val="0"/>
                <w:numId w:val="98"/>
              </w:numPr>
              <w:suppressAutoHyphens/>
              <w:overflowPunct w:val="0"/>
              <w:spacing w:after="200" w:line="100" w:lineRule="atLeast"/>
              <w:jc w:val="both"/>
              <w:rPr>
                <w:rFonts w:ascii="Calibri" w:hAnsi="Calibri"/>
                <w:i w:val="0"/>
                <w:sz w:val="22"/>
                <w:szCs w:val="22"/>
              </w:rPr>
            </w:pPr>
            <w:r>
              <w:rPr>
                <w:rFonts w:ascii="Calibri" w:hAnsi="Calibri"/>
                <w:i w:val="0"/>
                <w:sz w:val="22"/>
                <w:szCs w:val="22"/>
              </w:rPr>
              <w:t>Souscrire en tant que salarié</w:t>
            </w:r>
            <w:r w:rsidRPr="00582E2C" w:rsidR="00E56AED">
              <w:rPr>
                <w:rFonts w:ascii="Calibri" w:hAnsi="Calibri"/>
                <w:i w:val="0"/>
                <w:sz w:val="22"/>
                <w:szCs w:val="22"/>
              </w:rPr>
              <w:t xml:space="preserve"> et client ordinaire : Le client sera identifié une fois par sa CIN, une fo</w:t>
            </w:r>
            <w:r>
              <w:rPr>
                <w:rFonts w:ascii="Calibri" w:hAnsi="Calibri"/>
                <w:i w:val="0"/>
                <w:sz w:val="22"/>
                <w:szCs w:val="22"/>
              </w:rPr>
              <w:t>is par le couple (CIN, salarié</w:t>
            </w:r>
            <w:r w:rsidRPr="00582E2C" w:rsidR="00E56AED">
              <w:rPr>
                <w:rFonts w:ascii="Calibri" w:hAnsi="Calibri"/>
                <w:i w:val="0"/>
                <w:sz w:val="22"/>
                <w:szCs w:val="22"/>
              </w:rPr>
              <w:t>)</w:t>
            </w:r>
          </w:p>
          <w:p w:rsidRPr="00582E2C" w:rsidR="00E56AED" w:rsidP="007C2D8E" w:rsidRDefault="00E56AED" w14:paraId="161C7992" w14:textId="77777777">
            <w:pPr>
              <w:pStyle w:val="Normal1"/>
              <w:numPr>
                <w:ilvl w:val="0"/>
                <w:numId w:val="98"/>
              </w:numPr>
              <w:suppressAutoHyphens/>
              <w:overflowPunct w:val="0"/>
              <w:spacing w:after="200" w:line="100" w:lineRule="atLeast"/>
              <w:jc w:val="both"/>
              <w:rPr>
                <w:rFonts w:ascii="Calibri" w:hAnsi="Calibri"/>
                <w:i w:val="0"/>
                <w:sz w:val="22"/>
                <w:szCs w:val="22"/>
              </w:rPr>
            </w:pPr>
            <w:r w:rsidRPr="00582E2C">
              <w:rPr>
                <w:rFonts w:ascii="Calibri" w:hAnsi="Calibri"/>
                <w:i w:val="0"/>
                <w:sz w:val="22"/>
                <w:szCs w:val="22"/>
              </w:rPr>
              <w:t xml:space="preserve">Souscrire pour un mineur : Même CIN mais avec la date de naissance du fils </w:t>
            </w:r>
            <w:r w:rsidR="007C2D8E">
              <w:rPr>
                <w:rFonts w:ascii="Calibri" w:hAnsi="Calibri"/>
                <w:i w:val="0"/>
                <w:sz w:val="22"/>
                <w:szCs w:val="22"/>
              </w:rPr>
              <w:t>l’utilisateur est tenu de</w:t>
            </w:r>
            <w:r w:rsidR="006E6EC4">
              <w:rPr>
                <w:rFonts w:ascii="Calibri" w:hAnsi="Calibri"/>
                <w:i w:val="0"/>
                <w:sz w:val="22"/>
                <w:szCs w:val="22"/>
              </w:rPr>
              <w:t xml:space="preserve"> modifier le nom du souscripteur dans ce cas de figure.</w:t>
            </w:r>
          </w:p>
        </w:tc>
      </w:tr>
      <w:tr w:rsidR="00E56AED" w:rsidTr="00AB04EA" w14:paraId="78C89830" w14:textId="77777777">
        <w:trPr>
          <w:cantSplit/>
        </w:trPr>
        <w:tc>
          <w:tcPr>
            <w:tcW w:w="1503" w:type="dxa"/>
            <w:tcBorders>
              <w:bottom w:val="single" w:color="auto" w:sz="4" w:space="0"/>
              <w:right w:val="single" w:color="000001" w:sz="4" w:space="0"/>
            </w:tcBorders>
            <w:shd w:val="clear" w:color="auto" w:fill="FFFFFF"/>
            <w:tcMar>
              <w:top w:w="0" w:type="dxa"/>
              <w:left w:w="108" w:type="dxa"/>
              <w:bottom w:w="0" w:type="dxa"/>
              <w:right w:w="108" w:type="dxa"/>
            </w:tcMar>
          </w:tcPr>
          <w:p w:rsidRPr="00582E2C" w:rsidR="00E56AED" w:rsidP="00F91AFF" w:rsidRDefault="005C5ABC" w14:paraId="43D681EA" w14:textId="77777777">
            <w:pPr>
              <w:jc w:val="both"/>
            </w:pPr>
            <w:r>
              <w:t>RG-092-20</w:t>
            </w:r>
          </w:p>
        </w:tc>
        <w:tc>
          <w:tcPr>
            <w:tcW w:w="7719" w:type="dxa"/>
            <w:tcBorders>
              <w:left w:val="single" w:color="000001" w:sz="4" w:space="0"/>
              <w:bottom w:val="single" w:color="auto" w:sz="4" w:space="0"/>
            </w:tcBorders>
            <w:shd w:val="clear" w:color="auto" w:fill="FFFFFF"/>
            <w:tcMar>
              <w:top w:w="0" w:type="dxa"/>
              <w:left w:w="108" w:type="dxa"/>
              <w:bottom w:w="0" w:type="dxa"/>
              <w:right w:w="108" w:type="dxa"/>
            </w:tcMar>
          </w:tcPr>
          <w:p w:rsidRPr="00582E2C" w:rsidR="00E56AED" w:rsidP="00F91AFF" w:rsidRDefault="00847F70" w14:paraId="1742CD3F" w14:textId="77777777">
            <w:pPr>
              <w:pStyle w:val="Normal1"/>
              <w:jc w:val="both"/>
              <w:rPr>
                <w:rFonts w:ascii="Calibri" w:hAnsi="Calibri"/>
                <w:i w:val="0"/>
                <w:sz w:val="22"/>
                <w:szCs w:val="22"/>
              </w:rPr>
            </w:pPr>
            <w:r>
              <w:rPr>
                <w:rFonts w:ascii="Calibri" w:hAnsi="Calibri"/>
                <w:i w:val="0"/>
                <w:sz w:val="22"/>
                <w:szCs w:val="22"/>
              </w:rPr>
              <w:t>Pour les comptes joints, le système opère un contrôle d’</w:t>
            </w:r>
            <w:r w:rsidR="006E6EC4">
              <w:rPr>
                <w:rFonts w:ascii="Calibri" w:hAnsi="Calibri"/>
                <w:i w:val="0"/>
                <w:sz w:val="22"/>
                <w:szCs w:val="22"/>
              </w:rPr>
              <w:t>unicité</w:t>
            </w:r>
            <w:r>
              <w:rPr>
                <w:rFonts w:ascii="Calibri" w:hAnsi="Calibri"/>
                <w:i w:val="0"/>
                <w:sz w:val="22"/>
                <w:szCs w:val="22"/>
              </w:rPr>
              <w:t xml:space="preserve"> compte titre</w:t>
            </w:r>
            <w:r w:rsidR="006E6EC4">
              <w:rPr>
                <w:rFonts w:ascii="Calibri" w:hAnsi="Calibri"/>
                <w:i w:val="0"/>
                <w:sz w:val="22"/>
                <w:szCs w:val="22"/>
              </w:rPr>
              <w:t>/CIN</w:t>
            </w:r>
            <w:r>
              <w:rPr>
                <w:rFonts w:ascii="Calibri" w:hAnsi="Calibri"/>
                <w:i w:val="0"/>
                <w:sz w:val="22"/>
                <w:szCs w:val="22"/>
              </w:rPr>
              <w:t>, la première souscription est validé</w:t>
            </w:r>
            <w:r w:rsidR="006E6EC4">
              <w:rPr>
                <w:rFonts w:ascii="Calibri" w:hAnsi="Calibri"/>
                <w:i w:val="0"/>
                <w:sz w:val="22"/>
                <w:szCs w:val="22"/>
              </w:rPr>
              <w:t>e</w:t>
            </w:r>
            <w:r>
              <w:rPr>
                <w:rFonts w:ascii="Calibri" w:hAnsi="Calibri"/>
                <w:i w:val="0"/>
                <w:sz w:val="22"/>
                <w:szCs w:val="22"/>
              </w:rPr>
              <w:t>, la deu</w:t>
            </w:r>
            <w:r w:rsidR="00760BC2">
              <w:rPr>
                <w:rFonts w:ascii="Calibri" w:hAnsi="Calibri"/>
                <w:i w:val="0"/>
                <w:sz w:val="22"/>
                <w:szCs w:val="22"/>
              </w:rPr>
              <w:t>xième souscription sera retenue</w:t>
            </w:r>
            <w:r>
              <w:rPr>
                <w:rFonts w:ascii="Calibri" w:hAnsi="Calibri"/>
                <w:i w:val="0"/>
                <w:sz w:val="22"/>
                <w:szCs w:val="22"/>
              </w:rPr>
              <w:t xml:space="preserve"> avec po</w:t>
            </w:r>
            <w:r w:rsidR="007C2D8E">
              <w:rPr>
                <w:rFonts w:ascii="Calibri" w:hAnsi="Calibri"/>
                <w:i w:val="0"/>
                <w:sz w:val="22"/>
                <w:szCs w:val="22"/>
              </w:rPr>
              <w:t>ssibilité de forçage.</w:t>
            </w:r>
            <w:r>
              <w:rPr>
                <w:rFonts w:ascii="Calibri" w:hAnsi="Calibri"/>
                <w:i w:val="0"/>
                <w:sz w:val="22"/>
                <w:szCs w:val="22"/>
              </w:rPr>
              <w:t xml:space="preserve"> </w:t>
            </w:r>
          </w:p>
        </w:tc>
      </w:tr>
      <w:tr w:rsidR="00AB04EA" w:rsidTr="00AB04EA" w14:paraId="1921384D" w14:textId="77777777">
        <w:trPr>
          <w:cantSplit/>
        </w:trPr>
        <w:tc>
          <w:tcPr>
            <w:tcW w:w="1503" w:type="dxa"/>
            <w:tcBorders>
              <w:top w:val="single" w:color="auto" w:sz="4" w:space="0"/>
              <w:left w:val="single" w:color="auto" w:sz="4" w:space="0"/>
              <w:bottom w:val="single" w:color="auto" w:sz="4" w:space="0"/>
              <w:right w:val="single" w:color="auto" w:sz="4" w:space="0"/>
            </w:tcBorders>
            <w:shd w:val="clear" w:color="auto" w:fill="FFFFFF"/>
            <w:tcMar>
              <w:top w:w="0" w:type="dxa"/>
              <w:left w:w="108" w:type="dxa"/>
              <w:bottom w:w="0" w:type="dxa"/>
              <w:right w:w="108" w:type="dxa"/>
            </w:tcMar>
          </w:tcPr>
          <w:p w:rsidR="00AB04EA" w:rsidP="00F91AFF" w:rsidRDefault="00AB04EA" w14:paraId="42837361" w14:textId="77777777">
            <w:pPr>
              <w:jc w:val="both"/>
            </w:pPr>
            <w:r>
              <w:t>RG-092-21</w:t>
            </w:r>
          </w:p>
        </w:tc>
        <w:tc>
          <w:tcPr>
            <w:tcW w:w="7719" w:type="dxa"/>
            <w:tcBorders>
              <w:top w:val="single" w:color="auto" w:sz="4" w:space="0"/>
              <w:left w:val="single" w:color="auto" w:sz="4" w:space="0"/>
              <w:bottom w:val="single" w:color="auto" w:sz="4" w:space="0"/>
              <w:right w:val="single" w:color="auto" w:sz="4" w:space="0"/>
            </w:tcBorders>
            <w:shd w:val="clear" w:color="auto" w:fill="FFFFFF"/>
            <w:tcMar>
              <w:top w:w="0" w:type="dxa"/>
              <w:left w:w="108" w:type="dxa"/>
              <w:bottom w:w="0" w:type="dxa"/>
              <w:right w:w="108" w:type="dxa"/>
            </w:tcMar>
          </w:tcPr>
          <w:p w:rsidR="00AB04EA" w:rsidP="00F91AFF" w:rsidRDefault="00AB04EA" w14:paraId="47EE3983" w14:textId="77777777">
            <w:pPr>
              <w:pStyle w:val="Normal1"/>
              <w:jc w:val="both"/>
              <w:rPr>
                <w:rFonts w:ascii="Calibri" w:hAnsi="Calibri"/>
                <w:i w:val="0"/>
                <w:sz w:val="22"/>
                <w:szCs w:val="22"/>
              </w:rPr>
            </w:pPr>
            <w:r>
              <w:rPr>
                <w:rFonts w:ascii="Calibri" w:hAnsi="Calibri"/>
                <w:i w:val="0"/>
                <w:sz w:val="22"/>
                <w:szCs w:val="22"/>
              </w:rPr>
              <w:t>Le montant de réservation se fait à l’échelle de l’apport propre.</w:t>
            </w:r>
          </w:p>
        </w:tc>
      </w:tr>
    </w:tbl>
    <w:p w:rsidR="00E56AED" w:rsidP="002F5C7D" w:rsidRDefault="00E56AED" w14:paraId="2A79900E" w14:textId="77777777">
      <w:pPr>
        <w:spacing w:before="60"/>
        <w:jc w:val="both"/>
      </w:pPr>
    </w:p>
    <w:p w:rsidR="00E56AED" w:rsidP="003D34DB" w:rsidRDefault="00E56AED" w14:paraId="149837C3" w14:textId="77777777">
      <w:pPr>
        <w:pStyle w:val="Style3"/>
        <w:numPr>
          <w:ilvl w:val="2"/>
          <w:numId w:val="3"/>
        </w:numPr>
        <w:jc w:val="both"/>
      </w:pPr>
      <w:bookmarkStart w:name="_Toc3183521342" w:id="300"/>
      <w:bookmarkStart w:name="_Toc3195688002" w:id="301"/>
      <w:bookmarkStart w:name="_Toc4005288152" w:id="302"/>
      <w:bookmarkStart w:name="_Toc545153742" w:id="303"/>
      <w:bookmarkStart w:name="_Toc409973739" w:id="304"/>
      <w:r>
        <w:t>T</w:t>
      </w:r>
      <w:bookmarkEnd w:id="300"/>
      <w:bookmarkEnd w:id="301"/>
      <w:bookmarkEnd w:id="302"/>
      <w:bookmarkEnd w:id="303"/>
      <w:r>
        <w:t>raitements</w:t>
      </w:r>
      <w:bookmarkEnd w:id="304"/>
    </w:p>
    <w:p w:rsidR="00E56AED" w:rsidP="0015776F" w:rsidRDefault="00E56AED" w14:paraId="2EA0030A" w14:textId="77777777">
      <w:pPr>
        <w:pStyle w:val="Paragraphedeliste1"/>
        <w:numPr>
          <w:ilvl w:val="0"/>
          <w:numId w:val="4"/>
        </w:numPr>
        <w:spacing w:before="240" w:after="240" w:line="100" w:lineRule="atLeast"/>
        <w:ind w:right="142" w:firstLine="0"/>
        <w:jc w:val="both"/>
      </w:pPr>
      <w:r>
        <w:t>Identifier et lister les traitements spécifiques à la création des ordres OPV.</w:t>
      </w:r>
    </w:p>
    <w:tbl>
      <w:tblPr>
        <w:tblW w:w="0" w:type="auto"/>
        <w:tblInd w:w="-108" w:type="dxa"/>
        <w:tblBorders>
          <w:top w:val="single" w:color="000001" w:sz="4" w:space="0"/>
          <w:left w:val="single" w:color="000001" w:sz="4" w:space="0"/>
          <w:bottom w:val="single" w:color="000001" w:sz="4" w:space="0"/>
          <w:right w:val="single" w:color="000001" w:sz="4" w:space="0"/>
        </w:tblBorders>
        <w:tblCellMar>
          <w:left w:w="10" w:type="dxa"/>
          <w:right w:w="10" w:type="dxa"/>
        </w:tblCellMar>
        <w:tblLook w:val="0000" w:firstRow="0" w:lastRow="0" w:firstColumn="0" w:lastColumn="0" w:noHBand="0" w:noVBand="0"/>
      </w:tblPr>
      <w:tblGrid>
        <w:gridCol w:w="1515"/>
        <w:gridCol w:w="7655"/>
      </w:tblGrid>
      <w:tr w:rsidR="00E56AED" w:rsidTr="00F91AFF" w14:paraId="6412F334" w14:textId="77777777">
        <w:trPr>
          <w:cantSplit/>
          <w:tblHeader/>
        </w:trPr>
        <w:tc>
          <w:tcPr>
            <w:tcW w:w="1525" w:type="dxa"/>
            <w:tcBorders>
              <w:top w:val="single" w:color="000001" w:sz="4" w:space="0"/>
              <w:bottom w:val="single" w:color="000001" w:sz="4" w:space="0"/>
              <w:right w:val="single" w:color="000001" w:sz="4" w:space="0"/>
            </w:tcBorders>
            <w:shd w:val="clear" w:color="auto" w:fill="808080"/>
            <w:tcMar>
              <w:top w:w="0" w:type="dxa"/>
              <w:left w:w="108" w:type="dxa"/>
              <w:bottom w:w="0" w:type="dxa"/>
              <w:right w:w="108" w:type="dxa"/>
            </w:tcMar>
          </w:tcPr>
          <w:p w:rsidR="00E56AED" w:rsidP="00F91AFF" w:rsidRDefault="00E56AED" w14:paraId="4BA1703F" w14:textId="77777777">
            <w:pPr>
              <w:jc w:val="both"/>
            </w:pPr>
            <w:r>
              <w:rPr>
                <w:b/>
              </w:rPr>
              <w:t>Réf.</w:t>
            </w:r>
          </w:p>
        </w:tc>
        <w:tc>
          <w:tcPr>
            <w:tcW w:w="7711" w:type="dxa"/>
            <w:tcBorders>
              <w:top w:val="single" w:color="000001" w:sz="4" w:space="0"/>
              <w:left w:val="single" w:color="000001" w:sz="4" w:space="0"/>
              <w:bottom w:val="single" w:color="000001" w:sz="4" w:space="0"/>
            </w:tcBorders>
            <w:shd w:val="clear" w:color="auto" w:fill="808080"/>
            <w:tcMar>
              <w:top w:w="0" w:type="dxa"/>
              <w:left w:w="108" w:type="dxa"/>
              <w:bottom w:w="0" w:type="dxa"/>
              <w:right w:w="108" w:type="dxa"/>
            </w:tcMar>
          </w:tcPr>
          <w:p w:rsidR="00E56AED" w:rsidP="00F91AFF" w:rsidRDefault="00E56AED" w14:paraId="0B5C0405" w14:textId="77777777">
            <w:pPr>
              <w:jc w:val="both"/>
            </w:pPr>
            <w:r>
              <w:rPr>
                <w:b/>
              </w:rPr>
              <w:t>Description</w:t>
            </w:r>
          </w:p>
        </w:tc>
      </w:tr>
      <w:tr w:rsidR="00E56AED" w:rsidTr="00F91AFF" w14:paraId="2398139A" w14:textId="77777777">
        <w:trPr>
          <w:cantSplit/>
        </w:trPr>
        <w:tc>
          <w:tcPr>
            <w:tcW w:w="1525" w:type="dxa"/>
            <w:tcBorders>
              <w:top w:val="single" w:color="000001" w:sz="4" w:space="0"/>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4609055B" w14:textId="77777777">
            <w:pPr>
              <w:jc w:val="both"/>
            </w:pPr>
            <w:r>
              <w:t>TRT-092-1</w:t>
            </w:r>
          </w:p>
        </w:tc>
        <w:tc>
          <w:tcPr>
            <w:tcW w:w="7711" w:type="dxa"/>
            <w:tcBorders>
              <w:top w:val="single" w:color="000001" w:sz="4" w:space="0"/>
              <w:left w:val="single" w:color="000001" w:sz="4" w:space="0"/>
              <w:bottom w:val="single" w:color="000001" w:sz="4" w:space="0"/>
            </w:tcBorders>
            <w:shd w:val="clear" w:color="auto" w:fill="FFFFFF"/>
            <w:tcMar>
              <w:top w:w="0" w:type="dxa"/>
              <w:left w:w="108" w:type="dxa"/>
              <w:bottom w:w="0" w:type="dxa"/>
              <w:right w:w="108" w:type="dxa"/>
            </w:tcMar>
          </w:tcPr>
          <w:p w:rsidR="00E56AED" w:rsidP="003D34DB" w:rsidRDefault="00E56AED" w14:paraId="631F4A60" w14:textId="77777777">
            <w:pPr>
              <w:pStyle w:val="Normal1"/>
              <w:numPr>
                <w:ilvl w:val="0"/>
                <w:numId w:val="96"/>
              </w:numPr>
              <w:suppressAutoHyphens/>
              <w:overflowPunct w:val="0"/>
              <w:spacing w:after="200" w:line="100" w:lineRule="atLeast"/>
              <w:jc w:val="both"/>
            </w:pPr>
            <w:r>
              <w:rPr>
                <w:rFonts w:ascii="Calibri" w:hAnsi="Calibri"/>
                <w:i w:val="0"/>
                <w:sz w:val="22"/>
                <w:szCs w:val="22"/>
              </w:rPr>
              <w:t xml:space="preserve"> L'utilisateur commence par introduire le compte espèce ou le compte titre du client (Se référer aux règles de gestion de l'écran plus haut)</w:t>
            </w:r>
          </w:p>
          <w:p w:rsidR="00E56AED" w:rsidP="003D34DB" w:rsidRDefault="00E56AED" w14:paraId="4275284E" w14:textId="77777777">
            <w:pPr>
              <w:pStyle w:val="Normal1"/>
              <w:numPr>
                <w:ilvl w:val="0"/>
                <w:numId w:val="96"/>
              </w:numPr>
              <w:suppressAutoHyphens/>
              <w:overflowPunct w:val="0"/>
              <w:spacing w:after="200" w:line="100" w:lineRule="atLeast"/>
              <w:jc w:val="both"/>
            </w:pPr>
            <w:r>
              <w:rPr>
                <w:rFonts w:ascii="Calibri" w:hAnsi="Calibri"/>
                <w:i w:val="0"/>
                <w:sz w:val="22"/>
                <w:szCs w:val="22"/>
              </w:rPr>
              <w:t>Génération automatique des données (Se référer aux règles de gestion de l'écran plus haut)</w:t>
            </w:r>
          </w:p>
        </w:tc>
      </w:tr>
      <w:tr w:rsidR="00E56AED" w:rsidTr="00F91AFF" w14:paraId="70DB3C72" w14:textId="77777777">
        <w:trPr>
          <w:cantSplit/>
        </w:trPr>
        <w:tc>
          <w:tcPr>
            <w:tcW w:w="1525"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1C34B791" w14:textId="77777777">
            <w:pPr>
              <w:jc w:val="both"/>
            </w:pPr>
            <w:r>
              <w:t>TRT-092-2</w:t>
            </w:r>
          </w:p>
        </w:tc>
        <w:tc>
          <w:tcPr>
            <w:tcW w:w="7711"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3D34DB" w:rsidRDefault="00E56AED" w14:paraId="2D72E721" w14:textId="77777777">
            <w:pPr>
              <w:pStyle w:val="Normal1"/>
              <w:numPr>
                <w:ilvl w:val="0"/>
                <w:numId w:val="96"/>
              </w:numPr>
              <w:suppressAutoHyphens/>
              <w:overflowPunct w:val="0"/>
              <w:spacing w:after="200" w:line="100" w:lineRule="atLeast"/>
              <w:jc w:val="both"/>
            </w:pPr>
            <w:r>
              <w:rPr>
                <w:rFonts w:ascii="Calibri" w:hAnsi="Calibri"/>
                <w:i w:val="0"/>
                <w:sz w:val="22"/>
                <w:szCs w:val="22"/>
              </w:rPr>
              <w:t>Au moment de la saisie de la valeur le système récupère en automatique toutes les informations configuré dans l'annonce en amont</w:t>
            </w:r>
          </w:p>
          <w:p w:rsidR="00E56AED" w:rsidP="003D34DB" w:rsidRDefault="00E56AED" w14:paraId="2C19B255" w14:textId="77777777">
            <w:pPr>
              <w:pStyle w:val="Normal1"/>
              <w:numPr>
                <w:ilvl w:val="0"/>
                <w:numId w:val="96"/>
              </w:numPr>
              <w:suppressAutoHyphens/>
              <w:overflowPunct w:val="0"/>
              <w:spacing w:after="200" w:line="100" w:lineRule="atLeast"/>
              <w:jc w:val="both"/>
            </w:pPr>
            <w:r>
              <w:rPr>
                <w:rFonts w:ascii="Calibri" w:hAnsi="Calibri"/>
                <w:i w:val="0"/>
                <w:sz w:val="22"/>
                <w:szCs w:val="22"/>
              </w:rPr>
              <w:t xml:space="preserve">La combinaison entre les données du client ainsi que ceux relatives à l'OPV, déduira la tranche de souscription du client </w:t>
            </w:r>
          </w:p>
        </w:tc>
      </w:tr>
      <w:tr w:rsidR="00E56AED" w:rsidTr="00F91AFF" w14:paraId="42133161" w14:textId="77777777">
        <w:trPr>
          <w:cantSplit/>
        </w:trPr>
        <w:tc>
          <w:tcPr>
            <w:tcW w:w="1525"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25AACBE4" w14:textId="77777777">
            <w:pPr>
              <w:jc w:val="both"/>
            </w:pPr>
            <w:r>
              <w:t>TRT-092-3</w:t>
            </w:r>
          </w:p>
        </w:tc>
        <w:tc>
          <w:tcPr>
            <w:tcW w:w="7711" w:type="dxa"/>
            <w:tcBorders>
              <w:left w:val="single" w:color="000001" w:sz="4" w:space="0"/>
              <w:bottom w:val="single" w:color="000001" w:sz="4" w:space="0"/>
            </w:tcBorders>
            <w:shd w:val="clear" w:color="auto" w:fill="FFFFFF"/>
            <w:tcMar>
              <w:top w:w="0" w:type="dxa"/>
              <w:left w:w="108" w:type="dxa"/>
              <w:bottom w:w="0" w:type="dxa"/>
              <w:right w:w="108" w:type="dxa"/>
            </w:tcMar>
          </w:tcPr>
          <w:p w:rsidR="00E0638C" w:rsidP="00E0638C" w:rsidRDefault="00E0638C" w14:paraId="245CA1A7" w14:textId="77777777">
            <w:pPr>
              <w:pStyle w:val="Normal1"/>
              <w:suppressAutoHyphens/>
              <w:overflowPunct w:val="0"/>
              <w:spacing w:after="200" w:line="100" w:lineRule="atLeast"/>
              <w:ind w:left="360"/>
              <w:jc w:val="both"/>
              <w:rPr>
                <w:rFonts w:ascii="Calibri" w:hAnsi="Calibri"/>
                <w:i w:val="0"/>
                <w:sz w:val="22"/>
                <w:szCs w:val="22"/>
              </w:rPr>
            </w:pPr>
            <w:r>
              <w:rPr>
                <w:rFonts w:ascii="Calibri" w:hAnsi="Calibri"/>
                <w:i w:val="0"/>
                <w:sz w:val="22"/>
                <w:szCs w:val="22"/>
              </w:rPr>
              <w:t>L’utilisateur définit au niveau de l’ordre le ou les modes de financement du client par montant ou pourcentage et le système déduira le reliquat en automatique.</w:t>
            </w:r>
          </w:p>
          <w:p w:rsidR="00F066EC" w:rsidP="00C9047E" w:rsidRDefault="00C9047E" w14:paraId="10B24383" w14:textId="77777777">
            <w:pPr>
              <w:pStyle w:val="Normal1"/>
              <w:numPr>
                <w:ilvl w:val="0"/>
                <w:numId w:val="96"/>
              </w:numPr>
              <w:suppressAutoHyphens/>
              <w:overflowPunct w:val="0"/>
              <w:spacing w:after="200" w:line="100" w:lineRule="atLeast"/>
              <w:jc w:val="both"/>
              <w:rPr>
                <w:rFonts w:ascii="Calibri" w:hAnsi="Calibri"/>
                <w:i w:val="0"/>
                <w:sz w:val="22"/>
                <w:szCs w:val="22"/>
              </w:rPr>
            </w:pPr>
            <w:r>
              <w:rPr>
                <w:rFonts w:ascii="Calibri" w:hAnsi="Calibri"/>
                <w:i w:val="0"/>
                <w:sz w:val="22"/>
                <w:szCs w:val="22"/>
              </w:rPr>
              <w:t>Définition du mode de financement :</w:t>
            </w:r>
          </w:p>
          <w:p w:rsidR="001D009C" w:rsidP="001D009C" w:rsidRDefault="001D009C" w14:paraId="21D4A2C7" w14:textId="77777777">
            <w:pPr>
              <w:pStyle w:val="Normal1"/>
              <w:suppressAutoHyphens/>
              <w:overflowPunct w:val="0"/>
              <w:spacing w:after="200" w:line="100" w:lineRule="atLeast"/>
              <w:ind w:left="720"/>
              <w:jc w:val="both"/>
              <w:rPr>
                <w:rFonts w:ascii="Calibri" w:hAnsi="Calibri"/>
                <w:i w:val="0"/>
                <w:sz w:val="22"/>
                <w:szCs w:val="22"/>
              </w:rPr>
            </w:pPr>
            <w:r>
              <w:rPr>
                <w:rFonts w:ascii="Calibri" w:hAnsi="Calibri"/>
                <w:i w:val="0"/>
                <w:sz w:val="22"/>
                <w:szCs w:val="22"/>
              </w:rPr>
              <w:t>Il faut prévoir le montant de crédit après attribution qui est égale à :</w:t>
            </w:r>
          </w:p>
          <w:p w:rsidR="001D009C" w:rsidP="001D009C" w:rsidRDefault="001D009C" w14:paraId="757569E2" w14:textId="77777777">
            <w:pPr>
              <w:pStyle w:val="Normal1"/>
              <w:suppressAutoHyphens/>
              <w:overflowPunct w:val="0"/>
              <w:spacing w:after="200" w:line="100" w:lineRule="atLeast"/>
              <w:ind w:left="720"/>
              <w:jc w:val="both"/>
              <w:rPr>
                <w:rFonts w:ascii="Calibri" w:hAnsi="Calibri"/>
                <w:i w:val="0"/>
                <w:sz w:val="22"/>
                <w:szCs w:val="22"/>
              </w:rPr>
            </w:pPr>
            <w:r>
              <w:rPr>
                <w:rFonts w:ascii="Calibri" w:hAnsi="Calibri"/>
                <w:i w:val="0"/>
                <w:sz w:val="22"/>
                <w:szCs w:val="22"/>
              </w:rPr>
              <w:t>(Quantité attribuée*Prix unitaire) – Apport propre avec Minimum</w:t>
            </w:r>
          </w:p>
          <w:p w:rsidRPr="00F066EC" w:rsidR="00E0638C" w:rsidP="00F066EC" w:rsidRDefault="00F066EC" w14:paraId="346BE8C8" w14:textId="77777777">
            <w:pPr>
              <w:pStyle w:val="Normal1"/>
              <w:suppressAutoHyphens/>
              <w:overflowPunct w:val="0"/>
              <w:spacing w:after="200" w:line="100" w:lineRule="atLeast"/>
              <w:ind w:left="720"/>
              <w:jc w:val="both"/>
              <w:rPr>
                <w:rFonts w:ascii="Calibri" w:hAnsi="Calibri"/>
                <w:b/>
                <w:sz w:val="22"/>
                <w:szCs w:val="22"/>
              </w:rPr>
            </w:pPr>
            <w:r>
              <w:rPr>
                <w:rFonts w:ascii="Calibri" w:hAnsi="Calibri"/>
                <w:b/>
                <w:sz w:val="22"/>
                <w:szCs w:val="22"/>
              </w:rPr>
              <w:t>Cas de nantissement</w:t>
            </w:r>
            <w:r w:rsidRPr="00F066EC">
              <w:rPr>
                <w:rFonts w:ascii="Calibri" w:hAnsi="Calibri"/>
                <w:b/>
                <w:sz w:val="22"/>
                <w:szCs w:val="22"/>
              </w:rPr>
              <w:t> :</w:t>
            </w:r>
            <w:r w:rsidRPr="00F066EC" w:rsidR="00C9047E">
              <w:rPr>
                <w:rFonts w:ascii="Calibri" w:hAnsi="Calibri"/>
                <w:b/>
                <w:sz w:val="22"/>
                <w:szCs w:val="22"/>
              </w:rPr>
              <w:t xml:space="preserve"> </w:t>
            </w:r>
          </w:p>
          <w:p w:rsidR="00E56AED" w:rsidP="00C752EA" w:rsidRDefault="00C9047E" w14:paraId="2ACE06DE" w14:textId="77777777">
            <w:pPr>
              <w:pStyle w:val="Normal1"/>
              <w:suppressAutoHyphens/>
              <w:overflowPunct w:val="0"/>
              <w:spacing w:after="200" w:line="100" w:lineRule="atLeast"/>
              <w:ind w:left="360"/>
              <w:jc w:val="both"/>
              <w:rPr>
                <w:rFonts w:ascii="Calibri" w:hAnsi="Calibri"/>
                <w:i w:val="0"/>
                <w:sz w:val="22"/>
                <w:szCs w:val="22"/>
              </w:rPr>
            </w:pPr>
            <w:r>
              <w:rPr>
                <w:rFonts w:ascii="Calibri" w:hAnsi="Calibri"/>
                <w:i w:val="0"/>
                <w:sz w:val="22"/>
                <w:szCs w:val="22"/>
              </w:rPr>
              <w:t>Si la souscription est financée totalement ou partiellement par crédit, le client n’aura par le droit de céder la totalité ou une partie des titres attribué à l’hauteur du capital financé par crédit.</w:t>
            </w:r>
          </w:p>
          <w:p w:rsidRPr="00DA71C9" w:rsidR="0092776E" w:rsidP="0092776E" w:rsidRDefault="0092776E" w14:paraId="3CEA2DB1" w14:textId="77777777">
            <w:pPr>
              <w:pStyle w:val="Normal1"/>
              <w:numPr>
                <w:ilvl w:val="0"/>
                <w:numId w:val="93"/>
              </w:numPr>
              <w:suppressAutoHyphens/>
              <w:overflowPunct w:val="0"/>
              <w:spacing w:after="200" w:line="100" w:lineRule="atLeast"/>
              <w:jc w:val="both"/>
              <w:rPr>
                <w:rFonts w:ascii="Calibri" w:hAnsi="Calibri"/>
                <w:i w:val="0"/>
                <w:sz w:val="22"/>
                <w:szCs w:val="22"/>
              </w:rPr>
            </w:pPr>
            <w:r w:rsidRPr="00DA71C9">
              <w:rPr>
                <w:rFonts w:ascii="Calibri" w:hAnsi="Calibri"/>
                <w:i w:val="0"/>
                <w:sz w:val="22"/>
                <w:szCs w:val="22"/>
              </w:rPr>
              <w:t>Si le client fait partie du personnel: Il faut nantir la totalité de la position</w:t>
            </w:r>
          </w:p>
          <w:p w:rsidRPr="0092776E" w:rsidR="0092776E" w:rsidP="0092776E" w:rsidRDefault="0092776E" w14:paraId="7EE7BE3B" w14:textId="77777777">
            <w:pPr>
              <w:pStyle w:val="Normal1"/>
              <w:numPr>
                <w:ilvl w:val="0"/>
                <w:numId w:val="93"/>
              </w:numPr>
              <w:suppressAutoHyphens/>
              <w:overflowPunct w:val="0"/>
              <w:spacing w:after="200" w:line="100" w:lineRule="atLeast"/>
              <w:jc w:val="both"/>
              <w:rPr>
                <w:rFonts w:ascii="Calibri" w:hAnsi="Calibri"/>
                <w:i w:val="0"/>
                <w:sz w:val="22"/>
                <w:szCs w:val="22"/>
              </w:rPr>
            </w:pPr>
            <w:r w:rsidRPr="00DA71C9">
              <w:rPr>
                <w:rFonts w:ascii="Calibri" w:hAnsi="Calibri"/>
                <w:i w:val="0"/>
                <w:sz w:val="22"/>
                <w:szCs w:val="22"/>
              </w:rPr>
              <w:t xml:space="preserve"> Si le client ne fait pas partie du personnel: il faut nan</w:t>
            </w:r>
            <w:r>
              <w:rPr>
                <w:rFonts w:ascii="Calibri" w:hAnsi="Calibri"/>
                <w:i w:val="0"/>
                <w:sz w:val="22"/>
                <w:szCs w:val="22"/>
              </w:rPr>
              <w:t>tir à la hauteur du crédit octroyé</w:t>
            </w:r>
          </w:p>
          <w:p w:rsidRPr="00F066EC" w:rsidR="00F066EC" w:rsidP="00F066EC" w:rsidRDefault="00F066EC" w14:paraId="1B79E2F5" w14:textId="77777777">
            <w:pPr>
              <w:pStyle w:val="Normal1"/>
              <w:suppressAutoHyphens/>
              <w:overflowPunct w:val="0"/>
              <w:spacing w:after="200" w:line="100" w:lineRule="atLeast"/>
              <w:ind w:left="720"/>
              <w:jc w:val="both"/>
              <w:rPr>
                <w:rFonts w:ascii="Calibri" w:hAnsi="Calibri"/>
                <w:b/>
                <w:sz w:val="22"/>
                <w:szCs w:val="22"/>
              </w:rPr>
            </w:pPr>
            <w:r>
              <w:rPr>
                <w:rFonts w:ascii="Calibri" w:hAnsi="Calibri"/>
                <w:b/>
                <w:sz w:val="22"/>
                <w:szCs w:val="22"/>
              </w:rPr>
              <w:t>Cas de blocage</w:t>
            </w:r>
            <w:r w:rsidRPr="00F066EC">
              <w:rPr>
                <w:rFonts w:ascii="Calibri" w:hAnsi="Calibri"/>
                <w:b/>
                <w:sz w:val="22"/>
                <w:szCs w:val="22"/>
              </w:rPr>
              <w:t> :</w:t>
            </w:r>
          </w:p>
          <w:p w:rsidR="00C9047E" w:rsidP="000B2A1B" w:rsidRDefault="00C9047E" w14:paraId="2E049EDB" w14:textId="77777777">
            <w:pPr>
              <w:pStyle w:val="Normal1"/>
              <w:suppressAutoHyphens/>
              <w:overflowPunct w:val="0"/>
              <w:spacing w:after="200" w:line="100" w:lineRule="atLeast"/>
              <w:ind w:left="360"/>
              <w:jc w:val="both"/>
              <w:rPr>
                <w:rFonts w:ascii="Calibri" w:hAnsi="Calibri"/>
                <w:i w:val="0"/>
                <w:sz w:val="22"/>
                <w:szCs w:val="22"/>
              </w:rPr>
            </w:pPr>
            <w:r>
              <w:rPr>
                <w:rFonts w:ascii="Calibri" w:hAnsi="Calibri"/>
                <w:i w:val="0"/>
                <w:sz w:val="22"/>
                <w:szCs w:val="22"/>
              </w:rPr>
              <w:t xml:space="preserve">Pour un salarié, il n’a pas le droit de </w:t>
            </w:r>
            <w:r w:rsidR="00F066EC">
              <w:rPr>
                <w:rFonts w:ascii="Calibri" w:hAnsi="Calibri"/>
                <w:i w:val="0"/>
                <w:sz w:val="22"/>
                <w:szCs w:val="22"/>
              </w:rPr>
              <w:t>céder ses titres jusqu'à</w:t>
            </w:r>
            <w:r>
              <w:rPr>
                <w:rFonts w:ascii="Calibri" w:hAnsi="Calibri"/>
                <w:i w:val="0"/>
                <w:sz w:val="22"/>
                <w:szCs w:val="22"/>
              </w:rPr>
              <w:t xml:space="preserve"> une date.</w:t>
            </w:r>
          </w:p>
          <w:p w:rsidR="00E56AED" w:rsidP="000B2A1B" w:rsidRDefault="000B2A1B" w14:paraId="024F06D6" w14:textId="77777777">
            <w:pPr>
              <w:pStyle w:val="Normal1"/>
              <w:numPr>
                <w:ilvl w:val="0"/>
                <w:numId w:val="96"/>
              </w:numPr>
              <w:suppressAutoHyphens/>
              <w:overflowPunct w:val="0"/>
              <w:spacing w:after="200" w:line="100" w:lineRule="atLeast"/>
              <w:jc w:val="both"/>
              <w:rPr>
                <w:rFonts w:ascii="Calibri" w:hAnsi="Calibri"/>
                <w:i w:val="0"/>
                <w:sz w:val="22"/>
                <w:szCs w:val="22"/>
              </w:rPr>
            </w:pPr>
            <w:r>
              <w:rPr>
                <w:rFonts w:ascii="Calibri" w:hAnsi="Calibri"/>
                <w:i w:val="0"/>
                <w:sz w:val="22"/>
                <w:szCs w:val="22"/>
              </w:rPr>
              <w:t>Les contrats de blocage et de nantissement seront générés automatiquement depuis Megara avec une date d’entrée J+1 date de dénouement et une date de sortie (Suspens)</w:t>
            </w:r>
          </w:p>
          <w:p w:rsidR="00976A07" w:rsidP="000B2A1B" w:rsidRDefault="00976A07" w14:paraId="2CC5F9F7" w14:textId="77777777">
            <w:pPr>
              <w:pStyle w:val="Normal1"/>
              <w:numPr>
                <w:ilvl w:val="0"/>
                <w:numId w:val="96"/>
              </w:numPr>
              <w:suppressAutoHyphens/>
              <w:overflowPunct w:val="0"/>
              <w:spacing w:after="200" w:line="100" w:lineRule="atLeast"/>
              <w:jc w:val="both"/>
              <w:rPr>
                <w:rFonts w:ascii="Calibri" w:hAnsi="Calibri"/>
                <w:i w:val="0"/>
                <w:sz w:val="22"/>
                <w:szCs w:val="22"/>
              </w:rPr>
            </w:pPr>
            <w:r>
              <w:rPr>
                <w:rFonts w:ascii="Calibri" w:hAnsi="Calibri"/>
                <w:i w:val="0"/>
                <w:sz w:val="22"/>
                <w:szCs w:val="22"/>
              </w:rPr>
              <w:t>La levée de nantissement et du blocage devra être effectuée en automatique depuis Megara.</w:t>
            </w:r>
          </w:p>
        </w:tc>
      </w:tr>
      <w:tr w:rsidR="00E56AED" w:rsidTr="00F91AFF" w14:paraId="28C81B23" w14:textId="77777777">
        <w:trPr>
          <w:cantSplit/>
        </w:trPr>
        <w:tc>
          <w:tcPr>
            <w:tcW w:w="1525"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755A2D01" w14:textId="77777777">
            <w:pPr>
              <w:jc w:val="both"/>
            </w:pPr>
            <w:r>
              <w:t>TRT-092-4</w:t>
            </w:r>
          </w:p>
        </w:tc>
        <w:tc>
          <w:tcPr>
            <w:tcW w:w="7711" w:type="dxa"/>
            <w:tcBorders>
              <w:left w:val="single" w:color="000001" w:sz="4" w:space="0"/>
              <w:bottom w:val="single" w:color="000001" w:sz="4" w:space="0"/>
            </w:tcBorders>
            <w:shd w:val="clear" w:color="auto" w:fill="FFFFFF"/>
            <w:tcMar>
              <w:top w:w="0" w:type="dxa"/>
              <w:left w:w="108" w:type="dxa"/>
              <w:bottom w:w="0" w:type="dxa"/>
              <w:right w:w="108" w:type="dxa"/>
            </w:tcMar>
          </w:tcPr>
          <w:p w:rsidRPr="00D56ADA" w:rsidR="00786D65" w:rsidP="00D56ADA" w:rsidRDefault="00786D65" w14:paraId="1F7D663E" w14:textId="77777777">
            <w:pPr>
              <w:pStyle w:val="Normal1"/>
              <w:numPr>
                <w:ilvl w:val="0"/>
                <w:numId w:val="96"/>
              </w:numPr>
              <w:suppressAutoHyphens/>
              <w:overflowPunct w:val="0"/>
              <w:spacing w:after="200" w:line="100" w:lineRule="atLeast"/>
              <w:jc w:val="both"/>
              <w:rPr>
                <w:rFonts w:ascii="Calibri" w:hAnsi="Calibri"/>
                <w:i w:val="0"/>
                <w:sz w:val="22"/>
                <w:szCs w:val="22"/>
              </w:rPr>
            </w:pPr>
            <w:r w:rsidRPr="00D56ADA">
              <w:rPr>
                <w:rFonts w:ascii="Calibri" w:hAnsi="Calibri"/>
                <w:i w:val="0"/>
                <w:sz w:val="22"/>
                <w:szCs w:val="22"/>
              </w:rPr>
              <w:t xml:space="preserve">Le prix est calculé depuis l’annonce </w:t>
            </w:r>
          </w:p>
        </w:tc>
      </w:tr>
      <w:tr w:rsidR="00E56AED" w:rsidTr="00F91AFF" w14:paraId="66DC984E" w14:textId="77777777">
        <w:trPr>
          <w:cantSplit/>
        </w:trPr>
        <w:tc>
          <w:tcPr>
            <w:tcW w:w="1525"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1FC5D38D" w14:textId="77777777">
            <w:pPr>
              <w:jc w:val="both"/>
            </w:pPr>
            <w:r>
              <w:t>TRT-092-5</w:t>
            </w:r>
          </w:p>
        </w:tc>
        <w:tc>
          <w:tcPr>
            <w:tcW w:w="7711"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3D34DB" w:rsidRDefault="00E56AED" w14:paraId="035186CB" w14:textId="77777777">
            <w:pPr>
              <w:pStyle w:val="Normal1"/>
              <w:numPr>
                <w:ilvl w:val="0"/>
                <w:numId w:val="99"/>
              </w:numPr>
              <w:suppressAutoHyphens/>
              <w:overflowPunct w:val="0"/>
              <w:spacing w:after="200" w:line="100" w:lineRule="atLeast"/>
              <w:jc w:val="both"/>
            </w:pPr>
            <w:r>
              <w:rPr>
                <w:rFonts w:ascii="Calibri" w:hAnsi="Calibri"/>
                <w:i w:val="0"/>
                <w:sz w:val="22"/>
                <w:szCs w:val="22"/>
              </w:rPr>
              <w:t xml:space="preserve">A la sauvegarde le système opère un contrôle sur tous les champs : Voir la section « Les Postes - condition saisie d’un ordre OPV » </w:t>
            </w:r>
          </w:p>
          <w:p w:rsidR="00E56AED" w:rsidP="00976A07" w:rsidRDefault="00E56AED" w14:paraId="69ACC08F" w14:textId="77777777">
            <w:pPr>
              <w:pStyle w:val="Normal1"/>
              <w:numPr>
                <w:ilvl w:val="0"/>
                <w:numId w:val="96"/>
              </w:numPr>
              <w:suppressAutoHyphens/>
              <w:overflowPunct w:val="0"/>
              <w:spacing w:after="200" w:line="100" w:lineRule="atLeast"/>
              <w:jc w:val="both"/>
            </w:pPr>
            <w:r>
              <w:rPr>
                <w:rFonts w:ascii="Calibri" w:hAnsi="Calibri"/>
                <w:i w:val="0"/>
                <w:sz w:val="22"/>
                <w:szCs w:val="22"/>
              </w:rPr>
              <w:t>À la sauvegarde un ensemble de contrôle de validité sont opérés pour vérifier la conformité de l'ordre </w:t>
            </w:r>
            <w:r w:rsidR="00976A07">
              <w:rPr>
                <w:rFonts w:ascii="Calibri" w:hAnsi="Calibri"/>
                <w:i w:val="0"/>
                <w:sz w:val="22"/>
                <w:szCs w:val="22"/>
              </w:rPr>
              <w:t xml:space="preserve"> (Voir les règles de gestion</w:t>
            </w:r>
            <w:r w:rsidR="001169DF">
              <w:rPr>
                <w:rFonts w:ascii="Calibri" w:hAnsi="Calibri"/>
                <w:i w:val="0"/>
                <w:sz w:val="22"/>
                <w:szCs w:val="22"/>
              </w:rPr>
              <w:t xml:space="preserve"> de l’ordre)</w:t>
            </w:r>
          </w:p>
          <w:p w:rsidR="00E56AED" w:rsidP="003D34DB" w:rsidRDefault="00E56AED" w14:paraId="23640B3D" w14:textId="77777777">
            <w:pPr>
              <w:pStyle w:val="Normal1"/>
              <w:numPr>
                <w:ilvl w:val="0"/>
                <w:numId w:val="96"/>
              </w:numPr>
              <w:shd w:val="clear" w:color="auto" w:fill="FFFFFF"/>
              <w:suppressAutoHyphens/>
              <w:overflowPunct w:val="0"/>
              <w:spacing w:after="200" w:line="100" w:lineRule="atLeast"/>
              <w:jc w:val="both"/>
            </w:pPr>
            <w:r>
              <w:rPr>
                <w:rFonts w:ascii="Calibri" w:hAnsi="Calibri" w:cs="Arial"/>
                <w:i w:val="0"/>
                <w:color w:val="000000"/>
                <w:sz w:val="22"/>
                <w:szCs w:val="22"/>
              </w:rPr>
              <w:t>Si les contrôles de validité de l'ordre sont respectés l'ordre sera créé en un statut « En attente d'envoi à la BVC » sinon il sera sauvegardé avec un statut « Données invalides » pour des besoins d'historisation et piste d'audit.</w:t>
            </w:r>
          </w:p>
          <w:p w:rsidR="00E56AED" w:rsidP="003D34DB" w:rsidRDefault="00E56AED" w14:paraId="500FF31C" w14:textId="77777777">
            <w:pPr>
              <w:pStyle w:val="Normal1"/>
              <w:numPr>
                <w:ilvl w:val="0"/>
                <w:numId w:val="96"/>
              </w:numPr>
              <w:shd w:val="clear" w:color="auto" w:fill="FFFFFF"/>
              <w:suppressAutoHyphens/>
              <w:overflowPunct w:val="0"/>
              <w:spacing w:after="200" w:line="100" w:lineRule="atLeast"/>
              <w:jc w:val="both"/>
            </w:pPr>
            <w:r>
              <w:rPr>
                <w:rFonts w:ascii="Calibri" w:hAnsi="Calibri" w:cs="Arial"/>
                <w:i w:val="0"/>
                <w:color w:val="000000"/>
                <w:sz w:val="22"/>
                <w:szCs w:val="22"/>
              </w:rPr>
              <w:t>L'ordre est sauvegardé avec une référence unique créé par le système TR113XXXXX</w:t>
            </w:r>
          </w:p>
          <w:p w:rsidR="00E56AED" w:rsidP="00AB04EA" w:rsidRDefault="00AB04EA" w14:paraId="0EEE4BBF" w14:textId="77777777">
            <w:pPr>
              <w:pStyle w:val="Normal1"/>
              <w:numPr>
                <w:ilvl w:val="0"/>
                <w:numId w:val="96"/>
              </w:numPr>
              <w:shd w:val="clear" w:color="auto" w:fill="FFFFFF"/>
              <w:suppressAutoHyphens/>
              <w:overflowPunct w:val="0"/>
              <w:spacing w:after="200" w:line="100" w:lineRule="atLeast"/>
              <w:jc w:val="both"/>
            </w:pPr>
            <w:r>
              <w:rPr>
                <w:rFonts w:ascii="Calibri" w:hAnsi="Calibri" w:cs="Arial"/>
                <w:i w:val="0"/>
                <w:color w:val="000000"/>
                <w:sz w:val="22"/>
                <w:szCs w:val="22"/>
              </w:rPr>
              <w:t>Le montant de réservation espèce sera généré à l’échelle de l’apport propre du client avec un</w:t>
            </w:r>
            <w:r w:rsidR="00003D25">
              <w:rPr>
                <w:rFonts w:ascii="Calibri" w:hAnsi="Calibri" w:cs="Arial"/>
                <w:i w:val="0"/>
                <w:color w:val="000000"/>
                <w:sz w:val="22"/>
                <w:szCs w:val="22"/>
              </w:rPr>
              <w:t xml:space="preserve">e levée en fin de journée plus un débit en batch </w:t>
            </w:r>
            <w:r>
              <w:rPr>
                <w:rFonts w:ascii="Calibri" w:hAnsi="Calibri" w:cs="Arial"/>
                <w:i w:val="0"/>
                <w:color w:val="000000"/>
                <w:sz w:val="22"/>
                <w:szCs w:val="22"/>
              </w:rPr>
              <w:t>(Postage Comptable).</w:t>
            </w:r>
          </w:p>
        </w:tc>
      </w:tr>
    </w:tbl>
    <w:p w:rsidR="00E56AED" w:rsidP="002F5C7D" w:rsidRDefault="00E56AED" w14:paraId="37CBD1D6" w14:textId="77777777">
      <w:pPr>
        <w:spacing w:before="60"/>
        <w:jc w:val="both"/>
      </w:pPr>
    </w:p>
    <w:p w:rsidR="00E56AED" w:rsidP="003D34DB" w:rsidRDefault="00E56AED" w14:paraId="213DCEFE" w14:textId="77777777">
      <w:pPr>
        <w:pStyle w:val="Style3"/>
        <w:numPr>
          <w:ilvl w:val="2"/>
          <w:numId w:val="3"/>
        </w:numPr>
        <w:jc w:val="both"/>
        <w:rPr>
          <w:color w:val="999999"/>
        </w:rPr>
      </w:pPr>
      <w:bookmarkStart w:name="_Toc409973740" w:id="305"/>
      <w:r>
        <w:rPr>
          <w:color w:val="999999"/>
        </w:rPr>
        <w:t>Messages d’erreur</w:t>
      </w:r>
      <w:bookmarkEnd w:id="305"/>
    </w:p>
    <w:p w:rsidR="00E56AED" w:rsidP="0091661A" w:rsidRDefault="00E56AED" w14:paraId="5B3AAE5A" w14:textId="77777777">
      <w:pPr>
        <w:pStyle w:val="Paragraphedeliste1"/>
        <w:numPr>
          <w:ilvl w:val="0"/>
          <w:numId w:val="4"/>
        </w:numPr>
        <w:spacing w:before="240" w:after="240" w:line="100" w:lineRule="atLeast"/>
        <w:ind w:right="142" w:firstLine="0"/>
        <w:jc w:val="both"/>
      </w:pPr>
      <w:r>
        <w:t>Identifier et lister les messages d’erreur spécifiques à ce CUF.</w:t>
      </w:r>
    </w:p>
    <w:p w:rsidR="00E56AED" w:rsidP="002F5C7D" w:rsidRDefault="00E56AED" w14:paraId="753FA8DB" w14:textId="77777777">
      <w:pPr>
        <w:pStyle w:val="Paragraphedeliste1"/>
        <w:spacing w:before="240" w:after="240" w:line="100" w:lineRule="atLeast"/>
        <w:ind w:right="142"/>
        <w:jc w:val="both"/>
      </w:pPr>
    </w:p>
    <w:tbl>
      <w:tblPr>
        <w:tblW w:w="0" w:type="auto"/>
        <w:tblInd w:w="108" w:type="dxa"/>
        <w:tblLayout w:type="fixed"/>
        <w:tblLook w:val="0000" w:firstRow="0" w:lastRow="0" w:firstColumn="0" w:lastColumn="0" w:noHBand="0" w:noVBand="0"/>
      </w:tblPr>
      <w:tblGrid>
        <w:gridCol w:w="1505"/>
        <w:gridCol w:w="7718"/>
      </w:tblGrid>
      <w:tr w:rsidRPr="00237864" w:rsidR="00E56AED" w:rsidTr="00D02273" w14:paraId="65CF6EEB" w14:textId="77777777">
        <w:trPr>
          <w:tblHeader/>
        </w:trPr>
        <w:tc>
          <w:tcPr>
            <w:tcW w:w="1505"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263DC48F" w14:textId="77777777">
            <w:pPr>
              <w:jc w:val="both"/>
              <w:rPr>
                <w:b/>
              </w:rPr>
            </w:pPr>
            <w:r w:rsidRPr="00237864">
              <w:rPr>
                <w:b/>
              </w:rPr>
              <w:t>Réf.</w:t>
            </w:r>
          </w:p>
        </w:tc>
        <w:tc>
          <w:tcPr>
            <w:tcW w:w="7718"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2AAA641D" w14:textId="77777777">
            <w:pPr>
              <w:jc w:val="both"/>
              <w:rPr>
                <w:b/>
              </w:rPr>
            </w:pPr>
            <w:r w:rsidRPr="00237864">
              <w:rPr>
                <w:b/>
              </w:rPr>
              <w:t>Description</w:t>
            </w:r>
          </w:p>
        </w:tc>
      </w:tr>
      <w:tr w:rsidRPr="00237864" w:rsidR="00E56AED" w:rsidTr="00D02273" w14:paraId="2D07CC03" w14:textId="77777777">
        <w:tc>
          <w:tcPr>
            <w:tcW w:w="150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61DF2B06" w14:textId="77777777">
            <w:pPr>
              <w:jc w:val="both"/>
            </w:pPr>
            <w:r w:rsidRPr="00237864">
              <w:t>ERR-GEN-1</w:t>
            </w:r>
          </w:p>
        </w:tc>
        <w:tc>
          <w:tcPr>
            <w:tcW w:w="7718"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49827679" w14:textId="77777777">
            <w:pPr>
              <w:pStyle w:val="Normal1"/>
              <w:jc w:val="both"/>
            </w:pPr>
          </w:p>
        </w:tc>
      </w:tr>
    </w:tbl>
    <w:p w:rsidR="00E56AED" w:rsidP="002F5C7D" w:rsidRDefault="00E56AED" w14:paraId="1F2A5094" w14:textId="77777777">
      <w:pPr>
        <w:spacing w:before="60"/>
        <w:jc w:val="both"/>
        <w:rPr>
          <w:i/>
          <w:sz w:val="20"/>
          <w:szCs w:val="20"/>
        </w:rPr>
      </w:pPr>
      <w:r>
        <w:rPr>
          <w:i/>
          <w:sz w:val="20"/>
          <w:szCs w:val="20"/>
        </w:rPr>
        <w:t>XXX = Trigramme spécifique à ce cas d’utilisation</w:t>
      </w:r>
    </w:p>
    <w:p w:rsidR="00E56AED" w:rsidP="002F5C7D" w:rsidRDefault="00E56AED" w14:paraId="35620E2A" w14:textId="77777777">
      <w:pPr>
        <w:spacing w:before="60"/>
        <w:jc w:val="both"/>
        <w:rPr>
          <w:i/>
          <w:sz w:val="20"/>
          <w:szCs w:val="20"/>
        </w:rPr>
      </w:pPr>
    </w:p>
    <w:p w:rsidRPr="00634009" w:rsidR="00E56AED" w:rsidP="003D34DB" w:rsidRDefault="00E56AED" w14:paraId="0DC63747" w14:textId="77777777">
      <w:pPr>
        <w:pStyle w:val="Style2"/>
        <w:numPr>
          <w:ilvl w:val="1"/>
          <w:numId w:val="3"/>
        </w:numPr>
        <w:spacing w:before="240" w:line="100" w:lineRule="atLeast"/>
        <w:ind w:right="142"/>
        <w:jc w:val="both"/>
      </w:pPr>
      <w:bookmarkStart w:name="_Toc409973741" w:id="306"/>
      <w:r w:rsidRPr="00634009">
        <w:t>Cas d’utilisation &lt;Envoi des ordres OPV vers la BVC&gt;</w:t>
      </w:r>
      <w:bookmarkEnd w:id="306"/>
    </w:p>
    <w:p w:rsidR="00E56AED" w:rsidP="003D34DB" w:rsidRDefault="00E56AED" w14:paraId="0843665A" w14:textId="77777777">
      <w:pPr>
        <w:pStyle w:val="Style3"/>
        <w:numPr>
          <w:ilvl w:val="2"/>
          <w:numId w:val="3"/>
        </w:numPr>
        <w:jc w:val="both"/>
      </w:pPr>
      <w:bookmarkStart w:name="_Toc409973742" w:id="307"/>
      <w:r>
        <w:t>Définition et Objectif</w:t>
      </w:r>
      <w:bookmarkEnd w:id="307"/>
    </w:p>
    <w:p w:rsidR="00E56AED" w:rsidP="0091661A" w:rsidRDefault="00E56AED" w14:paraId="1CBA5015" w14:textId="77777777">
      <w:pPr>
        <w:pStyle w:val="Paragraphedeliste1"/>
        <w:numPr>
          <w:ilvl w:val="0"/>
          <w:numId w:val="16"/>
        </w:numPr>
        <w:spacing w:before="240" w:line="100" w:lineRule="atLeast"/>
        <w:ind w:left="0" w:right="142" w:firstLine="0"/>
        <w:jc w:val="both"/>
      </w:pPr>
      <w:r>
        <w:t>Ce cas d'utilisation a pour objectif la centralisation des ordres dans un seul fichier</w:t>
      </w:r>
      <w:r w:rsidR="003B7CD9">
        <w:t xml:space="preserve"> et par collecteur</w:t>
      </w:r>
      <w:r>
        <w:t xml:space="preserve"> (Voir en annexes « Fichier</w:t>
      </w:r>
      <w:r w:rsidR="003B7CD9">
        <w:t xml:space="preserve"> centralisateur OPV »), qui seront</w:t>
      </w:r>
      <w:r>
        <w:t xml:space="preserve"> transmis à la bourse de valeurs de Casablanca, le même sera retournée avec les attributions pour chaque participant</w:t>
      </w:r>
    </w:p>
    <w:p w:rsidR="00E56AED" w:rsidP="0091661A" w:rsidRDefault="00E56AED" w14:paraId="329EF0C0" w14:textId="77777777">
      <w:pPr>
        <w:pStyle w:val="Paragraphedeliste1"/>
        <w:numPr>
          <w:ilvl w:val="0"/>
          <w:numId w:val="16"/>
        </w:numPr>
        <w:spacing w:before="240" w:line="100" w:lineRule="atLeast"/>
        <w:ind w:left="0" w:right="142" w:firstLine="0"/>
        <w:jc w:val="both"/>
      </w:pPr>
      <w:r>
        <w:t>La structure du fichier généré met en évidence les critères de rapprochement à utiliser pour ajuster les allocations avec les ordres</w:t>
      </w:r>
    </w:p>
    <w:p w:rsidR="00E56AED" w:rsidP="003D34DB" w:rsidRDefault="00E56AED" w14:paraId="1686B54B" w14:textId="77777777">
      <w:pPr>
        <w:pStyle w:val="Style3"/>
        <w:numPr>
          <w:ilvl w:val="2"/>
          <w:numId w:val="3"/>
        </w:numPr>
        <w:jc w:val="both"/>
      </w:pPr>
      <w:bookmarkStart w:name="_Toc409973743" w:id="308"/>
      <w:r>
        <w:t>Pré-conditions</w:t>
      </w:r>
      <w:bookmarkEnd w:id="308"/>
    </w:p>
    <w:p w:rsidR="00E56AED" w:rsidP="00D160A7" w:rsidRDefault="00E56AED" w14:paraId="48E5B2EC" w14:textId="77777777">
      <w:pPr>
        <w:pStyle w:val="Paragraphedeliste1"/>
        <w:numPr>
          <w:ilvl w:val="0"/>
          <w:numId w:val="16"/>
        </w:numPr>
        <w:spacing w:before="240" w:after="240" w:line="100" w:lineRule="atLeast"/>
        <w:jc w:val="both"/>
      </w:pPr>
      <w:r>
        <w:t>Les pré-conditions spécifiques à l’envoi des ordres vers la BVC :</w:t>
      </w:r>
    </w:p>
    <w:tbl>
      <w:tblPr>
        <w:tblW w:w="9223" w:type="dxa"/>
        <w:tblInd w:w="108" w:type="dxa"/>
        <w:tblLayout w:type="fixed"/>
        <w:tblLook w:val="0000" w:firstRow="0" w:lastRow="0" w:firstColumn="0" w:lastColumn="0" w:noHBand="0" w:noVBand="0"/>
      </w:tblPr>
      <w:tblGrid>
        <w:gridCol w:w="1505"/>
        <w:gridCol w:w="7718"/>
      </w:tblGrid>
      <w:tr w:rsidRPr="00237864" w:rsidR="00E56AED" w:rsidTr="003B7CD9" w14:paraId="11C23F76" w14:textId="77777777">
        <w:trPr>
          <w:tblHeader/>
        </w:trPr>
        <w:tc>
          <w:tcPr>
            <w:tcW w:w="1505"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2F0DD5D0" w14:textId="77777777">
            <w:pPr>
              <w:jc w:val="both"/>
              <w:rPr>
                <w:b/>
              </w:rPr>
            </w:pPr>
            <w:r w:rsidRPr="00237864">
              <w:rPr>
                <w:b/>
              </w:rPr>
              <w:t>Réf.</w:t>
            </w:r>
          </w:p>
        </w:tc>
        <w:tc>
          <w:tcPr>
            <w:tcW w:w="7718"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3D34DB" w:rsidRDefault="00E56AED" w14:paraId="40D04A61" w14:textId="77777777">
            <w:pPr>
              <w:numPr>
                <w:ilvl w:val="0"/>
                <w:numId w:val="16"/>
              </w:numPr>
              <w:suppressAutoHyphens/>
              <w:jc w:val="both"/>
              <w:rPr>
                <w:b/>
              </w:rPr>
            </w:pPr>
            <w:r w:rsidRPr="00237864">
              <w:rPr>
                <w:b/>
              </w:rPr>
              <w:t>Description</w:t>
            </w:r>
          </w:p>
        </w:tc>
      </w:tr>
      <w:tr w:rsidRPr="00237864" w:rsidR="00E56AED" w:rsidTr="003B7CD9" w14:paraId="5D10B5C8" w14:textId="77777777">
        <w:tc>
          <w:tcPr>
            <w:tcW w:w="150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64094BA3" w14:textId="77777777">
            <w:pPr>
              <w:jc w:val="both"/>
            </w:pPr>
            <w:r w:rsidRPr="00237864">
              <w:t>PRE-093-1</w:t>
            </w:r>
          </w:p>
        </w:tc>
        <w:tc>
          <w:tcPr>
            <w:tcW w:w="7718" w:type="dxa"/>
            <w:tcBorders>
              <w:top w:val="single" w:color="000000" w:sz="4" w:space="0"/>
              <w:left w:val="single" w:color="000000" w:sz="4" w:space="0"/>
              <w:bottom w:val="single" w:color="000000" w:sz="4" w:space="0"/>
              <w:right w:val="single" w:color="000000" w:sz="4" w:space="0"/>
            </w:tcBorders>
            <w:shd w:val="clear" w:color="auto" w:fill="FFFFFF"/>
          </w:tcPr>
          <w:p w:rsidRPr="00003D25" w:rsidR="00E56AED" w:rsidP="00003D25" w:rsidRDefault="00E56AED" w14:paraId="53A787C7" w14:textId="77777777">
            <w:pPr>
              <w:pStyle w:val="Paragraphedeliste1"/>
              <w:numPr>
                <w:ilvl w:val="0"/>
                <w:numId w:val="16"/>
              </w:numPr>
              <w:spacing w:before="240" w:after="240" w:line="100" w:lineRule="atLeast"/>
              <w:jc w:val="both"/>
            </w:pPr>
            <w:r w:rsidRPr="00003D25">
              <w:t>Les ordres qui apparaissent dans cet écran doivent détenir le statut « en attente d'envoi à la BVC »</w:t>
            </w:r>
          </w:p>
        </w:tc>
      </w:tr>
      <w:tr w:rsidRPr="00237864" w:rsidR="00E56AED" w:rsidTr="003B7CD9" w14:paraId="043BBB9E" w14:textId="77777777">
        <w:tc>
          <w:tcPr>
            <w:tcW w:w="1505" w:type="dxa"/>
            <w:tcBorders>
              <w:left w:val="single" w:color="000000" w:sz="4" w:space="0"/>
              <w:bottom w:val="single" w:color="000000" w:sz="4" w:space="0"/>
              <w:right w:val="single" w:color="000000" w:sz="4" w:space="0"/>
            </w:tcBorders>
            <w:shd w:val="clear" w:color="auto" w:fill="FFFFFF"/>
          </w:tcPr>
          <w:p w:rsidRPr="00237864" w:rsidR="00E56AED" w:rsidP="002F5C7D" w:rsidRDefault="003B7CD9" w14:paraId="651AA759" w14:textId="77777777">
            <w:pPr>
              <w:jc w:val="both"/>
            </w:pPr>
            <w:r>
              <w:t>PRE-093-2</w:t>
            </w:r>
          </w:p>
        </w:tc>
        <w:tc>
          <w:tcPr>
            <w:tcW w:w="7718" w:type="dxa"/>
            <w:tcBorders>
              <w:left w:val="single" w:color="000000" w:sz="4" w:space="0"/>
              <w:bottom w:val="single" w:color="000000" w:sz="4" w:space="0"/>
              <w:right w:val="single" w:color="000000" w:sz="4" w:space="0"/>
            </w:tcBorders>
            <w:shd w:val="clear" w:color="auto" w:fill="FFFFFF"/>
          </w:tcPr>
          <w:p w:rsidRPr="00003D25" w:rsidR="00E56AED" w:rsidP="00003D25" w:rsidRDefault="00E56AED" w14:paraId="4A92FE89" w14:textId="77777777">
            <w:pPr>
              <w:pStyle w:val="Paragraphedeliste1"/>
              <w:numPr>
                <w:ilvl w:val="0"/>
                <w:numId w:val="16"/>
              </w:numPr>
              <w:spacing w:before="240" w:after="240" w:line="100" w:lineRule="atLeast"/>
              <w:jc w:val="both"/>
            </w:pPr>
            <w:r w:rsidRPr="00003D25">
              <w:t>Pousser le bouton « select all » avant l'envoi du fichier pour regrouper tous les ordres.</w:t>
            </w:r>
          </w:p>
        </w:tc>
      </w:tr>
    </w:tbl>
    <w:p w:rsidR="00E56AED" w:rsidP="003D34DB" w:rsidRDefault="00E56AED" w14:paraId="02995AD1" w14:textId="77777777">
      <w:pPr>
        <w:pStyle w:val="Style3"/>
        <w:numPr>
          <w:ilvl w:val="2"/>
          <w:numId w:val="3"/>
        </w:numPr>
        <w:spacing w:before="240" w:line="100" w:lineRule="atLeast"/>
        <w:jc w:val="both"/>
      </w:pPr>
      <w:bookmarkStart w:name="_Toc409973744" w:id="309"/>
      <w:r>
        <w:t>Post-conditions</w:t>
      </w:r>
      <w:bookmarkEnd w:id="309"/>
    </w:p>
    <w:p w:rsidR="00E56AED" w:rsidP="003D34DB" w:rsidRDefault="00E56AED" w14:paraId="503DC32A" w14:textId="77777777">
      <w:pPr>
        <w:pStyle w:val="Paragraphedeliste1"/>
        <w:numPr>
          <w:ilvl w:val="0"/>
          <w:numId w:val="16"/>
        </w:numPr>
        <w:spacing w:before="240" w:after="240" w:line="100" w:lineRule="atLeast"/>
        <w:jc w:val="both"/>
      </w:pPr>
      <w:r>
        <w:t>Les poste-conditions relatives à l’envoi des ordres vers la BVC :</w:t>
      </w:r>
    </w:p>
    <w:tbl>
      <w:tblPr>
        <w:tblW w:w="0" w:type="auto"/>
        <w:tblInd w:w="108" w:type="dxa"/>
        <w:tblLayout w:type="fixed"/>
        <w:tblLook w:val="0000" w:firstRow="0" w:lastRow="0" w:firstColumn="0" w:lastColumn="0" w:noHBand="0" w:noVBand="0"/>
      </w:tblPr>
      <w:tblGrid>
        <w:gridCol w:w="1506"/>
        <w:gridCol w:w="7718"/>
      </w:tblGrid>
      <w:tr w:rsidRPr="00237864" w:rsidR="00E56AED" w:rsidTr="00D02273" w14:paraId="25CEF0D2" w14:textId="77777777">
        <w:trPr>
          <w:tblHeader/>
        </w:trPr>
        <w:tc>
          <w:tcPr>
            <w:tcW w:w="1506"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6C7507C9" w14:textId="77777777">
            <w:pPr>
              <w:jc w:val="both"/>
              <w:rPr>
                <w:b/>
              </w:rPr>
            </w:pPr>
            <w:r w:rsidRPr="00237864">
              <w:rPr>
                <w:b/>
              </w:rPr>
              <w:t>Réf.</w:t>
            </w:r>
          </w:p>
        </w:tc>
        <w:tc>
          <w:tcPr>
            <w:tcW w:w="7718"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3D34DB" w:rsidRDefault="00E56AED" w14:paraId="60B89F95" w14:textId="77777777">
            <w:pPr>
              <w:numPr>
                <w:ilvl w:val="0"/>
                <w:numId w:val="16"/>
              </w:numPr>
              <w:suppressAutoHyphens/>
              <w:jc w:val="both"/>
              <w:rPr>
                <w:b/>
              </w:rPr>
            </w:pPr>
            <w:r w:rsidRPr="00237864">
              <w:rPr>
                <w:b/>
              </w:rPr>
              <w:t>Description</w:t>
            </w:r>
          </w:p>
        </w:tc>
      </w:tr>
      <w:tr w:rsidRPr="00237864" w:rsidR="00E56AED" w:rsidTr="00D02273" w14:paraId="75491009" w14:textId="77777777">
        <w:tc>
          <w:tcPr>
            <w:tcW w:w="1506"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0EF96C07" w14:textId="77777777">
            <w:pPr>
              <w:jc w:val="both"/>
            </w:pPr>
            <w:r w:rsidRPr="00237864">
              <w:t>POS-093-1</w:t>
            </w:r>
          </w:p>
        </w:tc>
        <w:tc>
          <w:tcPr>
            <w:tcW w:w="7718" w:type="dxa"/>
            <w:tcBorders>
              <w:top w:val="single" w:color="000000" w:sz="4" w:space="0"/>
              <w:left w:val="single" w:color="000000" w:sz="4" w:space="0"/>
              <w:bottom w:val="single" w:color="000000" w:sz="4" w:space="0"/>
              <w:right w:val="single" w:color="000000" w:sz="4" w:space="0"/>
            </w:tcBorders>
            <w:shd w:val="clear" w:color="auto" w:fill="FFFFFF"/>
          </w:tcPr>
          <w:p w:rsidRPr="00A264C7" w:rsidR="00E56AED" w:rsidP="003D34DB" w:rsidRDefault="00E56AED" w14:paraId="11B203D0" w14:textId="77777777">
            <w:pPr>
              <w:pStyle w:val="Normal1"/>
              <w:numPr>
                <w:ilvl w:val="0"/>
                <w:numId w:val="16"/>
              </w:numPr>
              <w:suppressAutoHyphens/>
              <w:spacing w:line="100" w:lineRule="atLeast"/>
              <w:jc w:val="both"/>
              <w:rPr>
                <w:rFonts w:ascii="Calibri" w:hAnsi="Calibri"/>
                <w:i w:val="0"/>
              </w:rPr>
            </w:pPr>
            <w:r w:rsidRPr="00A264C7">
              <w:rPr>
                <w:rFonts w:ascii="Calibri" w:hAnsi="Calibri"/>
                <w:i w:val="0"/>
              </w:rPr>
              <w:t>Statut des ordres après l'envoi</w:t>
            </w:r>
          </w:p>
        </w:tc>
      </w:tr>
    </w:tbl>
    <w:p w:rsidR="00E56AED" w:rsidP="003D34DB" w:rsidRDefault="00E56AED" w14:paraId="0EF9226F" w14:textId="77777777">
      <w:pPr>
        <w:pStyle w:val="Style3"/>
        <w:numPr>
          <w:ilvl w:val="2"/>
          <w:numId w:val="3"/>
        </w:numPr>
        <w:jc w:val="both"/>
      </w:pPr>
      <w:bookmarkStart w:name="_Toc409973745" w:id="310"/>
      <w:r>
        <w:t>Diagramme d’activité</w:t>
      </w:r>
      <w:bookmarkEnd w:id="310"/>
    </w:p>
    <w:p w:rsidR="00E56AED" w:rsidP="002F5C7D" w:rsidRDefault="007936E1" w14:paraId="06AAA4DD" w14:textId="77777777">
      <w:pPr>
        <w:pStyle w:val="Paragraphedeliste1"/>
        <w:spacing w:before="240" w:after="240" w:line="100" w:lineRule="atLeast"/>
        <w:ind w:left="0"/>
        <w:jc w:val="both"/>
      </w:pPr>
      <w:r>
        <w:rPr>
          <w:noProof/>
          <w:lang w:eastAsia="fr-FR"/>
        </w:rPr>
        <w:drawing>
          <wp:anchor distT="0" distB="0" distL="0" distR="0" simplePos="0" relativeHeight="11" behindDoc="0" locked="0" layoutInCell="1" allowOverlap="1" wp14:anchorId="2FA517AA" wp14:editId="6B89AFCB">
            <wp:simplePos x="0" y="0"/>
            <wp:positionH relativeFrom="column">
              <wp:posOffset>-1905</wp:posOffset>
            </wp:positionH>
            <wp:positionV relativeFrom="paragraph">
              <wp:posOffset>-3175</wp:posOffset>
            </wp:positionV>
            <wp:extent cx="5748655" cy="3094355"/>
            <wp:effectExtent l="19050" t="0" r="4445" b="0"/>
            <wp:wrapSquare wrapText="largest"/>
            <wp:docPr id="19"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1"/>
                    <pic:cNvPicPr>
                      <a:picLocks noChangeAspect="1" noChangeArrowheads="1"/>
                    </pic:cNvPicPr>
                  </pic:nvPicPr>
                  <pic:blipFill>
                    <a:blip r:embed="rId33"/>
                    <a:srcRect/>
                    <a:stretch>
                      <a:fillRect/>
                    </a:stretch>
                  </pic:blipFill>
                  <pic:spPr bwMode="auto">
                    <a:xfrm>
                      <a:off x="0" y="0"/>
                      <a:ext cx="5748655" cy="3094355"/>
                    </a:xfrm>
                    <a:prstGeom prst="rect">
                      <a:avLst/>
                    </a:prstGeom>
                    <a:solidFill>
                      <a:srgbClr val="FFFFFF"/>
                    </a:solidFill>
                  </pic:spPr>
                </pic:pic>
              </a:graphicData>
            </a:graphic>
          </wp:anchor>
        </w:drawing>
      </w:r>
    </w:p>
    <w:p w:rsidR="00E56AED" w:rsidP="003D34DB" w:rsidRDefault="00E56AED" w14:paraId="5B837006" w14:textId="77777777">
      <w:pPr>
        <w:pStyle w:val="Style3"/>
        <w:numPr>
          <w:ilvl w:val="2"/>
          <w:numId w:val="3"/>
        </w:numPr>
        <w:jc w:val="both"/>
      </w:pPr>
      <w:bookmarkStart w:name="_Toc409973746" w:id="311"/>
      <w:r>
        <w:t>Règles de gestion</w:t>
      </w:r>
      <w:bookmarkEnd w:id="311"/>
    </w:p>
    <w:p w:rsidR="00E56AED" w:rsidP="0091661A" w:rsidRDefault="00E56AED" w14:paraId="5C6D89CB" w14:textId="77777777">
      <w:pPr>
        <w:pStyle w:val="Paragraphedeliste1"/>
        <w:numPr>
          <w:ilvl w:val="0"/>
          <w:numId w:val="4"/>
        </w:numPr>
        <w:spacing w:before="240" w:line="100" w:lineRule="atLeast"/>
        <w:ind w:right="142" w:firstLine="0"/>
        <w:jc w:val="both"/>
      </w:pPr>
      <w:r>
        <w:t>Se référer à la section pré-conditions</w:t>
      </w:r>
    </w:p>
    <w:p w:rsidR="00E56AED" w:rsidP="003D34DB" w:rsidRDefault="00E56AED" w14:paraId="714C14FF" w14:textId="77777777">
      <w:pPr>
        <w:pStyle w:val="Style3"/>
        <w:numPr>
          <w:ilvl w:val="2"/>
          <w:numId w:val="3"/>
        </w:numPr>
        <w:jc w:val="both"/>
      </w:pPr>
      <w:bookmarkStart w:name="_Toc31835213411" w:id="312"/>
      <w:bookmarkStart w:name="_Toc31956880011" w:id="313"/>
      <w:bookmarkStart w:name="_Toc40052881511" w:id="314"/>
      <w:bookmarkStart w:name="_Toc5451537411" w:id="315"/>
      <w:bookmarkStart w:name="_Toc409973747" w:id="316"/>
      <w:r>
        <w:t>T</w:t>
      </w:r>
      <w:bookmarkEnd w:id="312"/>
      <w:bookmarkEnd w:id="313"/>
      <w:bookmarkEnd w:id="314"/>
      <w:bookmarkEnd w:id="315"/>
      <w:r>
        <w:t>raitements</w:t>
      </w:r>
      <w:bookmarkEnd w:id="316"/>
    </w:p>
    <w:p w:rsidR="00E56AED" w:rsidP="002F5C7D" w:rsidRDefault="00E56AED" w14:paraId="0ECE7C31" w14:textId="77777777">
      <w:pPr>
        <w:pStyle w:val="Paragraphedeliste1"/>
        <w:spacing w:before="240" w:line="100" w:lineRule="atLeast"/>
        <w:jc w:val="both"/>
      </w:pPr>
    </w:p>
    <w:tbl>
      <w:tblPr>
        <w:tblW w:w="9237" w:type="dxa"/>
        <w:tblLayout w:type="fixed"/>
        <w:tblLook w:val="0000" w:firstRow="0" w:lastRow="0" w:firstColumn="0" w:lastColumn="0" w:noHBand="0" w:noVBand="0"/>
      </w:tblPr>
      <w:tblGrid>
        <w:gridCol w:w="1525"/>
        <w:gridCol w:w="7712"/>
      </w:tblGrid>
      <w:tr w:rsidRPr="00237864" w:rsidR="00A14AB5" w:rsidTr="00A14AB5" w14:paraId="6D06A756" w14:textId="77777777">
        <w:trPr>
          <w:tblHeader/>
        </w:trPr>
        <w:tc>
          <w:tcPr>
            <w:tcW w:w="1525" w:type="dxa"/>
            <w:tcBorders>
              <w:top w:val="single" w:color="000000" w:sz="4" w:space="0"/>
              <w:left w:val="single" w:color="000000" w:sz="4" w:space="0"/>
              <w:bottom w:val="single" w:color="000000" w:sz="4" w:space="0"/>
              <w:right w:val="single" w:color="000000" w:sz="4" w:space="0"/>
            </w:tcBorders>
            <w:shd w:val="clear" w:color="auto" w:fill="808080" w:themeFill="background1" w:themeFillShade="80"/>
          </w:tcPr>
          <w:p w:rsidRPr="00A14AB5" w:rsidR="00A14AB5" w:rsidP="002F5C7D" w:rsidRDefault="00A14AB5" w14:paraId="227F1987" w14:textId="77777777">
            <w:pPr>
              <w:jc w:val="both"/>
              <w:rPr>
                <w:b/>
              </w:rPr>
            </w:pPr>
            <w:r w:rsidRPr="00A14AB5">
              <w:rPr>
                <w:b/>
              </w:rPr>
              <w:t>Réf.</w:t>
            </w:r>
          </w:p>
        </w:tc>
        <w:tc>
          <w:tcPr>
            <w:tcW w:w="7712" w:type="dxa"/>
            <w:tcBorders>
              <w:top w:val="single" w:color="000000" w:sz="4" w:space="0"/>
              <w:left w:val="single" w:color="000000" w:sz="4" w:space="0"/>
              <w:bottom w:val="single" w:color="000000" w:sz="4" w:space="0"/>
              <w:right w:val="single" w:color="000000" w:sz="4" w:space="0"/>
            </w:tcBorders>
            <w:shd w:val="clear" w:color="auto" w:fill="808080" w:themeFill="background1" w:themeFillShade="80"/>
          </w:tcPr>
          <w:p w:rsidRPr="00A14AB5" w:rsidR="00A14AB5" w:rsidP="00A14AB5" w:rsidRDefault="00A14AB5" w14:paraId="01030C97" w14:textId="77777777">
            <w:pPr>
              <w:pStyle w:val="Normal1"/>
              <w:tabs>
                <w:tab w:val="left" w:pos="708"/>
              </w:tabs>
              <w:suppressAutoHyphens/>
              <w:spacing w:line="100" w:lineRule="atLeast"/>
              <w:jc w:val="both"/>
              <w:rPr>
                <w:rFonts w:ascii="Calibri" w:hAnsi="Calibri"/>
                <w:b/>
                <w:i w:val="0"/>
                <w:sz w:val="22"/>
                <w:szCs w:val="22"/>
              </w:rPr>
            </w:pPr>
            <w:r w:rsidRPr="00A14AB5">
              <w:rPr>
                <w:rFonts w:ascii="Calibri" w:hAnsi="Calibri"/>
                <w:b/>
                <w:i w:val="0"/>
                <w:sz w:val="22"/>
                <w:szCs w:val="22"/>
              </w:rPr>
              <w:t>Description</w:t>
            </w:r>
          </w:p>
        </w:tc>
      </w:tr>
      <w:tr w:rsidRPr="00237864" w:rsidR="00E56AED" w:rsidTr="00A14AB5" w14:paraId="79152902" w14:textId="77777777">
        <w:trPr>
          <w:tblHeader/>
        </w:trPr>
        <w:tc>
          <w:tcPr>
            <w:tcW w:w="152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334E8E12" w14:textId="77777777">
            <w:pPr>
              <w:jc w:val="both"/>
            </w:pPr>
            <w:r w:rsidRPr="00237864">
              <w:t>TRT-093-1</w:t>
            </w:r>
          </w:p>
        </w:tc>
        <w:tc>
          <w:tcPr>
            <w:tcW w:w="7712" w:type="dxa"/>
            <w:tcBorders>
              <w:top w:val="single" w:color="000000" w:sz="4" w:space="0"/>
              <w:left w:val="single" w:color="000000" w:sz="4" w:space="0"/>
              <w:bottom w:val="single" w:color="000000" w:sz="4" w:space="0"/>
              <w:right w:val="single" w:color="000000" w:sz="4" w:space="0"/>
            </w:tcBorders>
            <w:shd w:val="clear" w:color="auto" w:fill="FFFFFF"/>
          </w:tcPr>
          <w:p w:rsidRPr="00A264C7" w:rsidR="00E56AED" w:rsidP="0091661A" w:rsidRDefault="00E56AED" w14:paraId="67AD2945" w14:textId="77777777">
            <w:pPr>
              <w:pStyle w:val="Normal1"/>
              <w:numPr>
                <w:ilvl w:val="0"/>
                <w:numId w:val="4"/>
              </w:numPr>
              <w:tabs>
                <w:tab w:val="left" w:pos="708"/>
              </w:tabs>
              <w:suppressAutoHyphens/>
              <w:spacing w:line="100" w:lineRule="atLeast"/>
              <w:jc w:val="both"/>
              <w:rPr>
                <w:rFonts w:ascii="Calibri" w:hAnsi="Calibri"/>
                <w:i w:val="0"/>
                <w:sz w:val="22"/>
                <w:szCs w:val="22"/>
              </w:rPr>
            </w:pPr>
            <w:r w:rsidRPr="00A264C7">
              <w:rPr>
                <w:rFonts w:ascii="Calibri" w:hAnsi="Calibri"/>
                <w:i w:val="0"/>
                <w:sz w:val="22"/>
                <w:szCs w:val="22"/>
              </w:rPr>
              <w:t>Saisie de la référence de l'OPV au niveau de l'écran d'envoi, et cliquer sur le loupe de recherche, le système générera tous les ordres non envoyés avec un statu</w:t>
            </w:r>
            <w:r w:rsidR="00E26CDA">
              <w:rPr>
                <w:rFonts w:ascii="Calibri" w:hAnsi="Calibri"/>
                <w:i w:val="0"/>
                <w:sz w:val="22"/>
                <w:szCs w:val="22"/>
              </w:rPr>
              <w:t>t « En attente d'envoi à la BVC »</w:t>
            </w:r>
          </w:p>
        </w:tc>
      </w:tr>
      <w:tr w:rsidRPr="00237864" w:rsidR="00E56AED" w:rsidTr="00A14AB5" w14:paraId="63F2ACB5" w14:textId="77777777">
        <w:tc>
          <w:tcPr>
            <w:tcW w:w="1525"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BD335FA" w14:textId="77777777">
            <w:pPr>
              <w:jc w:val="both"/>
            </w:pPr>
            <w:r w:rsidRPr="00237864">
              <w:t>TRT-093-2</w:t>
            </w:r>
          </w:p>
        </w:tc>
        <w:tc>
          <w:tcPr>
            <w:tcW w:w="7712" w:type="dxa"/>
            <w:tcBorders>
              <w:left w:val="single" w:color="000000" w:sz="4" w:space="0"/>
              <w:bottom w:val="single" w:color="000000" w:sz="4" w:space="0"/>
              <w:right w:val="single" w:color="000000" w:sz="4" w:space="0"/>
            </w:tcBorders>
            <w:shd w:val="clear" w:color="auto" w:fill="FFFFFF"/>
          </w:tcPr>
          <w:p w:rsidRPr="00A264C7" w:rsidR="00E56AED" w:rsidP="0091661A" w:rsidRDefault="00E56AED" w14:paraId="30CA823A" w14:textId="77777777">
            <w:pPr>
              <w:pStyle w:val="Normal1"/>
              <w:numPr>
                <w:ilvl w:val="0"/>
                <w:numId w:val="4"/>
              </w:numPr>
              <w:tabs>
                <w:tab w:val="left" w:pos="708"/>
              </w:tabs>
              <w:suppressAutoHyphens/>
              <w:spacing w:line="100" w:lineRule="atLeast"/>
              <w:jc w:val="both"/>
              <w:rPr>
                <w:rFonts w:ascii="Calibri" w:hAnsi="Calibri"/>
                <w:i w:val="0"/>
                <w:sz w:val="22"/>
                <w:szCs w:val="22"/>
              </w:rPr>
            </w:pPr>
            <w:r w:rsidRPr="00A264C7">
              <w:rPr>
                <w:rFonts w:ascii="Calibri" w:hAnsi="Calibri"/>
                <w:i w:val="0"/>
                <w:sz w:val="22"/>
                <w:szCs w:val="22"/>
              </w:rPr>
              <w:t>Sélection de l'icône « Select all » ensuite lancement le processus de génération du fichier centralisateur en appuyant sur le bouton envoi tout en bas</w:t>
            </w:r>
          </w:p>
        </w:tc>
      </w:tr>
      <w:tr w:rsidRPr="00237864" w:rsidR="00E56AED" w:rsidTr="00A14AB5" w14:paraId="0282EAD0" w14:textId="77777777">
        <w:tc>
          <w:tcPr>
            <w:tcW w:w="1525"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FD87A16" w14:textId="77777777">
            <w:pPr>
              <w:jc w:val="both"/>
            </w:pPr>
            <w:r w:rsidRPr="00237864">
              <w:t>TRT-093-3</w:t>
            </w:r>
          </w:p>
        </w:tc>
        <w:tc>
          <w:tcPr>
            <w:tcW w:w="7712" w:type="dxa"/>
            <w:tcBorders>
              <w:left w:val="single" w:color="000000" w:sz="4" w:space="0"/>
              <w:bottom w:val="single" w:color="000000" w:sz="4" w:space="0"/>
              <w:right w:val="single" w:color="000000" w:sz="4" w:space="0"/>
            </w:tcBorders>
            <w:shd w:val="clear" w:color="auto" w:fill="FFFFFF"/>
          </w:tcPr>
          <w:p w:rsidRPr="00A264C7" w:rsidR="00E56AED" w:rsidP="0091661A" w:rsidRDefault="00E56AED" w14:paraId="5ED09221" w14:textId="77777777">
            <w:pPr>
              <w:pStyle w:val="Normal1"/>
              <w:numPr>
                <w:ilvl w:val="0"/>
                <w:numId w:val="4"/>
              </w:numPr>
              <w:tabs>
                <w:tab w:val="left" w:pos="708"/>
              </w:tabs>
              <w:suppressAutoHyphens/>
              <w:spacing w:line="100" w:lineRule="atLeast"/>
              <w:jc w:val="both"/>
              <w:rPr>
                <w:rFonts w:ascii="Calibri" w:hAnsi="Calibri"/>
                <w:sz w:val="22"/>
                <w:szCs w:val="22"/>
              </w:rPr>
            </w:pPr>
            <w:r w:rsidRPr="008A0D0C">
              <w:rPr>
                <w:rFonts w:ascii="Calibri" w:hAnsi="Calibri"/>
                <w:i w:val="0"/>
                <w:sz w:val="22"/>
                <w:szCs w:val="22"/>
              </w:rPr>
              <w:t xml:space="preserve">Possibilité de visualisation du fichier avant l'envoi, l'utilisateur pourra consulter les données avant de mettre à jour les statuts via le bouton </w:t>
            </w:r>
            <w:r w:rsidRPr="008A0D0C">
              <w:rPr>
                <w:rFonts w:ascii="Calibri" w:hAnsi="Calibri"/>
                <w:i w:val="0"/>
                <w:sz w:val="22"/>
                <w:szCs w:val="22"/>
              </w:rPr>
              <w:t>« Afficher le fichier »</w:t>
            </w:r>
          </w:p>
        </w:tc>
      </w:tr>
    </w:tbl>
    <w:p w:rsidR="00E56AED" w:rsidP="003D34DB" w:rsidRDefault="00E56AED" w14:paraId="7376D379" w14:textId="77777777">
      <w:pPr>
        <w:pStyle w:val="Style3"/>
        <w:numPr>
          <w:ilvl w:val="2"/>
          <w:numId w:val="3"/>
        </w:numPr>
        <w:jc w:val="both"/>
        <w:rPr>
          <w:color w:val="999999"/>
        </w:rPr>
      </w:pPr>
      <w:bookmarkStart w:name="_Toc409973748" w:id="317"/>
      <w:r>
        <w:rPr>
          <w:color w:val="999999"/>
        </w:rPr>
        <w:t>Messages d’erreur</w:t>
      </w:r>
      <w:bookmarkEnd w:id="317"/>
    </w:p>
    <w:p w:rsidR="00E56AED" w:rsidP="0091661A" w:rsidRDefault="00E56AED" w14:paraId="309BC5B7" w14:textId="77777777">
      <w:pPr>
        <w:pStyle w:val="Paragraphedeliste1"/>
        <w:numPr>
          <w:ilvl w:val="0"/>
          <w:numId w:val="4"/>
        </w:numPr>
        <w:spacing w:before="240" w:after="240" w:line="100" w:lineRule="atLeast"/>
        <w:jc w:val="both"/>
      </w:pPr>
      <w:r>
        <w:t>Identifier et lister les messages d’erreur spécifiques à ce CUF.</w:t>
      </w:r>
    </w:p>
    <w:tbl>
      <w:tblPr>
        <w:tblW w:w="0" w:type="auto"/>
        <w:tblInd w:w="108" w:type="dxa"/>
        <w:tblLayout w:type="fixed"/>
        <w:tblLook w:val="0000" w:firstRow="0" w:lastRow="0" w:firstColumn="0" w:lastColumn="0" w:noHBand="0" w:noVBand="0"/>
      </w:tblPr>
      <w:tblGrid>
        <w:gridCol w:w="1505"/>
        <w:gridCol w:w="7718"/>
      </w:tblGrid>
      <w:tr w:rsidRPr="00237864" w:rsidR="00E56AED" w:rsidTr="00D02273" w14:paraId="5DE5C481" w14:textId="77777777">
        <w:trPr>
          <w:tblHeader/>
        </w:trPr>
        <w:tc>
          <w:tcPr>
            <w:tcW w:w="1505"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91661A" w:rsidRDefault="00E56AED" w14:paraId="62FCD884" w14:textId="77777777">
            <w:pPr>
              <w:numPr>
                <w:ilvl w:val="0"/>
                <w:numId w:val="4"/>
              </w:numPr>
              <w:tabs>
                <w:tab w:val="left" w:pos="708"/>
              </w:tabs>
              <w:suppressAutoHyphens/>
              <w:jc w:val="both"/>
              <w:rPr>
                <w:b/>
              </w:rPr>
            </w:pPr>
            <w:r w:rsidRPr="00237864">
              <w:rPr>
                <w:b/>
              </w:rPr>
              <w:t>Réf.</w:t>
            </w:r>
          </w:p>
        </w:tc>
        <w:tc>
          <w:tcPr>
            <w:tcW w:w="7718"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91661A" w:rsidRDefault="00E56AED" w14:paraId="190B3465" w14:textId="77777777">
            <w:pPr>
              <w:numPr>
                <w:ilvl w:val="0"/>
                <w:numId w:val="4"/>
              </w:numPr>
              <w:tabs>
                <w:tab w:val="left" w:pos="708"/>
              </w:tabs>
              <w:suppressAutoHyphens/>
              <w:jc w:val="both"/>
              <w:rPr>
                <w:b/>
              </w:rPr>
            </w:pPr>
            <w:r w:rsidRPr="00237864">
              <w:rPr>
                <w:b/>
              </w:rPr>
              <w:t>Description</w:t>
            </w:r>
          </w:p>
        </w:tc>
      </w:tr>
      <w:tr w:rsidRPr="00237864" w:rsidR="00E56AED" w:rsidTr="00D02273" w14:paraId="61AFB26C" w14:textId="77777777">
        <w:tc>
          <w:tcPr>
            <w:tcW w:w="150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737B3D" w:rsidRDefault="00E56AED" w14:paraId="52B08372" w14:textId="77777777">
            <w:pPr>
              <w:tabs>
                <w:tab w:val="left" w:pos="708"/>
              </w:tabs>
              <w:suppressAutoHyphens/>
              <w:jc w:val="both"/>
            </w:pPr>
            <w:r w:rsidRPr="00237864">
              <w:t>ERRGEN-1</w:t>
            </w:r>
          </w:p>
        </w:tc>
        <w:tc>
          <w:tcPr>
            <w:tcW w:w="7718" w:type="dxa"/>
            <w:tcBorders>
              <w:top w:val="single" w:color="000000" w:sz="4" w:space="0"/>
              <w:left w:val="single" w:color="000000" w:sz="4" w:space="0"/>
              <w:bottom w:val="single" w:color="000000" w:sz="4" w:space="0"/>
              <w:right w:val="single" w:color="000000" w:sz="4" w:space="0"/>
            </w:tcBorders>
            <w:shd w:val="clear" w:color="auto" w:fill="FFFFFF"/>
          </w:tcPr>
          <w:p w:rsidRPr="00AF1773" w:rsidR="00E56AED" w:rsidP="00AF1773" w:rsidRDefault="00E56AED" w14:paraId="58AF8C8C" w14:textId="77777777">
            <w:pPr>
              <w:tabs>
                <w:tab w:val="left" w:pos="708"/>
              </w:tabs>
              <w:suppressAutoHyphens/>
              <w:jc w:val="both"/>
              <w:rPr>
                <w:i/>
              </w:rPr>
            </w:pPr>
            <w:r w:rsidRPr="00AF1773">
              <w:t>N/A</w:t>
            </w:r>
          </w:p>
        </w:tc>
      </w:tr>
    </w:tbl>
    <w:p w:rsidR="00E56AED" w:rsidP="002F5C7D" w:rsidRDefault="00E56AED" w14:paraId="2C5CB1BA" w14:textId="77777777">
      <w:pPr>
        <w:spacing w:before="60" w:line="100" w:lineRule="atLeast"/>
        <w:jc w:val="both"/>
        <w:rPr>
          <w:i/>
          <w:color w:val="999999"/>
          <w:sz w:val="20"/>
          <w:szCs w:val="20"/>
        </w:rPr>
      </w:pPr>
      <w:r>
        <w:rPr>
          <w:i/>
          <w:color w:val="999999"/>
          <w:sz w:val="20"/>
          <w:szCs w:val="20"/>
        </w:rPr>
        <w:t>XXX = Trigramme spécifique à ce cas d’utilisation</w:t>
      </w:r>
    </w:p>
    <w:p w:rsidR="00E56AED" w:rsidP="003D34DB" w:rsidRDefault="00E56AED" w14:paraId="7B1AF3E6" w14:textId="77777777">
      <w:pPr>
        <w:pStyle w:val="Style2"/>
        <w:numPr>
          <w:ilvl w:val="1"/>
          <w:numId w:val="3"/>
        </w:numPr>
        <w:spacing w:before="240" w:line="100" w:lineRule="atLeast"/>
        <w:ind w:right="142"/>
        <w:jc w:val="both"/>
      </w:pPr>
      <w:bookmarkStart w:name="_Toc409973749" w:id="318"/>
      <w:r>
        <w:t>Cas d’utilisation &lt;Génération des instructions vers le R/L&gt;</w:t>
      </w:r>
      <w:bookmarkEnd w:id="318"/>
    </w:p>
    <w:p w:rsidR="00E56AED" w:rsidP="003D34DB" w:rsidRDefault="00E56AED" w14:paraId="540BBBC2" w14:textId="77777777">
      <w:pPr>
        <w:pStyle w:val="Style3"/>
        <w:numPr>
          <w:ilvl w:val="2"/>
          <w:numId w:val="3"/>
        </w:numPr>
        <w:jc w:val="both"/>
      </w:pPr>
      <w:bookmarkStart w:name="_Toc409973750" w:id="319"/>
      <w:r>
        <w:t>Définition et objectif</w:t>
      </w:r>
      <w:bookmarkEnd w:id="319"/>
    </w:p>
    <w:p w:rsidR="00E56AED" w:rsidP="003D34DB" w:rsidRDefault="00E56AED" w14:paraId="612EEF65" w14:textId="77777777">
      <w:pPr>
        <w:pStyle w:val="Paragraphedeliste1"/>
        <w:numPr>
          <w:ilvl w:val="0"/>
          <w:numId w:val="16"/>
        </w:numPr>
        <w:spacing w:before="240" w:after="240" w:line="100" w:lineRule="atLeast"/>
        <w:jc w:val="both"/>
      </w:pPr>
      <w:r>
        <w:t>Notons qu’à ce niveau du processus, le fichier des attributions est retourné depuis la BVC, l'attribution des titres est faite suite à l'injection dudit fichier dans un périphérique d'entrée.</w:t>
      </w:r>
    </w:p>
    <w:p w:rsidR="00E56AED" w:rsidP="003D34DB" w:rsidRDefault="00E56AED" w14:paraId="60A2E170" w14:textId="77777777">
      <w:pPr>
        <w:pStyle w:val="Paragraphedeliste1"/>
        <w:numPr>
          <w:ilvl w:val="0"/>
          <w:numId w:val="16"/>
        </w:numPr>
        <w:spacing w:before="240" w:after="240" w:line="100" w:lineRule="atLeast"/>
        <w:jc w:val="both"/>
      </w:pPr>
      <w:r>
        <w:t>Ce cas d'utilisation a pour objectif de créer les mouvements sur la base des quantités finales attribuées, il a été spécifié lors des ateliers fonctionnels que la réconciliation (Ordres OPV/Attributions)  ne générera pas l’instruction vers le R/L à l'opération (on-line).</w:t>
      </w:r>
    </w:p>
    <w:p w:rsidR="00E56AED" w:rsidP="003D34DB" w:rsidRDefault="00E56AED" w14:paraId="63AF672B" w14:textId="77777777">
      <w:pPr>
        <w:pStyle w:val="Paragraphedeliste1"/>
        <w:numPr>
          <w:ilvl w:val="0"/>
          <w:numId w:val="16"/>
        </w:numPr>
        <w:spacing w:before="240" w:after="240" w:line="100" w:lineRule="atLeast"/>
        <w:jc w:val="both"/>
      </w:pPr>
      <w:r>
        <w:t>Ce cas d'utilisation décrit tous les impacts générés depuis le système suite à la création du code ISIN</w:t>
      </w:r>
    </w:p>
    <w:p w:rsidR="00E56AED" w:rsidP="003D34DB" w:rsidRDefault="00E56AED" w14:paraId="5B15C286" w14:textId="77777777">
      <w:pPr>
        <w:pStyle w:val="Style3"/>
        <w:numPr>
          <w:ilvl w:val="2"/>
          <w:numId w:val="3"/>
        </w:numPr>
        <w:jc w:val="both"/>
      </w:pPr>
      <w:bookmarkStart w:name="_Toc409973751" w:id="320"/>
      <w:r>
        <w:t>Pré-conditions</w:t>
      </w:r>
      <w:bookmarkEnd w:id="320"/>
    </w:p>
    <w:p w:rsidR="00E56AED" w:rsidP="003D34DB" w:rsidRDefault="00E56AED" w14:paraId="6CD469B7" w14:textId="77777777">
      <w:pPr>
        <w:pStyle w:val="Paragraphedeliste1"/>
        <w:numPr>
          <w:ilvl w:val="0"/>
          <w:numId w:val="16"/>
        </w:numPr>
        <w:spacing w:before="240" w:after="240" w:line="100" w:lineRule="atLeast"/>
        <w:jc w:val="both"/>
      </w:pPr>
      <w:r>
        <w:t xml:space="preserve">Les pré-conditions spécifiques à la génération des instructions vers le règlement livraison :  </w:t>
      </w:r>
    </w:p>
    <w:tbl>
      <w:tblPr>
        <w:tblW w:w="0" w:type="auto"/>
        <w:tblLayout w:type="fixed"/>
        <w:tblLook w:val="0000" w:firstRow="0" w:lastRow="0" w:firstColumn="0" w:lastColumn="0" w:noHBand="0" w:noVBand="0"/>
      </w:tblPr>
      <w:tblGrid>
        <w:gridCol w:w="1511"/>
        <w:gridCol w:w="7727"/>
      </w:tblGrid>
      <w:tr w:rsidRPr="00237864" w:rsidR="00E56AED" w:rsidTr="00D02273" w14:paraId="7E64F12E" w14:textId="77777777">
        <w:trPr>
          <w:tblHeader/>
        </w:trPr>
        <w:tc>
          <w:tcPr>
            <w:tcW w:w="1511"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2BE885EC" w14:textId="77777777">
            <w:pPr>
              <w:jc w:val="both"/>
              <w:rPr>
                <w:b/>
              </w:rPr>
            </w:pPr>
            <w:r w:rsidRPr="00237864">
              <w:rPr>
                <w:b/>
              </w:rPr>
              <w:t>Réf.</w:t>
            </w:r>
          </w:p>
        </w:tc>
        <w:tc>
          <w:tcPr>
            <w:tcW w:w="7727"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12666CB4" w14:textId="77777777">
            <w:pPr>
              <w:jc w:val="both"/>
              <w:rPr>
                <w:b/>
              </w:rPr>
            </w:pPr>
            <w:r w:rsidRPr="00237864">
              <w:rPr>
                <w:b/>
              </w:rPr>
              <w:t>Description</w:t>
            </w:r>
          </w:p>
        </w:tc>
      </w:tr>
      <w:tr w:rsidRPr="00237864" w:rsidR="00E56AED" w:rsidTr="00D02273" w14:paraId="6926DE50" w14:textId="77777777">
        <w:tc>
          <w:tcPr>
            <w:tcW w:w="151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01856FF8" w14:textId="77777777">
            <w:pPr>
              <w:jc w:val="both"/>
            </w:pPr>
            <w:r w:rsidRPr="00237864">
              <w:t>PRE-094-1</w:t>
            </w:r>
          </w:p>
        </w:tc>
        <w:tc>
          <w:tcPr>
            <w:tcW w:w="7727" w:type="dxa"/>
            <w:tcBorders>
              <w:top w:val="single" w:color="000000" w:sz="4" w:space="0"/>
              <w:left w:val="single" w:color="000000" w:sz="4" w:space="0"/>
              <w:bottom w:val="single" w:color="000000" w:sz="4" w:space="0"/>
              <w:right w:val="single" w:color="000000" w:sz="4" w:space="0"/>
            </w:tcBorders>
            <w:shd w:val="clear" w:color="auto" w:fill="FFFFFF"/>
          </w:tcPr>
          <w:p w:rsidRPr="002E144E" w:rsidR="00E56AED" w:rsidP="002F5C7D" w:rsidRDefault="00E56AED" w14:paraId="7725331D" w14:textId="77777777">
            <w:pPr>
              <w:pStyle w:val="Normal1"/>
              <w:jc w:val="both"/>
              <w:rPr>
                <w:rFonts w:ascii="Calibri" w:hAnsi="Calibri"/>
                <w:i w:val="0"/>
                <w:sz w:val="22"/>
                <w:szCs w:val="22"/>
                <w:lang w:val="fr-FR"/>
              </w:rPr>
            </w:pPr>
            <w:r w:rsidRPr="002E144E">
              <w:rPr>
                <w:rFonts w:ascii="Calibri" w:hAnsi="Calibri"/>
                <w:i w:val="0"/>
                <w:sz w:val="22"/>
                <w:szCs w:val="22"/>
                <w:lang w:val="fr-FR"/>
              </w:rPr>
              <w:t>Création du code ISIN  au niveau du référentiel valeur</w:t>
            </w:r>
          </w:p>
        </w:tc>
      </w:tr>
      <w:tr w:rsidRPr="00237864" w:rsidR="00E56AED" w:rsidTr="00D02273" w14:paraId="1F34019A" w14:textId="77777777">
        <w:tc>
          <w:tcPr>
            <w:tcW w:w="151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132B9555" w14:textId="77777777">
            <w:pPr>
              <w:jc w:val="both"/>
            </w:pPr>
            <w:r w:rsidRPr="00237864">
              <w:t>PRE-094-</w:t>
            </w:r>
            <w:r>
              <w:t>2</w:t>
            </w:r>
          </w:p>
        </w:tc>
        <w:tc>
          <w:tcPr>
            <w:tcW w:w="7727" w:type="dxa"/>
            <w:tcBorders>
              <w:top w:val="single" w:color="000000" w:sz="4" w:space="0"/>
              <w:left w:val="single" w:color="000000" w:sz="4" w:space="0"/>
              <w:bottom w:val="single" w:color="000000" w:sz="4" w:space="0"/>
              <w:right w:val="single" w:color="000000" w:sz="4" w:space="0"/>
            </w:tcBorders>
            <w:shd w:val="clear" w:color="auto" w:fill="FFFFFF"/>
          </w:tcPr>
          <w:p w:rsidRPr="002E144E" w:rsidR="00E56AED" w:rsidP="002F5C7D" w:rsidRDefault="00E56AED" w14:paraId="0A0C916F" w14:textId="77777777">
            <w:pPr>
              <w:pStyle w:val="Normal1"/>
              <w:jc w:val="both"/>
              <w:rPr>
                <w:rFonts w:ascii="Calibri" w:hAnsi="Calibri"/>
                <w:i w:val="0"/>
                <w:sz w:val="22"/>
                <w:szCs w:val="22"/>
                <w:lang w:val="fr-FR"/>
              </w:rPr>
            </w:pPr>
            <w:r w:rsidRPr="002E144E">
              <w:rPr>
                <w:rFonts w:ascii="Calibri" w:hAnsi="Calibri"/>
                <w:i w:val="0"/>
                <w:sz w:val="22"/>
                <w:szCs w:val="22"/>
                <w:lang w:val="fr-FR"/>
              </w:rPr>
              <w:t>Attribution des titres doit être faite pour les souscripteurs</w:t>
            </w:r>
          </w:p>
        </w:tc>
      </w:tr>
    </w:tbl>
    <w:p w:rsidR="00E56AED" w:rsidP="002F5C7D" w:rsidRDefault="00E56AED" w14:paraId="292E4637" w14:textId="77777777">
      <w:pPr>
        <w:jc w:val="both"/>
      </w:pPr>
    </w:p>
    <w:p w:rsidR="00E56AED" w:rsidP="003D34DB" w:rsidRDefault="00E56AED" w14:paraId="6F487A94" w14:textId="77777777">
      <w:pPr>
        <w:pStyle w:val="Style3"/>
        <w:numPr>
          <w:ilvl w:val="2"/>
          <w:numId w:val="3"/>
        </w:numPr>
        <w:jc w:val="both"/>
      </w:pPr>
      <w:bookmarkStart w:name="_Toc409973752" w:id="321"/>
      <w:r>
        <w:t>Post-conditions</w:t>
      </w:r>
      <w:bookmarkEnd w:id="321"/>
    </w:p>
    <w:p w:rsidR="00E56AED" w:rsidP="003D34DB" w:rsidRDefault="00E56AED" w14:paraId="4A936E5C" w14:textId="77777777">
      <w:pPr>
        <w:pStyle w:val="Paragraphedeliste1"/>
        <w:numPr>
          <w:ilvl w:val="0"/>
          <w:numId w:val="16"/>
        </w:numPr>
        <w:spacing w:before="240" w:after="240" w:line="100" w:lineRule="atLeast"/>
        <w:jc w:val="both"/>
      </w:pPr>
      <w:r>
        <w:t xml:space="preserve">Les poste-conditions relatives à la génération des instructions vers le règlement livraison : </w:t>
      </w:r>
    </w:p>
    <w:p w:rsidR="00E56AED" w:rsidP="002F5C7D" w:rsidRDefault="00E56AED" w14:paraId="14FD9D29" w14:textId="77777777">
      <w:pPr>
        <w:pStyle w:val="Paragraphedeliste1"/>
        <w:spacing w:before="240" w:line="100" w:lineRule="atLeast"/>
        <w:ind w:left="0" w:right="142"/>
        <w:jc w:val="both"/>
      </w:pPr>
    </w:p>
    <w:tbl>
      <w:tblPr>
        <w:tblW w:w="0" w:type="auto"/>
        <w:tblInd w:w="108" w:type="dxa"/>
        <w:tblLayout w:type="fixed"/>
        <w:tblLook w:val="0000" w:firstRow="0" w:lastRow="0" w:firstColumn="0" w:lastColumn="0" w:noHBand="0" w:noVBand="0"/>
      </w:tblPr>
      <w:tblGrid>
        <w:gridCol w:w="1506"/>
        <w:gridCol w:w="7718"/>
      </w:tblGrid>
      <w:tr w:rsidRPr="00237864" w:rsidR="00E56AED" w:rsidTr="00D02273" w14:paraId="0096DC75" w14:textId="77777777">
        <w:trPr>
          <w:tblHeader/>
        </w:trPr>
        <w:tc>
          <w:tcPr>
            <w:tcW w:w="1506"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6082EA49" w14:textId="77777777">
            <w:pPr>
              <w:jc w:val="both"/>
              <w:rPr>
                <w:b/>
              </w:rPr>
            </w:pPr>
            <w:r w:rsidRPr="00237864">
              <w:rPr>
                <w:b/>
              </w:rPr>
              <w:t>Réf.</w:t>
            </w:r>
          </w:p>
        </w:tc>
        <w:tc>
          <w:tcPr>
            <w:tcW w:w="7718"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1962DBCC" w14:textId="77777777">
            <w:pPr>
              <w:jc w:val="both"/>
              <w:rPr>
                <w:b/>
              </w:rPr>
            </w:pPr>
            <w:r w:rsidRPr="00237864">
              <w:rPr>
                <w:b/>
              </w:rPr>
              <w:t>Description</w:t>
            </w:r>
          </w:p>
        </w:tc>
      </w:tr>
      <w:tr w:rsidRPr="00237864" w:rsidR="00E56AED" w:rsidTr="00D02273" w14:paraId="49238349" w14:textId="77777777">
        <w:tc>
          <w:tcPr>
            <w:tcW w:w="1506"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36942296" w14:textId="77777777">
            <w:pPr>
              <w:jc w:val="both"/>
            </w:pPr>
            <w:r>
              <w:t>POS-094-1</w:t>
            </w:r>
          </w:p>
        </w:tc>
        <w:tc>
          <w:tcPr>
            <w:tcW w:w="7718" w:type="dxa"/>
            <w:tcBorders>
              <w:top w:val="single" w:color="000000" w:sz="4" w:space="0"/>
              <w:left w:val="single" w:color="000000" w:sz="4" w:space="0"/>
              <w:bottom w:val="single" w:color="000000" w:sz="4" w:space="0"/>
              <w:right w:val="single" w:color="000000" w:sz="4" w:space="0"/>
            </w:tcBorders>
            <w:shd w:val="clear" w:color="auto" w:fill="FFFFFF"/>
          </w:tcPr>
          <w:p w:rsidRPr="00385E34" w:rsidR="00E56AED" w:rsidP="00063B74" w:rsidRDefault="00E56AED" w14:paraId="6BFFA32A" w14:textId="77777777">
            <w:pPr>
              <w:pStyle w:val="Normal1"/>
              <w:jc w:val="both"/>
              <w:rPr>
                <w:rFonts w:ascii="Calibri" w:hAnsi="Calibri"/>
                <w:i w:val="0"/>
                <w:sz w:val="22"/>
                <w:szCs w:val="22"/>
              </w:rPr>
            </w:pPr>
            <w:r w:rsidRPr="00385E34">
              <w:rPr>
                <w:rFonts w:ascii="Calibri" w:hAnsi="Calibri"/>
                <w:i w:val="0"/>
                <w:sz w:val="22"/>
                <w:szCs w:val="22"/>
              </w:rPr>
              <w:t xml:space="preserve">Identification de l'OPV </w:t>
            </w:r>
          </w:p>
        </w:tc>
      </w:tr>
      <w:tr w:rsidRPr="00237864" w:rsidR="00E56AED" w:rsidTr="00D02273" w14:paraId="11E13E12" w14:textId="77777777">
        <w:tc>
          <w:tcPr>
            <w:tcW w:w="150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2705943" w14:textId="77777777">
            <w:pPr>
              <w:jc w:val="both"/>
            </w:pPr>
            <w:r>
              <w:t>POS-094-2</w:t>
            </w:r>
          </w:p>
        </w:tc>
        <w:tc>
          <w:tcPr>
            <w:tcW w:w="7718" w:type="dxa"/>
            <w:tcBorders>
              <w:left w:val="single" w:color="000000" w:sz="4" w:space="0"/>
              <w:bottom w:val="single" w:color="000000" w:sz="4" w:space="0"/>
              <w:right w:val="single" w:color="000000" w:sz="4" w:space="0"/>
            </w:tcBorders>
            <w:shd w:val="clear" w:color="auto" w:fill="FFFFFF"/>
          </w:tcPr>
          <w:p w:rsidRPr="00385E34" w:rsidR="00E56AED" w:rsidP="002F5C7D" w:rsidRDefault="00E56AED" w14:paraId="5B1D660F" w14:textId="77777777">
            <w:pPr>
              <w:pStyle w:val="Normal1"/>
              <w:jc w:val="both"/>
              <w:rPr>
                <w:rFonts w:ascii="Calibri" w:hAnsi="Calibri"/>
                <w:i w:val="0"/>
                <w:sz w:val="22"/>
                <w:szCs w:val="22"/>
              </w:rPr>
            </w:pPr>
            <w:r w:rsidRPr="00385E34">
              <w:rPr>
                <w:rFonts w:ascii="Calibri" w:hAnsi="Calibri"/>
                <w:i w:val="0"/>
                <w:sz w:val="22"/>
                <w:szCs w:val="22"/>
              </w:rPr>
              <w:t>Identification du code ISIN transmis par la BVC</w:t>
            </w:r>
          </w:p>
        </w:tc>
      </w:tr>
    </w:tbl>
    <w:p w:rsidRPr="001A3484" w:rsidR="00E56AED" w:rsidP="002F5C7D" w:rsidRDefault="00E56AED" w14:paraId="0916EC3E" w14:textId="77777777">
      <w:pPr>
        <w:jc w:val="both"/>
      </w:pPr>
    </w:p>
    <w:p w:rsidR="00E56AED" w:rsidP="003D34DB" w:rsidRDefault="00E56AED" w14:paraId="4F71C6BD" w14:textId="77777777">
      <w:pPr>
        <w:pStyle w:val="Style3"/>
        <w:numPr>
          <w:ilvl w:val="2"/>
          <w:numId w:val="3"/>
        </w:numPr>
        <w:jc w:val="both"/>
      </w:pPr>
      <w:bookmarkStart w:name="_Toc409973753" w:id="322"/>
      <w:r>
        <w:t>Diagramme d’activité</w:t>
      </w:r>
      <w:bookmarkEnd w:id="322"/>
    </w:p>
    <w:p w:rsidRPr="001A3484" w:rsidR="00E56AED" w:rsidP="002F5C7D" w:rsidRDefault="007936E1" w14:paraId="5AE20DAF" w14:textId="77777777">
      <w:pPr>
        <w:jc w:val="both"/>
      </w:pPr>
      <w:r>
        <w:rPr>
          <w:noProof/>
          <w:lang w:eastAsia="fr-FR"/>
        </w:rPr>
        <w:drawing>
          <wp:anchor distT="0" distB="0" distL="0" distR="0" simplePos="0" relativeHeight="13" behindDoc="0" locked="0" layoutInCell="1" allowOverlap="1" wp14:anchorId="1C29F330" wp14:editId="10633668">
            <wp:simplePos x="0" y="0"/>
            <wp:positionH relativeFrom="column">
              <wp:align>center</wp:align>
            </wp:positionH>
            <wp:positionV relativeFrom="paragraph">
              <wp:posOffset>22860</wp:posOffset>
            </wp:positionV>
            <wp:extent cx="5948680" cy="3282950"/>
            <wp:effectExtent l="19050" t="0" r="0" b="0"/>
            <wp:wrapSquare wrapText="largest"/>
            <wp:docPr id="2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0"/>
                    <pic:cNvPicPr>
                      <a:picLocks noChangeAspect="1" noChangeArrowheads="1"/>
                    </pic:cNvPicPr>
                  </pic:nvPicPr>
                  <pic:blipFill>
                    <a:blip r:embed="rId34"/>
                    <a:srcRect/>
                    <a:stretch>
                      <a:fillRect/>
                    </a:stretch>
                  </pic:blipFill>
                  <pic:spPr bwMode="auto">
                    <a:xfrm>
                      <a:off x="0" y="0"/>
                      <a:ext cx="5948680" cy="3282950"/>
                    </a:xfrm>
                    <a:prstGeom prst="rect">
                      <a:avLst/>
                    </a:prstGeom>
                    <a:solidFill>
                      <a:srgbClr val="FFFFFF"/>
                    </a:solidFill>
                  </pic:spPr>
                </pic:pic>
              </a:graphicData>
            </a:graphic>
          </wp:anchor>
        </w:drawing>
      </w:r>
    </w:p>
    <w:p w:rsidRPr="001A3484" w:rsidR="00E56AED" w:rsidP="002F5C7D" w:rsidRDefault="00E56AED" w14:paraId="2D33E84A" w14:textId="77777777">
      <w:pPr>
        <w:jc w:val="both"/>
      </w:pPr>
    </w:p>
    <w:p w:rsidR="00E56AED" w:rsidP="003D34DB" w:rsidRDefault="00E56AED" w14:paraId="3B632012" w14:textId="77777777">
      <w:pPr>
        <w:pStyle w:val="Style3"/>
        <w:numPr>
          <w:ilvl w:val="2"/>
          <w:numId w:val="3"/>
        </w:numPr>
        <w:jc w:val="both"/>
      </w:pPr>
      <w:bookmarkStart w:name="_Toc409973754" w:id="323"/>
      <w:r>
        <w:t>Règles de gestion</w:t>
      </w:r>
      <w:bookmarkEnd w:id="323"/>
    </w:p>
    <w:p w:rsidR="00E56AED" w:rsidP="003D34DB" w:rsidRDefault="00E56AED" w14:paraId="64D22D6D" w14:textId="77777777">
      <w:pPr>
        <w:pStyle w:val="Paragraphedeliste1"/>
        <w:numPr>
          <w:ilvl w:val="0"/>
          <w:numId w:val="16"/>
        </w:numPr>
        <w:spacing w:before="240" w:after="240" w:line="100" w:lineRule="atLeast"/>
        <w:jc w:val="both"/>
      </w:pPr>
      <w:r>
        <w:t>Les règles de gestion relatives à la génération des instructions vers le règlement livraison :</w:t>
      </w:r>
    </w:p>
    <w:tbl>
      <w:tblPr>
        <w:tblW w:w="0" w:type="auto"/>
        <w:tblInd w:w="-108" w:type="dxa"/>
        <w:tblBorders>
          <w:top w:val="single" w:color="000001" w:sz="4" w:space="0"/>
          <w:left w:val="single" w:color="000001" w:sz="4" w:space="0"/>
          <w:bottom w:val="single" w:color="000001" w:sz="4" w:space="0"/>
          <w:right w:val="single" w:color="000001" w:sz="4" w:space="0"/>
        </w:tblBorders>
        <w:tblCellMar>
          <w:left w:w="10" w:type="dxa"/>
          <w:right w:w="10" w:type="dxa"/>
        </w:tblCellMar>
        <w:tblLook w:val="0000" w:firstRow="0" w:lastRow="0" w:firstColumn="0" w:lastColumn="0" w:noHBand="0" w:noVBand="0"/>
      </w:tblPr>
      <w:tblGrid>
        <w:gridCol w:w="1517"/>
        <w:gridCol w:w="7653"/>
      </w:tblGrid>
      <w:tr w:rsidR="00E56AED" w:rsidTr="00F91AFF" w14:paraId="4F134468" w14:textId="77777777">
        <w:trPr>
          <w:cantSplit/>
          <w:tblHeader/>
        </w:trPr>
        <w:tc>
          <w:tcPr>
            <w:tcW w:w="1525" w:type="dxa"/>
            <w:tcBorders>
              <w:top w:val="single" w:color="000001" w:sz="4" w:space="0"/>
              <w:bottom w:val="single" w:color="000001" w:sz="4" w:space="0"/>
              <w:right w:val="single" w:color="000001" w:sz="4" w:space="0"/>
            </w:tcBorders>
            <w:shd w:val="clear" w:color="auto" w:fill="D9D9D9"/>
            <w:tcMar>
              <w:top w:w="0" w:type="dxa"/>
              <w:left w:w="108" w:type="dxa"/>
              <w:bottom w:w="0" w:type="dxa"/>
              <w:right w:w="108" w:type="dxa"/>
            </w:tcMar>
          </w:tcPr>
          <w:p w:rsidRPr="006039DB" w:rsidR="00E56AED" w:rsidP="00F91AFF" w:rsidRDefault="00E56AED" w14:paraId="6E259519" w14:textId="77777777">
            <w:pPr>
              <w:jc w:val="both"/>
              <w:rPr>
                <w:b/>
              </w:rPr>
            </w:pPr>
            <w:r>
              <w:rPr>
                <w:b/>
              </w:rPr>
              <w:t>Réf.</w:t>
            </w:r>
          </w:p>
        </w:tc>
        <w:tc>
          <w:tcPr>
            <w:tcW w:w="7711" w:type="dxa"/>
            <w:tcBorders>
              <w:top w:val="single" w:color="000001" w:sz="4" w:space="0"/>
              <w:left w:val="single" w:color="000001" w:sz="4" w:space="0"/>
              <w:bottom w:val="single" w:color="000001" w:sz="4" w:space="0"/>
            </w:tcBorders>
            <w:shd w:val="clear" w:color="auto" w:fill="D9D9D9"/>
            <w:tcMar>
              <w:top w:w="0" w:type="dxa"/>
              <w:left w:w="108" w:type="dxa"/>
              <w:bottom w:w="0" w:type="dxa"/>
              <w:right w:w="108" w:type="dxa"/>
            </w:tcMar>
          </w:tcPr>
          <w:p w:rsidR="00E56AED" w:rsidP="00F91AFF" w:rsidRDefault="00E56AED" w14:paraId="32D5CC81" w14:textId="77777777">
            <w:pPr>
              <w:jc w:val="both"/>
            </w:pPr>
            <w:r>
              <w:rPr>
                <w:b/>
              </w:rPr>
              <w:t>Description</w:t>
            </w:r>
          </w:p>
        </w:tc>
      </w:tr>
      <w:tr w:rsidR="00E56AED" w:rsidTr="00F91AFF" w14:paraId="613C0015" w14:textId="77777777">
        <w:trPr>
          <w:cantSplit/>
        </w:trPr>
        <w:tc>
          <w:tcPr>
            <w:tcW w:w="1525" w:type="dxa"/>
            <w:tcBorders>
              <w:top w:val="single" w:color="000001" w:sz="4" w:space="0"/>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313437ED" w14:textId="77777777">
            <w:pPr>
              <w:jc w:val="both"/>
            </w:pPr>
            <w:r>
              <w:t>RG-094-1</w:t>
            </w:r>
          </w:p>
        </w:tc>
        <w:tc>
          <w:tcPr>
            <w:tcW w:w="7711" w:type="dxa"/>
            <w:tcBorders>
              <w:top w:val="single" w:color="000001" w:sz="4" w:space="0"/>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3B525963" w14:textId="77777777">
            <w:pPr>
              <w:pStyle w:val="Normal1"/>
              <w:jc w:val="both"/>
            </w:pPr>
            <w:r>
              <w:rPr>
                <w:rFonts w:ascii="Calibri" w:hAnsi="Calibri"/>
                <w:i w:val="0"/>
                <w:sz w:val="22"/>
                <w:szCs w:val="22"/>
              </w:rPr>
              <w:t>La saisie du code ISIN est sujette à une double validation</w:t>
            </w:r>
          </w:p>
        </w:tc>
      </w:tr>
    </w:tbl>
    <w:p w:rsidR="00E56AED" w:rsidP="003D34DB" w:rsidRDefault="00E56AED" w14:paraId="55DC0CA8" w14:textId="77777777">
      <w:pPr>
        <w:pStyle w:val="Style3"/>
        <w:numPr>
          <w:ilvl w:val="2"/>
          <w:numId w:val="3"/>
        </w:numPr>
        <w:jc w:val="both"/>
      </w:pPr>
      <w:bookmarkStart w:name="_Toc31835213412" w:id="324"/>
      <w:bookmarkStart w:name="_Toc31956880012" w:id="325"/>
      <w:bookmarkStart w:name="_Toc40052881512" w:id="326"/>
      <w:bookmarkStart w:name="_Toc5451537412" w:id="327"/>
      <w:bookmarkStart w:name="_Toc409973755" w:id="328"/>
      <w:r>
        <w:t>T</w:t>
      </w:r>
      <w:bookmarkEnd w:id="324"/>
      <w:bookmarkEnd w:id="325"/>
      <w:bookmarkEnd w:id="326"/>
      <w:bookmarkEnd w:id="327"/>
      <w:r>
        <w:t>raitements</w:t>
      </w:r>
      <w:bookmarkEnd w:id="328"/>
    </w:p>
    <w:p w:rsidR="00E56AED" w:rsidP="003D34DB" w:rsidRDefault="00E56AED" w14:paraId="75DE5980" w14:textId="77777777">
      <w:pPr>
        <w:pStyle w:val="Paragraphedeliste1"/>
        <w:numPr>
          <w:ilvl w:val="0"/>
          <w:numId w:val="16"/>
        </w:numPr>
        <w:spacing w:before="240" w:after="240" w:line="100" w:lineRule="atLeast"/>
        <w:jc w:val="both"/>
      </w:pPr>
      <w:r>
        <w:t>Les traitements relatifs à la génération des instructions vers le règlement livraison :</w:t>
      </w:r>
    </w:p>
    <w:tbl>
      <w:tblPr>
        <w:tblW w:w="0" w:type="auto"/>
        <w:tblInd w:w="-108" w:type="dxa"/>
        <w:tblBorders>
          <w:top w:val="single" w:color="000001" w:sz="4" w:space="0"/>
          <w:left w:val="single" w:color="000001" w:sz="4" w:space="0"/>
          <w:bottom w:val="single" w:color="000001" w:sz="4" w:space="0"/>
          <w:right w:val="single" w:color="000001" w:sz="4" w:space="0"/>
        </w:tblBorders>
        <w:tblCellMar>
          <w:left w:w="10" w:type="dxa"/>
          <w:right w:w="10" w:type="dxa"/>
        </w:tblCellMar>
        <w:tblLook w:val="0000" w:firstRow="0" w:lastRow="0" w:firstColumn="0" w:lastColumn="0" w:noHBand="0" w:noVBand="0"/>
      </w:tblPr>
      <w:tblGrid>
        <w:gridCol w:w="1513"/>
        <w:gridCol w:w="11"/>
        <w:gridCol w:w="7631"/>
        <w:gridCol w:w="15"/>
      </w:tblGrid>
      <w:tr w:rsidR="00E56AED" w:rsidTr="000D74CA" w14:paraId="3650188E" w14:textId="77777777">
        <w:trPr>
          <w:gridAfter w:val="1"/>
          <w:wAfter w:w="15" w:type="dxa"/>
          <w:cantSplit/>
          <w:tblHeader/>
        </w:trPr>
        <w:tc>
          <w:tcPr>
            <w:tcW w:w="1525" w:type="dxa"/>
            <w:tcBorders>
              <w:top w:val="single" w:color="000001" w:sz="4" w:space="0"/>
              <w:bottom w:val="single" w:color="000001" w:sz="4" w:space="0"/>
              <w:right w:val="single" w:color="000001" w:sz="4" w:space="0"/>
            </w:tcBorders>
            <w:shd w:val="clear" w:color="auto" w:fill="D9D9D9"/>
            <w:tcMar>
              <w:top w:w="0" w:type="dxa"/>
              <w:left w:w="108" w:type="dxa"/>
              <w:bottom w:w="0" w:type="dxa"/>
              <w:right w:w="108" w:type="dxa"/>
            </w:tcMar>
          </w:tcPr>
          <w:p w:rsidRPr="006039DB" w:rsidR="00E56AED" w:rsidP="000D74CA" w:rsidRDefault="00E56AED" w14:paraId="6E1C86D9" w14:textId="77777777">
            <w:pPr>
              <w:jc w:val="both"/>
              <w:rPr>
                <w:b/>
              </w:rPr>
            </w:pPr>
            <w:r>
              <w:rPr>
                <w:b/>
              </w:rPr>
              <w:t>Réf.</w:t>
            </w:r>
          </w:p>
        </w:tc>
        <w:tc>
          <w:tcPr>
            <w:tcW w:w="7711" w:type="dxa"/>
            <w:gridSpan w:val="2"/>
            <w:tcBorders>
              <w:top w:val="single" w:color="000001" w:sz="4" w:space="0"/>
              <w:left w:val="single" w:color="000001" w:sz="4" w:space="0"/>
              <w:bottom w:val="single" w:color="000001" w:sz="4" w:space="0"/>
            </w:tcBorders>
            <w:shd w:val="clear" w:color="auto" w:fill="D9D9D9"/>
            <w:tcMar>
              <w:top w:w="0" w:type="dxa"/>
              <w:left w:w="108" w:type="dxa"/>
              <w:bottom w:w="0" w:type="dxa"/>
              <w:right w:w="108" w:type="dxa"/>
            </w:tcMar>
          </w:tcPr>
          <w:p w:rsidR="00E56AED" w:rsidP="000D74CA" w:rsidRDefault="00E56AED" w14:paraId="576E1CB4" w14:textId="77777777">
            <w:pPr>
              <w:jc w:val="both"/>
            </w:pPr>
            <w:r>
              <w:rPr>
                <w:b/>
              </w:rPr>
              <w:t>Description</w:t>
            </w:r>
          </w:p>
        </w:tc>
      </w:tr>
      <w:tr w:rsidR="00E56AED" w:rsidTr="00F91AFF" w14:paraId="61863449" w14:textId="77777777">
        <w:trPr>
          <w:cantSplit/>
          <w:tblHeader/>
        </w:trPr>
        <w:tc>
          <w:tcPr>
            <w:tcW w:w="1536" w:type="dxa"/>
            <w:gridSpan w:val="2"/>
            <w:tcBorders>
              <w:top w:val="single" w:color="000001" w:sz="4" w:space="0"/>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39CAE065" w14:textId="77777777">
            <w:pPr>
              <w:jc w:val="both"/>
            </w:pPr>
            <w:r>
              <w:t>TRT-094-1</w:t>
            </w:r>
          </w:p>
        </w:tc>
        <w:tc>
          <w:tcPr>
            <w:tcW w:w="7715" w:type="dxa"/>
            <w:gridSpan w:val="2"/>
            <w:tcBorders>
              <w:top w:val="single" w:color="000001" w:sz="4" w:space="0"/>
              <w:left w:val="single" w:color="000001" w:sz="4" w:space="0"/>
              <w:bottom w:val="single" w:color="000001" w:sz="4" w:space="0"/>
            </w:tcBorders>
            <w:shd w:val="clear" w:color="auto" w:fill="FFFFFF"/>
            <w:tcMar>
              <w:top w:w="0" w:type="dxa"/>
              <w:left w:w="108" w:type="dxa"/>
              <w:bottom w:w="0" w:type="dxa"/>
              <w:right w:w="108" w:type="dxa"/>
            </w:tcMar>
          </w:tcPr>
          <w:p w:rsidR="00E56AED" w:rsidP="003D34DB" w:rsidRDefault="00E56AED" w14:paraId="370F503E" w14:textId="77777777">
            <w:pPr>
              <w:pStyle w:val="Normal1"/>
              <w:numPr>
                <w:ilvl w:val="0"/>
                <w:numId w:val="96"/>
              </w:numPr>
              <w:suppressAutoHyphens/>
              <w:overflowPunct w:val="0"/>
              <w:spacing w:after="200" w:line="100" w:lineRule="atLeast"/>
              <w:jc w:val="both"/>
            </w:pPr>
            <w:r>
              <w:rPr>
                <w:rFonts w:ascii="Calibri" w:hAnsi="Calibri"/>
                <w:i w:val="0"/>
                <w:sz w:val="22"/>
                <w:szCs w:val="22"/>
              </w:rPr>
              <w:t xml:space="preserve">L'utilisateur  identifie l'OPV </w:t>
            </w:r>
          </w:p>
        </w:tc>
      </w:tr>
      <w:tr w:rsidR="00E56AED" w:rsidTr="00F91AFF" w14:paraId="180F9937" w14:textId="77777777">
        <w:trPr>
          <w:cantSplit/>
        </w:trPr>
        <w:tc>
          <w:tcPr>
            <w:tcW w:w="1536" w:type="dxa"/>
            <w:gridSpan w:val="2"/>
            <w:tcBorders>
              <w:bottom w:val="single" w:color="000001" w:sz="4" w:space="0"/>
              <w:right w:val="single" w:color="000001" w:sz="4" w:space="0"/>
            </w:tcBorders>
            <w:shd w:val="clear" w:color="auto" w:fill="FFFFFF"/>
            <w:tcMar>
              <w:top w:w="0" w:type="dxa"/>
              <w:left w:w="108" w:type="dxa"/>
              <w:bottom w:w="0" w:type="dxa"/>
              <w:right w:w="108" w:type="dxa"/>
            </w:tcMar>
          </w:tcPr>
          <w:p w:rsidRPr="008A0D0C" w:rsidR="00E56AED" w:rsidP="00F91AFF" w:rsidRDefault="00E56AED" w14:paraId="7490C595" w14:textId="77777777">
            <w:pPr>
              <w:jc w:val="both"/>
              <w:rPr>
                <w:bCs/>
              </w:rPr>
            </w:pPr>
            <w:r w:rsidRPr="008A0D0C">
              <w:rPr>
                <w:bCs/>
              </w:rPr>
              <w:t>TRT-094-2</w:t>
            </w:r>
          </w:p>
        </w:tc>
        <w:tc>
          <w:tcPr>
            <w:tcW w:w="7715" w:type="dxa"/>
            <w:gridSpan w:val="2"/>
            <w:tcBorders>
              <w:left w:val="single" w:color="000001" w:sz="4" w:space="0"/>
              <w:bottom w:val="single" w:color="000001" w:sz="4" w:space="0"/>
            </w:tcBorders>
            <w:shd w:val="clear" w:color="auto" w:fill="FFFFFF"/>
            <w:tcMar>
              <w:top w:w="0" w:type="dxa"/>
              <w:left w:w="108" w:type="dxa"/>
              <w:bottom w:w="0" w:type="dxa"/>
              <w:right w:w="108" w:type="dxa"/>
            </w:tcMar>
          </w:tcPr>
          <w:p w:rsidR="00E56AED" w:rsidP="003D34DB" w:rsidRDefault="00E56AED" w14:paraId="70F8E900" w14:textId="77777777">
            <w:pPr>
              <w:pStyle w:val="Normal1"/>
              <w:numPr>
                <w:ilvl w:val="0"/>
                <w:numId w:val="96"/>
              </w:numPr>
              <w:suppressAutoHyphens/>
              <w:overflowPunct w:val="0"/>
              <w:spacing w:after="200" w:line="100" w:lineRule="atLeast"/>
              <w:jc w:val="both"/>
            </w:pPr>
            <w:r>
              <w:rPr>
                <w:rFonts w:ascii="Calibri" w:hAnsi="Calibri"/>
                <w:i w:val="0"/>
                <w:sz w:val="22"/>
                <w:szCs w:val="22"/>
              </w:rPr>
              <w:t xml:space="preserve">L'utilisateur identifie le titre sur lequel les mouvements vont être générés </w:t>
            </w:r>
          </w:p>
        </w:tc>
      </w:tr>
      <w:tr w:rsidR="00E56AED" w:rsidTr="00F91AFF" w14:paraId="6B618B19" w14:textId="77777777">
        <w:trPr>
          <w:cantSplit/>
        </w:trPr>
        <w:tc>
          <w:tcPr>
            <w:tcW w:w="1536" w:type="dxa"/>
            <w:gridSpan w:val="2"/>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2975A255" w14:textId="77777777">
            <w:pPr>
              <w:jc w:val="both"/>
            </w:pPr>
            <w:r>
              <w:t>TRT-094-3</w:t>
            </w:r>
          </w:p>
        </w:tc>
        <w:tc>
          <w:tcPr>
            <w:tcW w:w="7715" w:type="dxa"/>
            <w:gridSpan w:val="2"/>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20E15812" w14:textId="77777777">
            <w:pPr>
              <w:pStyle w:val="Normal1"/>
              <w:jc w:val="both"/>
            </w:pPr>
          </w:p>
          <w:p w:rsidR="00E56AED" w:rsidP="00063B74" w:rsidRDefault="002E144E" w14:paraId="7FFC5F0F" w14:textId="77777777">
            <w:pPr>
              <w:pStyle w:val="Normal1"/>
              <w:jc w:val="both"/>
            </w:pPr>
            <w:r>
              <w:rPr>
                <w:rFonts w:ascii="Calibri" w:hAnsi="Calibri"/>
                <w:i w:val="0"/>
                <w:sz w:val="22"/>
                <w:szCs w:val="22"/>
              </w:rPr>
              <w:t xml:space="preserve">             </w:t>
            </w:r>
            <w:r w:rsidR="00E56AED">
              <w:rPr>
                <w:rFonts w:ascii="Calibri" w:hAnsi="Calibri"/>
                <w:i w:val="0"/>
                <w:sz w:val="22"/>
                <w:szCs w:val="22"/>
              </w:rPr>
              <w:t>L'utilisateur pousse le bouton « Générer les instructions » :</w:t>
            </w:r>
          </w:p>
          <w:p w:rsidR="00E56AED" w:rsidP="00F91AFF" w:rsidRDefault="00E56AED" w14:paraId="0FD7CF51" w14:textId="77777777">
            <w:pPr>
              <w:pStyle w:val="Normal1"/>
              <w:jc w:val="both"/>
            </w:pPr>
          </w:p>
          <w:p w:rsidR="00E56AED" w:rsidP="003D34DB" w:rsidRDefault="006079D8" w14:paraId="65391C7B" w14:textId="77777777">
            <w:pPr>
              <w:pStyle w:val="Normal1"/>
              <w:numPr>
                <w:ilvl w:val="0"/>
                <w:numId w:val="96"/>
              </w:numPr>
              <w:suppressAutoHyphens/>
              <w:overflowPunct w:val="0"/>
              <w:spacing w:after="200" w:line="100" w:lineRule="atLeast"/>
              <w:jc w:val="both"/>
              <w:rPr>
                <w:rFonts w:ascii="Calibri" w:hAnsi="Calibri"/>
                <w:i w:val="0"/>
                <w:sz w:val="22"/>
                <w:szCs w:val="22"/>
              </w:rPr>
            </w:pPr>
            <w:r>
              <w:rPr>
                <w:rFonts w:ascii="Calibri" w:hAnsi="Calibri"/>
                <w:i w:val="0"/>
                <w:sz w:val="22"/>
                <w:szCs w:val="22"/>
              </w:rPr>
              <w:t>La date de position des mouve</w:t>
            </w:r>
            <w:r w:rsidR="00C01475">
              <w:rPr>
                <w:rFonts w:ascii="Calibri" w:hAnsi="Calibri"/>
                <w:i w:val="0"/>
                <w:sz w:val="22"/>
                <w:szCs w:val="22"/>
              </w:rPr>
              <w:t>ments titre sera la date du jour (Date de position = Date métier)</w:t>
            </w:r>
            <w:r w:rsidRPr="002C4602" w:rsidR="00E56AED">
              <w:rPr>
                <w:rFonts w:ascii="Calibri" w:hAnsi="Calibri"/>
                <w:i w:val="0"/>
                <w:sz w:val="22"/>
                <w:szCs w:val="22"/>
              </w:rPr>
              <w:t xml:space="preserve"> car les clients peuvent vendre au pr</w:t>
            </w:r>
            <w:r>
              <w:rPr>
                <w:rFonts w:ascii="Calibri" w:hAnsi="Calibri"/>
                <w:i w:val="0"/>
                <w:sz w:val="22"/>
                <w:szCs w:val="22"/>
              </w:rPr>
              <w:t>emier jour de cotation.</w:t>
            </w:r>
          </w:p>
          <w:p w:rsidRPr="002C4602" w:rsidR="00362F65" w:rsidP="003D34DB" w:rsidRDefault="00362F65" w14:paraId="5B069484" w14:textId="77777777">
            <w:pPr>
              <w:pStyle w:val="Normal1"/>
              <w:numPr>
                <w:ilvl w:val="0"/>
                <w:numId w:val="96"/>
              </w:numPr>
              <w:suppressAutoHyphens/>
              <w:overflowPunct w:val="0"/>
              <w:spacing w:after="200" w:line="100" w:lineRule="atLeast"/>
              <w:jc w:val="both"/>
              <w:rPr>
                <w:rFonts w:ascii="Calibri" w:hAnsi="Calibri"/>
                <w:i w:val="0"/>
                <w:sz w:val="22"/>
                <w:szCs w:val="22"/>
              </w:rPr>
            </w:pPr>
            <w:r>
              <w:rPr>
                <w:rFonts w:ascii="Calibri" w:hAnsi="Calibri"/>
                <w:i w:val="0"/>
                <w:sz w:val="22"/>
                <w:szCs w:val="22"/>
              </w:rPr>
              <w:t>Pour les souscriptions générant des contrats de blocage ou de nantissement, Megara doit bloquer les titres attribués de la date de position des mouvements générés jusqu'à J+1 dénouement des instructions filles.</w:t>
            </w:r>
          </w:p>
          <w:p w:rsidR="00E56AED" w:rsidP="00F91AFF" w:rsidRDefault="00E56AED" w14:paraId="267C7322" w14:textId="77777777">
            <w:pPr>
              <w:pStyle w:val="Normal1"/>
              <w:jc w:val="both"/>
            </w:pPr>
          </w:p>
          <w:p w:rsidRPr="00003D25" w:rsidR="00E56AED" w:rsidP="003D34DB" w:rsidRDefault="00E56AED" w14:paraId="0F599767" w14:textId="77777777">
            <w:pPr>
              <w:pStyle w:val="Normal1"/>
              <w:numPr>
                <w:ilvl w:val="0"/>
                <w:numId w:val="96"/>
              </w:numPr>
              <w:suppressAutoHyphens/>
              <w:overflowPunct w:val="0"/>
              <w:spacing w:after="200" w:line="100" w:lineRule="atLeast"/>
              <w:jc w:val="both"/>
              <w:rPr>
                <w:i w:val="0"/>
              </w:rPr>
            </w:pPr>
            <w:r w:rsidRPr="008A0D0C">
              <w:rPr>
                <w:rFonts w:ascii="Calibri" w:hAnsi="Calibri"/>
                <w:i w:val="0"/>
                <w:sz w:val="22"/>
                <w:szCs w:val="22"/>
              </w:rPr>
              <w:t xml:space="preserve">Le flux espèce devrait être généré avec une date valeur relative à </w:t>
            </w:r>
            <w:r w:rsidRPr="008A0D0C">
              <w:rPr>
                <w:rFonts w:ascii="Calibri" w:hAnsi="Calibri"/>
                <w:i w:val="0"/>
                <w:sz w:val="22"/>
                <w:szCs w:val="22"/>
                <w:u w:val="single"/>
              </w:rPr>
              <w:t>la date de règlement livraison renseignée au niveau de l'annonc</w:t>
            </w:r>
            <w:r w:rsidR="00003D25">
              <w:rPr>
                <w:rFonts w:ascii="Calibri" w:hAnsi="Calibri"/>
                <w:i w:val="0"/>
                <w:sz w:val="22"/>
                <w:szCs w:val="22"/>
                <w:u w:val="single"/>
              </w:rPr>
              <w:t>e</w:t>
            </w:r>
            <w:r w:rsidR="00362F65">
              <w:rPr>
                <w:rFonts w:ascii="Calibri" w:hAnsi="Calibri"/>
                <w:i w:val="0"/>
                <w:sz w:val="22"/>
                <w:szCs w:val="22"/>
                <w:u w:val="single"/>
              </w:rPr>
              <w:t>.</w:t>
            </w:r>
          </w:p>
          <w:p w:rsidR="00003D25" w:rsidP="00003D25" w:rsidRDefault="00003D25" w14:paraId="7B11F8CC" w14:textId="77777777">
            <w:pPr>
              <w:pStyle w:val="ListParagraph"/>
              <w:rPr>
                <w:i/>
              </w:rPr>
            </w:pPr>
          </w:p>
          <w:p w:rsidRPr="00003D25" w:rsidR="00003D25" w:rsidP="003D34DB" w:rsidRDefault="00003D25" w14:paraId="7B8294A7" w14:textId="77777777">
            <w:pPr>
              <w:pStyle w:val="Normal1"/>
              <w:numPr>
                <w:ilvl w:val="0"/>
                <w:numId w:val="96"/>
              </w:numPr>
              <w:suppressAutoHyphens/>
              <w:overflowPunct w:val="0"/>
              <w:spacing w:after="200" w:line="100" w:lineRule="atLeast"/>
              <w:jc w:val="both"/>
              <w:rPr>
                <w:rFonts w:ascii="Calibri" w:hAnsi="Calibri"/>
                <w:i w:val="0"/>
                <w:sz w:val="22"/>
                <w:szCs w:val="22"/>
              </w:rPr>
            </w:pPr>
            <w:r w:rsidRPr="00003D25">
              <w:rPr>
                <w:rFonts w:ascii="Calibri" w:hAnsi="Calibri"/>
                <w:i w:val="0"/>
                <w:sz w:val="22"/>
                <w:szCs w:val="22"/>
              </w:rPr>
              <w:t xml:space="preserve">Pour la gestion de la restitution, le système crédite les comptes clients avec les montants de souscriptions puis les débitent </w:t>
            </w:r>
            <w:r w:rsidR="00DB78C5">
              <w:rPr>
                <w:rFonts w:ascii="Calibri" w:hAnsi="Calibri"/>
                <w:i w:val="0"/>
                <w:sz w:val="22"/>
                <w:szCs w:val="22"/>
              </w:rPr>
              <w:t xml:space="preserve">uniquement par les montants </w:t>
            </w:r>
            <w:r w:rsidRPr="00003D25">
              <w:rPr>
                <w:rFonts w:ascii="Calibri" w:hAnsi="Calibri"/>
                <w:i w:val="0"/>
                <w:sz w:val="22"/>
                <w:szCs w:val="22"/>
              </w:rPr>
              <w:t xml:space="preserve">qui </w:t>
            </w:r>
            <w:r w:rsidRPr="00003D25" w:rsidR="00DB78C5">
              <w:rPr>
                <w:rFonts w:ascii="Calibri" w:hAnsi="Calibri"/>
                <w:i w:val="0"/>
                <w:sz w:val="22"/>
                <w:szCs w:val="22"/>
              </w:rPr>
              <w:t>correspondent</w:t>
            </w:r>
            <w:r w:rsidR="00B94548">
              <w:rPr>
                <w:rFonts w:ascii="Calibri" w:hAnsi="Calibri"/>
                <w:i w:val="0"/>
                <w:sz w:val="22"/>
                <w:szCs w:val="22"/>
              </w:rPr>
              <w:t xml:space="preserve"> aux quantités attribuées, les </w:t>
            </w:r>
            <w:r w:rsidR="00C81952">
              <w:rPr>
                <w:rFonts w:ascii="Calibri" w:hAnsi="Calibri"/>
                <w:i w:val="0"/>
                <w:sz w:val="22"/>
                <w:szCs w:val="22"/>
              </w:rPr>
              <w:t>instruction</w:t>
            </w:r>
            <w:r w:rsidR="00B94548">
              <w:rPr>
                <w:rFonts w:ascii="Calibri" w:hAnsi="Calibri"/>
                <w:i w:val="0"/>
                <w:sz w:val="22"/>
                <w:szCs w:val="22"/>
              </w:rPr>
              <w:t>s filles</w:t>
            </w:r>
            <w:r w:rsidR="00C81952">
              <w:rPr>
                <w:rFonts w:ascii="Calibri" w:hAnsi="Calibri"/>
                <w:i w:val="0"/>
                <w:sz w:val="22"/>
                <w:szCs w:val="22"/>
              </w:rPr>
              <w:t xml:space="preserve"> </w:t>
            </w:r>
            <w:r w:rsidR="00362F65">
              <w:rPr>
                <w:rFonts w:ascii="Calibri" w:hAnsi="Calibri"/>
                <w:i w:val="0"/>
                <w:sz w:val="22"/>
                <w:szCs w:val="22"/>
              </w:rPr>
              <w:t xml:space="preserve">sous les instructions globales </w:t>
            </w:r>
            <w:r w:rsidR="00C81952">
              <w:rPr>
                <w:rFonts w:ascii="Calibri" w:hAnsi="Calibri"/>
                <w:i w:val="0"/>
                <w:sz w:val="22"/>
                <w:szCs w:val="22"/>
              </w:rPr>
              <w:t>ne doi</w:t>
            </w:r>
            <w:r w:rsidR="00362F65">
              <w:rPr>
                <w:rFonts w:ascii="Calibri" w:hAnsi="Calibri"/>
                <w:i w:val="0"/>
                <w:sz w:val="22"/>
                <w:szCs w:val="22"/>
              </w:rPr>
              <w:t>ven</w:t>
            </w:r>
            <w:r w:rsidR="00C81952">
              <w:rPr>
                <w:rFonts w:ascii="Calibri" w:hAnsi="Calibri"/>
                <w:i w:val="0"/>
                <w:sz w:val="22"/>
                <w:szCs w:val="22"/>
              </w:rPr>
              <w:t xml:space="preserve">t pas générer un postage comptable espèce </w:t>
            </w:r>
            <w:r w:rsidR="00362F65">
              <w:rPr>
                <w:rFonts w:ascii="Calibri" w:hAnsi="Calibri"/>
                <w:i w:val="0"/>
                <w:sz w:val="22"/>
                <w:szCs w:val="22"/>
              </w:rPr>
              <w:t>dans MegaCustody.</w:t>
            </w:r>
          </w:p>
          <w:p w:rsidR="00E56AED" w:rsidP="00F91AFF" w:rsidRDefault="00E56AED" w14:paraId="5B8DD642" w14:textId="77777777">
            <w:pPr>
              <w:pStyle w:val="Normal1"/>
              <w:jc w:val="both"/>
            </w:pPr>
          </w:p>
        </w:tc>
      </w:tr>
      <w:tr w:rsidR="00E56AED" w:rsidTr="00F91AFF" w14:paraId="4EB2C28E" w14:textId="77777777">
        <w:trPr>
          <w:cantSplit/>
        </w:trPr>
        <w:tc>
          <w:tcPr>
            <w:tcW w:w="1536" w:type="dxa"/>
            <w:gridSpan w:val="2"/>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18223838" w14:textId="77777777">
            <w:pPr>
              <w:jc w:val="both"/>
            </w:pPr>
            <w:r>
              <w:t>TRT-094-4</w:t>
            </w:r>
          </w:p>
        </w:tc>
        <w:tc>
          <w:tcPr>
            <w:tcW w:w="7715" w:type="dxa"/>
            <w:gridSpan w:val="2"/>
            <w:tcBorders>
              <w:left w:val="single" w:color="000001" w:sz="4" w:space="0"/>
              <w:bottom w:val="single" w:color="000001" w:sz="4" w:space="0"/>
            </w:tcBorders>
            <w:shd w:val="clear" w:color="auto" w:fill="FFFFFF"/>
            <w:tcMar>
              <w:top w:w="0" w:type="dxa"/>
              <w:left w:w="108" w:type="dxa"/>
              <w:bottom w:w="0" w:type="dxa"/>
              <w:right w:w="108" w:type="dxa"/>
            </w:tcMar>
          </w:tcPr>
          <w:p w:rsidRPr="00932359" w:rsidR="00E56AED" w:rsidP="003D34DB" w:rsidRDefault="00E56AED" w14:paraId="73D372D0" w14:textId="77777777">
            <w:pPr>
              <w:pStyle w:val="Normal1"/>
              <w:numPr>
                <w:ilvl w:val="0"/>
                <w:numId w:val="96"/>
              </w:numPr>
              <w:suppressAutoHyphens/>
              <w:overflowPunct w:val="0"/>
              <w:spacing w:after="200" w:line="100" w:lineRule="atLeast"/>
              <w:jc w:val="both"/>
            </w:pPr>
            <w:r>
              <w:rPr>
                <w:rFonts w:ascii="Calibri" w:hAnsi="Calibri"/>
                <w:i w:val="0"/>
                <w:sz w:val="22"/>
                <w:szCs w:val="22"/>
              </w:rPr>
              <w:t>Il est possibl</w:t>
            </w:r>
            <w:r w:rsidR="00932359">
              <w:rPr>
                <w:rFonts w:ascii="Calibri" w:hAnsi="Calibri"/>
                <w:i w:val="0"/>
                <w:sz w:val="22"/>
                <w:szCs w:val="22"/>
              </w:rPr>
              <w:t xml:space="preserve">e de consulter les instructions globales de </w:t>
            </w:r>
            <w:r>
              <w:rPr>
                <w:rFonts w:ascii="Calibri" w:hAnsi="Calibri"/>
                <w:i w:val="0"/>
                <w:sz w:val="22"/>
                <w:szCs w:val="22"/>
              </w:rPr>
              <w:t>R/L dans le Module MegaCustody avec la référence de l'ordre  générée depuis MegaTrade.</w:t>
            </w:r>
          </w:p>
          <w:p w:rsidRPr="00A736C4" w:rsidR="00932359" w:rsidP="003D34DB" w:rsidRDefault="00932359" w14:paraId="11E897CB" w14:textId="77777777">
            <w:pPr>
              <w:pStyle w:val="Normal1"/>
              <w:numPr>
                <w:ilvl w:val="0"/>
                <w:numId w:val="96"/>
              </w:numPr>
              <w:suppressAutoHyphens/>
              <w:overflowPunct w:val="0"/>
              <w:spacing w:after="200" w:line="100" w:lineRule="atLeast"/>
              <w:jc w:val="both"/>
            </w:pPr>
            <w:r>
              <w:rPr>
                <w:rFonts w:ascii="Calibri" w:hAnsi="Calibri"/>
                <w:i w:val="0"/>
                <w:sz w:val="22"/>
                <w:szCs w:val="22"/>
              </w:rPr>
              <w:t xml:space="preserve">Tant qu’il y aura deux carnets de collecte, le système va générer une </w:t>
            </w:r>
            <w:r w:rsidR="006A3E0D">
              <w:rPr>
                <w:rFonts w:ascii="Calibri" w:hAnsi="Calibri"/>
                <w:i w:val="0"/>
                <w:sz w:val="22"/>
                <w:szCs w:val="22"/>
              </w:rPr>
              <w:t>instruction globale</w:t>
            </w:r>
            <w:r>
              <w:rPr>
                <w:rFonts w:ascii="Calibri" w:hAnsi="Calibri"/>
                <w:i w:val="0"/>
                <w:sz w:val="22"/>
                <w:szCs w:val="22"/>
              </w:rPr>
              <w:t xml:space="preserve"> par collecteurs contenant les instructions filles de chaque ordre. (un carnet AWB, et un Carnet WB)</w:t>
            </w:r>
          </w:p>
          <w:p w:rsidR="00A736C4" w:rsidP="003D34DB" w:rsidRDefault="00A736C4" w14:paraId="2313EE89" w14:textId="77777777">
            <w:pPr>
              <w:pStyle w:val="Normal1"/>
              <w:numPr>
                <w:ilvl w:val="0"/>
                <w:numId w:val="96"/>
              </w:numPr>
              <w:suppressAutoHyphens/>
              <w:overflowPunct w:val="0"/>
              <w:spacing w:after="200" w:line="100" w:lineRule="atLeast"/>
              <w:jc w:val="both"/>
            </w:pPr>
            <w:r>
              <w:rPr>
                <w:rFonts w:ascii="Calibri" w:hAnsi="Calibri"/>
                <w:i w:val="0"/>
                <w:sz w:val="22"/>
                <w:szCs w:val="22"/>
              </w:rPr>
              <w:t>La consolidation des ordres OPV se fera au niveau de MegaCustody pour recevoir un AOE global pour dénouement.</w:t>
            </w:r>
          </w:p>
        </w:tc>
      </w:tr>
    </w:tbl>
    <w:p w:rsidR="00E56AED" w:rsidP="00AC03F5" w:rsidRDefault="00E56AED" w14:paraId="3ADE91AF" w14:textId="77777777"/>
    <w:p w:rsidR="00E56AED" w:rsidP="002F5C7D" w:rsidRDefault="00E56AED" w14:paraId="0787C716" w14:textId="77777777">
      <w:pPr>
        <w:jc w:val="both"/>
      </w:pPr>
    </w:p>
    <w:p w:rsidRPr="001A3484" w:rsidR="00E56AED" w:rsidP="002F5C7D" w:rsidRDefault="00E56AED" w14:paraId="7EED48AB" w14:textId="77777777">
      <w:pPr>
        <w:jc w:val="both"/>
      </w:pPr>
    </w:p>
    <w:p w:rsidR="00E56AED" w:rsidP="003D34DB" w:rsidRDefault="00E56AED" w14:paraId="7009B25E" w14:textId="77777777">
      <w:pPr>
        <w:pStyle w:val="Style3"/>
        <w:numPr>
          <w:ilvl w:val="2"/>
          <w:numId w:val="3"/>
        </w:numPr>
        <w:jc w:val="both"/>
        <w:rPr>
          <w:color w:val="999999"/>
        </w:rPr>
      </w:pPr>
      <w:bookmarkStart w:name="_Toc409973756" w:id="329"/>
      <w:r>
        <w:rPr>
          <w:color w:val="999999"/>
        </w:rPr>
        <w:t>Messages d’erreur</w:t>
      </w:r>
      <w:bookmarkEnd w:id="329"/>
    </w:p>
    <w:p w:rsidR="00E56AED" w:rsidP="0091661A" w:rsidRDefault="00E56AED" w14:paraId="3F0CAFDE" w14:textId="77777777">
      <w:pPr>
        <w:pStyle w:val="Paragraphedeliste1"/>
        <w:numPr>
          <w:ilvl w:val="0"/>
          <w:numId w:val="4"/>
        </w:numPr>
        <w:spacing w:before="240" w:after="240" w:line="100" w:lineRule="atLeast"/>
        <w:jc w:val="both"/>
      </w:pPr>
      <w:r>
        <w:t>Identifier et lister les messages d’erreur spécifiques à ce CUF.</w:t>
      </w:r>
    </w:p>
    <w:tbl>
      <w:tblPr>
        <w:tblW w:w="0" w:type="auto"/>
        <w:tblInd w:w="108" w:type="dxa"/>
        <w:tblLayout w:type="fixed"/>
        <w:tblLook w:val="0000" w:firstRow="0" w:lastRow="0" w:firstColumn="0" w:lastColumn="0" w:noHBand="0" w:noVBand="0"/>
      </w:tblPr>
      <w:tblGrid>
        <w:gridCol w:w="1505"/>
        <w:gridCol w:w="7718"/>
      </w:tblGrid>
      <w:tr w:rsidRPr="00237864" w:rsidR="00E56AED" w:rsidTr="00D02273" w14:paraId="6292CAA3" w14:textId="77777777">
        <w:trPr>
          <w:tblHeader/>
        </w:trPr>
        <w:tc>
          <w:tcPr>
            <w:tcW w:w="1505"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91661A" w:rsidRDefault="00E56AED" w14:paraId="64C3AAE4" w14:textId="77777777">
            <w:pPr>
              <w:numPr>
                <w:ilvl w:val="0"/>
                <w:numId w:val="4"/>
              </w:numPr>
              <w:tabs>
                <w:tab w:val="left" w:pos="708"/>
              </w:tabs>
              <w:suppressAutoHyphens/>
              <w:jc w:val="both"/>
              <w:rPr>
                <w:b/>
              </w:rPr>
            </w:pPr>
            <w:r w:rsidRPr="00237864">
              <w:rPr>
                <w:b/>
              </w:rPr>
              <w:t>Réf.</w:t>
            </w:r>
          </w:p>
        </w:tc>
        <w:tc>
          <w:tcPr>
            <w:tcW w:w="7718"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91661A" w:rsidRDefault="00E56AED" w14:paraId="417FE577" w14:textId="77777777">
            <w:pPr>
              <w:numPr>
                <w:ilvl w:val="0"/>
                <w:numId w:val="4"/>
              </w:numPr>
              <w:tabs>
                <w:tab w:val="left" w:pos="708"/>
              </w:tabs>
              <w:suppressAutoHyphens/>
              <w:jc w:val="both"/>
              <w:rPr>
                <w:b/>
              </w:rPr>
            </w:pPr>
            <w:r w:rsidRPr="00237864">
              <w:rPr>
                <w:b/>
              </w:rPr>
              <w:t>Description</w:t>
            </w:r>
          </w:p>
        </w:tc>
      </w:tr>
      <w:tr w:rsidRPr="00237864" w:rsidR="00E56AED" w:rsidTr="00D02273" w14:paraId="59AE11F6" w14:textId="77777777">
        <w:tc>
          <w:tcPr>
            <w:tcW w:w="150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91661A" w:rsidRDefault="00E56AED" w14:paraId="3474C933" w14:textId="77777777">
            <w:pPr>
              <w:numPr>
                <w:ilvl w:val="0"/>
                <w:numId w:val="4"/>
              </w:numPr>
              <w:tabs>
                <w:tab w:val="left" w:pos="708"/>
              </w:tabs>
              <w:suppressAutoHyphens/>
              <w:jc w:val="both"/>
            </w:pPr>
            <w:r w:rsidRPr="00237864">
              <w:t>ERR-GEN-1</w:t>
            </w:r>
          </w:p>
        </w:tc>
        <w:tc>
          <w:tcPr>
            <w:tcW w:w="7718" w:type="dxa"/>
            <w:tcBorders>
              <w:top w:val="single" w:color="000000" w:sz="4" w:space="0"/>
              <w:left w:val="single" w:color="000000" w:sz="4" w:space="0"/>
              <w:bottom w:val="single" w:color="000000" w:sz="4" w:space="0"/>
              <w:right w:val="single" w:color="000000" w:sz="4" w:space="0"/>
            </w:tcBorders>
            <w:shd w:val="clear" w:color="auto" w:fill="FFFFFF"/>
          </w:tcPr>
          <w:p w:rsidR="00E56AED" w:rsidP="0091661A" w:rsidRDefault="00E56AED" w14:paraId="7F577846" w14:textId="77777777">
            <w:pPr>
              <w:pStyle w:val="Normal1"/>
              <w:numPr>
                <w:ilvl w:val="0"/>
                <w:numId w:val="4"/>
              </w:numPr>
              <w:tabs>
                <w:tab w:val="left" w:pos="708"/>
              </w:tabs>
              <w:suppressAutoHyphens/>
              <w:spacing w:line="100" w:lineRule="atLeast"/>
              <w:jc w:val="both"/>
            </w:pPr>
          </w:p>
        </w:tc>
      </w:tr>
    </w:tbl>
    <w:p w:rsidR="00E56AED" w:rsidP="002F5C7D" w:rsidRDefault="00E56AED" w14:paraId="05F3E004" w14:textId="77777777">
      <w:pPr>
        <w:spacing w:before="60" w:line="100" w:lineRule="atLeast"/>
        <w:jc w:val="both"/>
        <w:rPr>
          <w:i/>
          <w:color w:val="999999"/>
          <w:sz w:val="20"/>
          <w:szCs w:val="20"/>
        </w:rPr>
      </w:pPr>
      <w:r>
        <w:rPr>
          <w:i/>
          <w:color w:val="999999"/>
          <w:sz w:val="20"/>
          <w:szCs w:val="20"/>
        </w:rPr>
        <w:t>XXX = Trigramme spécifique à ce cas d’utilisation</w:t>
      </w:r>
    </w:p>
    <w:p w:rsidR="00E56AED" w:rsidP="002F5C7D" w:rsidRDefault="00E56AED" w14:paraId="77E59E2A" w14:textId="77777777">
      <w:pPr>
        <w:spacing w:before="60" w:line="100" w:lineRule="atLeast"/>
        <w:jc w:val="both"/>
        <w:rPr>
          <w:i/>
          <w:color w:val="999999"/>
          <w:sz w:val="20"/>
          <w:szCs w:val="20"/>
        </w:rPr>
      </w:pPr>
    </w:p>
    <w:p w:rsidR="00E56AED" w:rsidP="003D34DB" w:rsidRDefault="00E56AED" w14:paraId="3EF1B19C" w14:textId="77777777">
      <w:pPr>
        <w:pStyle w:val="Style1"/>
        <w:numPr>
          <w:ilvl w:val="0"/>
          <w:numId w:val="3"/>
        </w:numPr>
      </w:pPr>
      <w:bookmarkStart w:name="_Toc409973757" w:id="330"/>
      <w:r>
        <w:t>Description des écrans</w:t>
      </w:r>
      <w:bookmarkEnd w:id="330"/>
    </w:p>
    <w:p w:rsidR="00E56AED" w:rsidP="003D34DB" w:rsidRDefault="00E56AED" w14:paraId="59378D5B" w14:textId="77777777">
      <w:pPr>
        <w:pStyle w:val="Style2"/>
        <w:numPr>
          <w:ilvl w:val="1"/>
          <w:numId w:val="3"/>
        </w:numPr>
        <w:jc w:val="both"/>
      </w:pPr>
      <w:bookmarkStart w:name="_Toc545153911" w:id="331"/>
      <w:bookmarkStart w:name="_Toc409973758" w:id="332"/>
      <w:bookmarkEnd w:id="331"/>
      <w:r>
        <w:t>Diagramme de navigation</w:t>
      </w:r>
      <w:bookmarkEnd w:id="332"/>
    </w:p>
    <w:p w:rsidR="00E56AED" w:rsidP="0091661A" w:rsidRDefault="00E56AED" w14:paraId="4336B42D" w14:textId="77777777">
      <w:pPr>
        <w:pStyle w:val="Paragraphedeliste1"/>
        <w:numPr>
          <w:ilvl w:val="0"/>
          <w:numId w:val="4"/>
        </w:numPr>
        <w:spacing w:before="240" w:line="100" w:lineRule="atLeast"/>
        <w:ind w:right="142" w:firstLine="0"/>
        <w:jc w:val="both"/>
      </w:pPr>
      <w:r>
        <w:t>Ecran de saisie principale de l'OPV</w:t>
      </w:r>
    </w:p>
    <w:p w:rsidR="00E56AED" w:rsidP="0091661A" w:rsidRDefault="00E56AED" w14:paraId="24AAED34" w14:textId="77777777">
      <w:pPr>
        <w:pStyle w:val="Paragraphedeliste1"/>
        <w:numPr>
          <w:ilvl w:val="0"/>
          <w:numId w:val="4"/>
        </w:numPr>
        <w:spacing w:before="240" w:line="100" w:lineRule="atLeast"/>
        <w:ind w:right="142" w:firstLine="0"/>
        <w:jc w:val="both"/>
      </w:pPr>
      <w:r>
        <w:t>Ecrans annexes : MSP et Co-Chef de file (Facultatif).</w:t>
      </w:r>
    </w:p>
    <w:p w:rsidR="00E56AED" w:rsidP="0091661A" w:rsidRDefault="00E56AED" w14:paraId="4C5AA8F9" w14:textId="77777777">
      <w:pPr>
        <w:pStyle w:val="Paragraphedeliste1"/>
        <w:numPr>
          <w:ilvl w:val="0"/>
          <w:numId w:val="4"/>
        </w:numPr>
        <w:spacing w:before="240" w:line="100" w:lineRule="atLeast"/>
        <w:ind w:right="142" w:firstLine="0"/>
        <w:jc w:val="both"/>
      </w:pPr>
      <w:r>
        <w:t>Ecran annexe : Catégorie d'agent économique (Facultatif).</w:t>
      </w:r>
    </w:p>
    <w:p w:rsidR="00E56AED" w:rsidP="0091661A" w:rsidRDefault="00E56AED" w14:paraId="4D11446E" w14:textId="77777777">
      <w:pPr>
        <w:pStyle w:val="Paragraphedeliste1"/>
        <w:numPr>
          <w:ilvl w:val="0"/>
          <w:numId w:val="4"/>
        </w:numPr>
        <w:spacing w:before="240" w:line="100" w:lineRule="atLeast"/>
        <w:ind w:right="142" w:firstLine="0"/>
        <w:jc w:val="both"/>
      </w:pPr>
      <w:r>
        <w:t>Ecran annexe : Documentation (Obligatoire)</w:t>
      </w:r>
    </w:p>
    <w:p w:rsidR="00E56AED" w:rsidP="0091661A" w:rsidRDefault="00E56AED" w14:paraId="2A7AFFFC" w14:textId="77777777">
      <w:pPr>
        <w:pStyle w:val="Paragraphedeliste1"/>
        <w:numPr>
          <w:ilvl w:val="0"/>
          <w:numId w:val="4"/>
        </w:numPr>
        <w:spacing w:before="240" w:line="100" w:lineRule="atLeast"/>
        <w:ind w:right="142" w:firstLine="0"/>
        <w:jc w:val="both"/>
      </w:pPr>
      <w:r>
        <w:t>Ecran annexe : Tranche de souscription (Obligatoire)</w:t>
      </w:r>
    </w:p>
    <w:p w:rsidR="00E56AED" w:rsidP="002F5C7D" w:rsidRDefault="00E56AED" w14:paraId="4BBB4016" w14:textId="77777777">
      <w:pPr>
        <w:jc w:val="both"/>
      </w:pPr>
    </w:p>
    <w:p w:rsidR="00E56AED" w:rsidP="003D34DB" w:rsidRDefault="00E56AED" w14:paraId="69966827" w14:textId="77777777">
      <w:pPr>
        <w:pStyle w:val="Style2"/>
        <w:numPr>
          <w:ilvl w:val="1"/>
          <w:numId w:val="3"/>
        </w:numPr>
        <w:jc w:val="both"/>
      </w:pPr>
      <w:bookmarkStart w:name="_Toc409973759" w:id="333"/>
      <w:r>
        <w:t>Description de l’écran &lt;Saisie d'une Offre publique de vente&gt;</w:t>
      </w:r>
      <w:bookmarkEnd w:id="333"/>
    </w:p>
    <w:p w:rsidR="00E56AED" w:rsidP="003D34DB" w:rsidRDefault="00E56AED" w14:paraId="4A268A0B" w14:textId="77777777">
      <w:pPr>
        <w:pStyle w:val="Style3"/>
        <w:numPr>
          <w:ilvl w:val="2"/>
          <w:numId w:val="3"/>
        </w:numPr>
        <w:jc w:val="both"/>
      </w:pPr>
      <w:bookmarkStart w:name="_Toc409973760" w:id="334"/>
      <w:r>
        <w:t>Maquette de l’écran &lt;Saisie d'une offre publique de Vente&gt;</w:t>
      </w:r>
      <w:bookmarkEnd w:id="334"/>
    </w:p>
    <w:p w:rsidR="00E56AED" w:rsidP="002F5C7D" w:rsidRDefault="00E56AED" w14:paraId="438A94B9" w14:textId="77777777">
      <w:pPr>
        <w:pStyle w:val="Paragraphedeliste1"/>
        <w:spacing w:line="100" w:lineRule="atLeast"/>
        <w:jc w:val="both"/>
      </w:pPr>
    </w:p>
    <w:p w:rsidR="00E56AED" w:rsidP="002C4602" w:rsidRDefault="00E56AED" w14:paraId="3678570C" w14:textId="77777777">
      <w:pPr>
        <w:pStyle w:val="Paragraphedeliste1"/>
        <w:numPr>
          <w:ilvl w:val="0"/>
          <w:numId w:val="81"/>
        </w:numPr>
        <w:spacing w:line="100" w:lineRule="atLeast"/>
        <w:jc w:val="both"/>
      </w:pPr>
      <w:r>
        <w:t>Maquette de saisie principale :</w:t>
      </w:r>
    </w:p>
    <w:p w:rsidR="00E56AED" w:rsidP="002C4602" w:rsidRDefault="00E56AED" w14:paraId="41B03908" w14:textId="77777777">
      <w:pPr>
        <w:pStyle w:val="Paragraphedeliste1"/>
        <w:tabs>
          <w:tab w:val="clear" w:pos="708"/>
        </w:tabs>
        <w:spacing w:line="100" w:lineRule="atLeast"/>
        <w:ind w:left="360"/>
        <w:jc w:val="both"/>
      </w:pPr>
    </w:p>
    <w:p w:rsidR="00E56AED" w:rsidP="00C81952" w:rsidRDefault="007936E1" w14:paraId="2088C14C" w14:textId="77777777">
      <w:pPr>
        <w:pStyle w:val="Paragraphedeliste1"/>
        <w:tabs>
          <w:tab w:val="clear" w:pos="708"/>
        </w:tabs>
        <w:spacing w:line="100" w:lineRule="atLeast"/>
        <w:ind w:hanging="720"/>
      </w:pPr>
      <w:r>
        <w:rPr>
          <w:noProof/>
          <w:lang w:eastAsia="fr-FR"/>
        </w:rPr>
        <w:drawing>
          <wp:inline distT="0" distB="0" distL="0" distR="0" wp14:anchorId="492AEF93" wp14:editId="0F35B24C">
            <wp:extent cx="6205904" cy="1827866"/>
            <wp:effectExtent l="19050" t="0" r="4396"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srcRect/>
                    <a:stretch>
                      <a:fillRect/>
                    </a:stretch>
                  </pic:blipFill>
                  <pic:spPr bwMode="auto">
                    <a:xfrm>
                      <a:off x="0" y="0"/>
                      <a:ext cx="6209077" cy="1828800"/>
                    </a:xfrm>
                    <a:prstGeom prst="rect">
                      <a:avLst/>
                    </a:prstGeom>
                    <a:noFill/>
                    <a:ln w="9525">
                      <a:noFill/>
                      <a:miter lim="800000"/>
                      <a:headEnd/>
                      <a:tailEnd/>
                    </a:ln>
                  </pic:spPr>
                </pic:pic>
              </a:graphicData>
            </a:graphic>
          </wp:inline>
        </w:drawing>
      </w:r>
    </w:p>
    <w:p w:rsidR="00E56AED" w:rsidP="00B17305" w:rsidRDefault="00E56AED" w14:paraId="396C4ED6" w14:textId="77777777">
      <w:pPr>
        <w:pStyle w:val="Paragraphedeliste1"/>
        <w:spacing w:line="100" w:lineRule="atLeast"/>
        <w:ind w:left="0"/>
        <w:jc w:val="both"/>
      </w:pPr>
    </w:p>
    <w:p w:rsidR="00E56AED" w:rsidP="002F5C7D" w:rsidRDefault="00E56AED" w14:paraId="0B193380" w14:textId="77777777">
      <w:pPr>
        <w:jc w:val="both"/>
      </w:pPr>
    </w:p>
    <w:p w:rsidR="00E56AED" w:rsidP="002F5C7D" w:rsidRDefault="007936E1" w14:paraId="60D95B1D" w14:textId="77777777">
      <w:pPr>
        <w:jc w:val="both"/>
      </w:pPr>
      <w:r>
        <w:rPr>
          <w:noProof/>
          <w:lang w:eastAsia="fr-FR"/>
        </w:rPr>
        <w:drawing>
          <wp:anchor distT="0" distB="0" distL="0" distR="0" simplePos="0" relativeHeight="15" behindDoc="0" locked="0" layoutInCell="1" allowOverlap="1" wp14:anchorId="1A05C38F" wp14:editId="6A2C1665">
            <wp:simplePos x="0" y="0"/>
            <wp:positionH relativeFrom="column">
              <wp:posOffset>0</wp:posOffset>
            </wp:positionH>
            <wp:positionV relativeFrom="paragraph">
              <wp:posOffset>0</wp:posOffset>
            </wp:positionV>
            <wp:extent cx="6330950" cy="704850"/>
            <wp:effectExtent l="19050" t="0" r="0" b="0"/>
            <wp:wrapSquare wrapText="largest"/>
            <wp:docPr id="21"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2"/>
                    <pic:cNvPicPr>
                      <a:picLocks noChangeAspect="1" noChangeArrowheads="1"/>
                    </pic:cNvPicPr>
                  </pic:nvPicPr>
                  <pic:blipFill>
                    <a:blip r:embed="rId36"/>
                    <a:srcRect/>
                    <a:stretch>
                      <a:fillRect/>
                    </a:stretch>
                  </pic:blipFill>
                  <pic:spPr bwMode="auto">
                    <a:xfrm>
                      <a:off x="0" y="0"/>
                      <a:ext cx="6330950" cy="704850"/>
                    </a:xfrm>
                    <a:prstGeom prst="rect">
                      <a:avLst/>
                    </a:prstGeom>
                    <a:solidFill>
                      <a:srgbClr val="FFFFFF"/>
                    </a:solidFill>
                  </pic:spPr>
                </pic:pic>
              </a:graphicData>
            </a:graphic>
          </wp:anchor>
        </w:drawing>
      </w:r>
    </w:p>
    <w:p w:rsidR="00E56AED" w:rsidP="002F5C7D" w:rsidRDefault="007936E1" w14:paraId="0D89486C" w14:textId="77777777">
      <w:pPr>
        <w:jc w:val="both"/>
      </w:pPr>
      <w:r>
        <w:rPr>
          <w:noProof/>
          <w:lang w:eastAsia="fr-FR"/>
        </w:rPr>
        <w:drawing>
          <wp:anchor distT="0" distB="0" distL="0" distR="0" simplePos="0" relativeHeight="16" behindDoc="0" locked="0" layoutInCell="1" allowOverlap="1" wp14:anchorId="38640B8A" wp14:editId="711B87B8">
            <wp:simplePos x="0" y="0"/>
            <wp:positionH relativeFrom="column">
              <wp:posOffset>0</wp:posOffset>
            </wp:positionH>
            <wp:positionV relativeFrom="paragraph">
              <wp:posOffset>0</wp:posOffset>
            </wp:positionV>
            <wp:extent cx="6330950" cy="1501140"/>
            <wp:effectExtent l="19050" t="0" r="0" b="0"/>
            <wp:wrapSquare wrapText="largest"/>
            <wp:docPr id="22"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1"/>
                    <pic:cNvPicPr>
                      <a:picLocks noChangeAspect="1" noChangeArrowheads="1"/>
                    </pic:cNvPicPr>
                  </pic:nvPicPr>
                  <pic:blipFill>
                    <a:blip r:embed="rId37"/>
                    <a:srcRect/>
                    <a:stretch>
                      <a:fillRect/>
                    </a:stretch>
                  </pic:blipFill>
                  <pic:spPr bwMode="auto">
                    <a:xfrm>
                      <a:off x="0" y="0"/>
                      <a:ext cx="6330950" cy="1501140"/>
                    </a:xfrm>
                    <a:prstGeom prst="rect">
                      <a:avLst/>
                    </a:prstGeom>
                    <a:solidFill>
                      <a:srgbClr val="FFFFFF"/>
                    </a:solidFill>
                  </pic:spPr>
                </pic:pic>
              </a:graphicData>
            </a:graphic>
          </wp:anchor>
        </w:drawing>
      </w:r>
    </w:p>
    <w:p w:rsidR="00E56AED" w:rsidP="002F5C7D" w:rsidRDefault="00E56AED" w14:paraId="66AC0563" w14:textId="77777777">
      <w:pPr>
        <w:jc w:val="both"/>
      </w:pPr>
      <w:r>
        <w:t>Tranche de souscription :</w:t>
      </w:r>
    </w:p>
    <w:p w:rsidR="00E56AED" w:rsidP="002F5C7D" w:rsidRDefault="00E56AED" w14:paraId="7057A2F8" w14:textId="77777777">
      <w:pPr>
        <w:jc w:val="both"/>
      </w:pPr>
    </w:p>
    <w:p w:rsidR="00E56AED" w:rsidP="002F5C7D" w:rsidRDefault="00C81952" w14:paraId="6D13F588" w14:textId="77777777">
      <w:pPr>
        <w:jc w:val="both"/>
      </w:pPr>
      <w:r>
        <w:rPr>
          <w:i/>
          <w:noProof/>
          <w:color w:val="999999"/>
          <w:sz w:val="20"/>
          <w:szCs w:val="20"/>
          <w:lang w:eastAsia="fr-FR"/>
        </w:rPr>
        <w:drawing>
          <wp:inline distT="0" distB="0" distL="0" distR="0" wp14:anchorId="48328ED6" wp14:editId="569E7E49">
            <wp:extent cx="5667375" cy="1628775"/>
            <wp:effectExtent l="19050" t="0" r="9525" b="0"/>
            <wp:docPr id="4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srcRect/>
                    <a:stretch>
                      <a:fillRect/>
                    </a:stretch>
                  </pic:blipFill>
                  <pic:spPr bwMode="auto">
                    <a:xfrm>
                      <a:off x="0" y="0"/>
                      <a:ext cx="5667375" cy="1628775"/>
                    </a:xfrm>
                    <a:prstGeom prst="rect">
                      <a:avLst/>
                    </a:prstGeom>
                    <a:noFill/>
                    <a:ln w="9525">
                      <a:noFill/>
                      <a:miter lim="800000"/>
                      <a:headEnd/>
                      <a:tailEnd/>
                    </a:ln>
                  </pic:spPr>
                </pic:pic>
              </a:graphicData>
            </a:graphic>
          </wp:inline>
        </w:drawing>
      </w:r>
    </w:p>
    <w:p w:rsidR="00E56AED" w:rsidP="002F5C7D" w:rsidRDefault="00E56AED" w14:paraId="31BF62E9" w14:textId="77777777">
      <w:pPr>
        <w:spacing w:before="60" w:line="100" w:lineRule="atLeast"/>
        <w:jc w:val="both"/>
        <w:rPr>
          <w:i/>
          <w:color w:val="999999"/>
          <w:sz w:val="20"/>
          <w:szCs w:val="20"/>
        </w:rPr>
      </w:pPr>
    </w:p>
    <w:p w:rsidR="00E56AED" w:rsidP="002F5C7D" w:rsidRDefault="00E56AED" w14:paraId="16424BE7" w14:textId="77777777">
      <w:pPr>
        <w:spacing w:before="60" w:line="100" w:lineRule="atLeast"/>
        <w:jc w:val="both"/>
        <w:rPr>
          <w:i/>
          <w:color w:val="999999"/>
          <w:sz w:val="20"/>
          <w:szCs w:val="20"/>
        </w:rPr>
      </w:pPr>
    </w:p>
    <w:p w:rsidR="00E56AED" w:rsidP="002F5C7D" w:rsidRDefault="00E56AED" w14:paraId="0866ACCC" w14:textId="77777777">
      <w:pPr>
        <w:spacing w:before="60" w:line="100" w:lineRule="atLeast"/>
        <w:jc w:val="both"/>
        <w:rPr>
          <w:i/>
          <w:color w:val="999999"/>
          <w:sz w:val="20"/>
          <w:szCs w:val="20"/>
        </w:rPr>
      </w:pPr>
    </w:p>
    <w:p w:rsidR="00E56AED" w:rsidP="002F5C7D" w:rsidRDefault="00E56AED" w14:paraId="65FFB359" w14:textId="77777777">
      <w:pPr>
        <w:spacing w:before="60" w:line="100" w:lineRule="atLeast"/>
        <w:jc w:val="both"/>
        <w:rPr>
          <w:i/>
          <w:color w:val="999999"/>
          <w:sz w:val="20"/>
          <w:szCs w:val="20"/>
        </w:rPr>
      </w:pPr>
    </w:p>
    <w:p w:rsidR="00E56AED" w:rsidP="002F5C7D" w:rsidRDefault="00E56AED" w14:paraId="1D9041BD" w14:textId="77777777">
      <w:pPr>
        <w:spacing w:before="60" w:line="100" w:lineRule="atLeast"/>
        <w:jc w:val="both"/>
        <w:rPr>
          <w:i/>
          <w:color w:val="999999"/>
          <w:sz w:val="20"/>
          <w:szCs w:val="20"/>
        </w:rPr>
      </w:pPr>
    </w:p>
    <w:p w:rsidR="00E56AED" w:rsidP="002F5C7D" w:rsidRDefault="00E56AED" w14:paraId="4236B26C" w14:textId="77777777">
      <w:pPr>
        <w:spacing w:before="60" w:line="100" w:lineRule="atLeast"/>
        <w:jc w:val="both"/>
        <w:rPr>
          <w:i/>
          <w:color w:val="999999"/>
          <w:sz w:val="20"/>
          <w:szCs w:val="20"/>
        </w:rPr>
      </w:pPr>
    </w:p>
    <w:p w:rsidR="00E56AED" w:rsidP="003D34DB" w:rsidRDefault="00E56AED" w14:paraId="4767AD01" w14:textId="77777777">
      <w:pPr>
        <w:pStyle w:val="Style3"/>
        <w:numPr>
          <w:ilvl w:val="2"/>
          <w:numId w:val="3"/>
        </w:numPr>
        <w:jc w:val="both"/>
      </w:pPr>
      <w:bookmarkStart w:name="_Toc409973761" w:id="335"/>
      <w:r>
        <w:t>Typologie des données manipulées</w:t>
      </w:r>
      <w:bookmarkEnd w:id="335"/>
    </w:p>
    <w:p w:rsidR="00E56AED" w:rsidP="0091661A" w:rsidRDefault="00E56AED" w14:paraId="6F64DC0C" w14:textId="77777777">
      <w:pPr>
        <w:pStyle w:val="Paragraphedeliste1"/>
        <w:numPr>
          <w:ilvl w:val="0"/>
          <w:numId w:val="4"/>
        </w:numPr>
        <w:spacing w:before="240" w:after="240" w:line="100" w:lineRule="atLeast"/>
        <w:ind w:right="142" w:firstLine="0"/>
        <w:jc w:val="both"/>
      </w:pPr>
      <w:r>
        <w:t>Ci joint la liste des champs à saisir lors de la création de l'annonce OPV</w:t>
      </w:r>
    </w:p>
    <w:tbl>
      <w:tblPr>
        <w:tblW w:w="9600" w:type="dxa"/>
        <w:tblLayout w:type="fixed"/>
        <w:tblLook w:val="0000" w:firstRow="0" w:lastRow="0" w:firstColumn="0" w:lastColumn="0" w:noHBand="0" w:noVBand="0"/>
      </w:tblPr>
      <w:tblGrid>
        <w:gridCol w:w="1676"/>
        <w:gridCol w:w="799"/>
        <w:gridCol w:w="1259"/>
        <w:gridCol w:w="2170"/>
        <w:gridCol w:w="1124"/>
        <w:gridCol w:w="2572"/>
      </w:tblGrid>
      <w:tr w:rsidRPr="00237864" w:rsidR="00E56AED" w:rsidTr="00E34A0C" w14:paraId="2E90B5C0" w14:textId="77777777">
        <w:trPr>
          <w:trHeight w:val="623"/>
        </w:trPr>
        <w:tc>
          <w:tcPr>
            <w:tcW w:w="1676"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0B5AACA7" w14:textId="77777777">
            <w:pPr>
              <w:jc w:val="both"/>
              <w:rPr>
                <w:b/>
                <w:bCs/>
              </w:rPr>
            </w:pPr>
            <w:r w:rsidRPr="00237864">
              <w:rPr>
                <w:b/>
                <w:bCs/>
              </w:rPr>
              <w:t>Champ</w:t>
            </w:r>
          </w:p>
        </w:tc>
        <w:tc>
          <w:tcPr>
            <w:tcW w:w="799"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309E328C" w14:textId="77777777">
            <w:pPr>
              <w:jc w:val="both"/>
              <w:rPr>
                <w:b/>
                <w:bCs/>
              </w:rPr>
            </w:pPr>
            <w:r w:rsidRPr="00237864">
              <w:rPr>
                <w:b/>
                <w:bCs/>
              </w:rPr>
              <w:t>Etiquette</w:t>
            </w:r>
          </w:p>
        </w:tc>
        <w:tc>
          <w:tcPr>
            <w:tcW w:w="1259"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40060152" w14:textId="77777777">
            <w:pPr>
              <w:jc w:val="both"/>
              <w:rPr>
                <w:b/>
                <w:bCs/>
              </w:rPr>
            </w:pPr>
            <w:r w:rsidRPr="00237864">
              <w:rPr>
                <w:b/>
                <w:bCs/>
              </w:rPr>
              <w:t>Type de champ</w:t>
            </w:r>
          </w:p>
        </w:tc>
        <w:tc>
          <w:tcPr>
            <w:tcW w:w="2170"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416D862C" w14:textId="77777777">
            <w:pPr>
              <w:jc w:val="both"/>
              <w:rPr>
                <w:b/>
                <w:bCs/>
              </w:rPr>
            </w:pPr>
            <w:r w:rsidRPr="00237864">
              <w:rPr>
                <w:b/>
                <w:bCs/>
              </w:rPr>
              <w:t>Type de donnée manipulée</w:t>
            </w:r>
          </w:p>
        </w:tc>
        <w:tc>
          <w:tcPr>
            <w:tcW w:w="1124"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21C12898" w14:textId="77777777">
            <w:pPr>
              <w:jc w:val="both"/>
              <w:rPr>
                <w:b/>
                <w:bCs/>
              </w:rPr>
            </w:pPr>
            <w:r w:rsidRPr="00237864">
              <w:rPr>
                <w:b/>
                <w:bCs/>
              </w:rPr>
              <w:t>Taille</w:t>
            </w:r>
          </w:p>
        </w:tc>
        <w:tc>
          <w:tcPr>
            <w:tcW w:w="2572"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0A3F0432" w14:textId="77777777">
            <w:pPr>
              <w:jc w:val="both"/>
              <w:rPr>
                <w:b/>
                <w:bCs/>
              </w:rPr>
            </w:pPr>
            <w:r w:rsidRPr="00237864">
              <w:rPr>
                <w:b/>
                <w:bCs/>
              </w:rPr>
              <w:t>Description &amp; valeurs possibles</w:t>
            </w:r>
          </w:p>
        </w:tc>
      </w:tr>
      <w:tr w:rsidRPr="00237864" w:rsidR="00E56AED" w:rsidTr="00E34A0C" w14:paraId="49FF7155" w14:textId="77777777">
        <w:tc>
          <w:tcPr>
            <w:tcW w:w="1676"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00995A73" w14:textId="77777777">
            <w:pPr>
              <w:jc w:val="both"/>
              <w:rPr>
                <w:rFonts w:hAnsi="Arial" w:eastAsia="Times New Roman"/>
                <w:color w:val="000000"/>
                <w:sz w:val="16"/>
              </w:rPr>
            </w:pPr>
            <w:bookmarkStart w:name="docs-internal-guid-b58f3cb6-9044-f78a-17" w:id="336"/>
            <w:bookmarkEnd w:id="336"/>
            <w:r w:rsidRPr="00237864">
              <w:rPr>
                <w:rFonts w:hAnsi="Arial" w:eastAsia="Times New Roman"/>
                <w:color w:val="000000"/>
                <w:sz w:val="16"/>
              </w:rPr>
              <w:t xml:space="preserve">Aide </w:t>
            </w:r>
            <w:r w:rsidRPr="00237864">
              <w:rPr>
                <w:rFonts w:hAnsi="Arial" w:eastAsia="Times New Roman"/>
                <w:color w:val="000000"/>
                <w:sz w:val="16"/>
              </w:rPr>
              <w:t>à</w:t>
            </w:r>
            <w:r w:rsidRPr="00237864">
              <w:rPr>
                <w:rFonts w:hAnsi="Arial" w:eastAsia="Times New Roman"/>
                <w:color w:val="000000"/>
                <w:sz w:val="16"/>
              </w:rPr>
              <w:t xml:space="preserve"> la saisie</w:t>
            </w:r>
          </w:p>
          <w:p w:rsidRPr="00237864" w:rsidR="00E56AED" w:rsidP="002F5C7D" w:rsidRDefault="00E56AED" w14:paraId="162F9D23" w14:textId="77777777">
            <w:pPr>
              <w:jc w:val="both"/>
            </w:pPr>
          </w:p>
        </w:tc>
        <w:tc>
          <w:tcPr>
            <w:tcW w:w="799"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3BABF366" w14:textId="77777777">
            <w:pPr>
              <w:jc w:val="both"/>
              <w:rPr>
                <w:rFonts w:hAnsi="Arial" w:eastAsia="Times New Roman"/>
                <w:color w:val="000000"/>
                <w:sz w:val="16"/>
              </w:rPr>
            </w:pPr>
            <w:r w:rsidRPr="00237864">
              <w:rPr>
                <w:rFonts w:hAnsi="Arial" w:eastAsia="Times New Roman"/>
                <w:color w:val="000000"/>
                <w:sz w:val="16"/>
              </w:rPr>
              <w:t xml:space="preserve">Aide </w:t>
            </w:r>
            <w:r w:rsidRPr="00237864">
              <w:rPr>
                <w:rFonts w:hAnsi="Arial" w:eastAsia="Times New Roman"/>
                <w:color w:val="000000"/>
                <w:sz w:val="16"/>
              </w:rPr>
              <w:t>à</w:t>
            </w:r>
            <w:r w:rsidRPr="00237864">
              <w:rPr>
                <w:rFonts w:hAnsi="Arial" w:eastAsia="Times New Roman"/>
                <w:color w:val="000000"/>
                <w:sz w:val="16"/>
              </w:rPr>
              <w:t xml:space="preserve"> la saisie</w:t>
            </w:r>
          </w:p>
          <w:p w:rsidRPr="00237864" w:rsidR="00E56AED" w:rsidP="002F5C7D" w:rsidRDefault="00E56AED" w14:paraId="4EA5716C" w14:textId="77777777">
            <w:pPr>
              <w:jc w:val="both"/>
            </w:pPr>
          </w:p>
        </w:tc>
        <w:tc>
          <w:tcPr>
            <w:tcW w:w="1259"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3BFD2AD4" w14:textId="77777777">
            <w:pPr>
              <w:jc w:val="both"/>
              <w:rPr>
                <w:sz w:val="16"/>
                <w:szCs w:val="16"/>
              </w:rPr>
            </w:pPr>
            <w:r w:rsidRPr="00237864">
              <w:rPr>
                <w:sz w:val="16"/>
                <w:szCs w:val="16"/>
              </w:rPr>
              <w:t>chaine de caractère</w:t>
            </w:r>
          </w:p>
        </w:tc>
        <w:tc>
          <w:tcPr>
            <w:tcW w:w="2170"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7A60E4BF" w14:textId="77777777">
            <w:pPr>
              <w:jc w:val="both"/>
              <w:rPr>
                <w:sz w:val="16"/>
                <w:szCs w:val="16"/>
              </w:rPr>
            </w:pPr>
            <w:r w:rsidRPr="00237864">
              <w:rPr>
                <w:sz w:val="16"/>
                <w:szCs w:val="16"/>
              </w:rPr>
              <w:t>Chaine de carctère</w:t>
            </w:r>
          </w:p>
        </w:tc>
        <w:tc>
          <w:tcPr>
            <w:tcW w:w="1124"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72347C81" w14:textId="77777777">
            <w:pPr>
              <w:jc w:val="both"/>
              <w:rPr>
                <w:sz w:val="16"/>
                <w:szCs w:val="16"/>
              </w:rPr>
            </w:pPr>
            <w:r w:rsidRPr="00237864">
              <w:rPr>
                <w:sz w:val="16"/>
                <w:szCs w:val="16"/>
              </w:rPr>
              <w:t>--</w:t>
            </w:r>
          </w:p>
        </w:tc>
        <w:tc>
          <w:tcPr>
            <w:tcW w:w="2572"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62994A49" w14:textId="77777777">
            <w:pPr>
              <w:jc w:val="both"/>
            </w:pPr>
          </w:p>
          <w:p w:rsidRPr="00237864" w:rsidR="00E56AED" w:rsidP="002F5C7D" w:rsidRDefault="00E56AED" w14:paraId="2DC3C23D" w14:textId="77777777">
            <w:pPr>
              <w:jc w:val="both"/>
              <w:rPr>
                <w:sz w:val="16"/>
                <w:szCs w:val="16"/>
              </w:rPr>
            </w:pPr>
            <w:r w:rsidRPr="00237864">
              <w:rPr>
                <w:sz w:val="16"/>
                <w:szCs w:val="16"/>
              </w:rPr>
              <w:t>Texte en alphanumérique</w:t>
            </w:r>
          </w:p>
        </w:tc>
      </w:tr>
      <w:tr w:rsidRPr="00237864" w:rsidR="00E56AED" w:rsidTr="00E34A0C" w14:paraId="2979E740"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7AB952E" w14:textId="77777777">
            <w:pPr>
              <w:jc w:val="both"/>
              <w:rPr>
                <w:rFonts w:hAnsi="Arial" w:eastAsia="Times New Roman"/>
                <w:color w:val="000000"/>
                <w:sz w:val="16"/>
              </w:rPr>
            </w:pPr>
            <w:r w:rsidRPr="00237864">
              <w:rPr>
                <w:rFonts w:hAnsi="Arial" w:eastAsia="Times New Roman"/>
                <w:color w:val="000000"/>
                <w:sz w:val="16"/>
              </w:rPr>
              <w:t>Nombre d'action offertes</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C86F49B" w14:textId="77777777">
            <w:pPr>
              <w:jc w:val="both"/>
              <w:rPr>
                <w:rFonts w:hAnsi="Arial" w:eastAsia="Times New Roman"/>
                <w:color w:val="000000"/>
                <w:sz w:val="16"/>
              </w:rPr>
            </w:pPr>
            <w:r w:rsidRPr="00237864">
              <w:rPr>
                <w:rFonts w:hAnsi="Arial" w:eastAsia="Times New Roman"/>
                <w:color w:val="000000"/>
                <w:sz w:val="16"/>
              </w:rPr>
              <w:t>Nombre d'action offertes</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062B18E" w14:textId="77777777">
            <w:pPr>
              <w:jc w:val="both"/>
              <w:rPr>
                <w:sz w:val="16"/>
                <w:szCs w:val="16"/>
              </w:rPr>
            </w:pPr>
            <w:r w:rsidRPr="00237864">
              <w:rPr>
                <w:sz w:val="16"/>
                <w:szCs w:val="16"/>
              </w:rPr>
              <w:t>Numérique</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54266DC" w14:textId="77777777">
            <w:pPr>
              <w:jc w:val="both"/>
              <w:rPr>
                <w:sz w:val="16"/>
                <w:szCs w:val="16"/>
              </w:rPr>
            </w:pPr>
            <w:r w:rsidRPr="00237864">
              <w:rPr>
                <w:sz w:val="16"/>
                <w:szCs w:val="16"/>
              </w:rPr>
              <w:t>Numérique</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F70CA54" w14:textId="77777777">
            <w:pPr>
              <w:jc w:val="both"/>
              <w:rPr>
                <w:sz w:val="16"/>
                <w:szCs w:val="16"/>
              </w:rPr>
            </w:pPr>
            <w:r w:rsidRPr="00237864">
              <w:rPr>
                <w:sz w:val="16"/>
                <w:szCs w:val="16"/>
              </w:rPr>
              <w:t>--</w:t>
            </w: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50EF281" w14:textId="77777777">
            <w:pPr>
              <w:jc w:val="both"/>
              <w:rPr>
                <w:sz w:val="16"/>
                <w:szCs w:val="16"/>
              </w:rPr>
            </w:pPr>
            <w:r w:rsidRPr="00237864">
              <w:rPr>
                <w:sz w:val="16"/>
                <w:szCs w:val="16"/>
              </w:rPr>
              <w:t>Nombre</w:t>
            </w:r>
          </w:p>
        </w:tc>
      </w:tr>
      <w:tr w:rsidRPr="00237864" w:rsidR="00E56AED" w:rsidTr="00E34A0C" w14:paraId="1829EEED"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4A9586B" w14:textId="77777777">
            <w:pPr>
              <w:jc w:val="both"/>
              <w:rPr>
                <w:rFonts w:hAnsi="Arial" w:eastAsia="Times New Roman"/>
                <w:color w:val="000000"/>
                <w:sz w:val="16"/>
              </w:rPr>
            </w:pPr>
            <w:r w:rsidRPr="00237864">
              <w:rPr>
                <w:rFonts w:hAnsi="Arial" w:eastAsia="Times New Roman"/>
                <w:color w:val="000000"/>
                <w:sz w:val="16"/>
              </w:rPr>
              <w:t xml:space="preserve">Valeurs </w:t>
            </w:r>
            <w:r w:rsidRPr="00237864">
              <w:rPr>
                <w:rFonts w:hAnsi="Arial" w:eastAsia="Times New Roman"/>
                <w:color w:val="000000"/>
                <w:sz w:val="16"/>
              </w:rPr>
              <w:t>à</w:t>
            </w:r>
            <w:r w:rsidRPr="00237864">
              <w:rPr>
                <w:rFonts w:hAnsi="Arial" w:eastAsia="Times New Roman"/>
                <w:color w:val="000000"/>
                <w:sz w:val="16"/>
              </w:rPr>
              <w:t xml:space="preserve"> introduire </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FB1D65E" w14:textId="77777777">
            <w:pPr>
              <w:jc w:val="both"/>
              <w:rPr>
                <w:rFonts w:hAnsi="Arial" w:eastAsia="Times New Roman"/>
                <w:color w:val="000000"/>
                <w:sz w:val="16"/>
              </w:rPr>
            </w:pPr>
            <w:r w:rsidRPr="00237864">
              <w:rPr>
                <w:rFonts w:hAnsi="Arial" w:eastAsia="Times New Roman"/>
                <w:color w:val="000000"/>
                <w:sz w:val="16"/>
              </w:rPr>
              <w:t xml:space="preserve">Valeurs </w:t>
            </w:r>
            <w:r w:rsidRPr="00237864">
              <w:rPr>
                <w:rFonts w:hAnsi="Arial" w:eastAsia="Times New Roman"/>
                <w:color w:val="000000"/>
                <w:sz w:val="16"/>
              </w:rPr>
              <w:t>à</w:t>
            </w:r>
            <w:r w:rsidRPr="00237864">
              <w:rPr>
                <w:rFonts w:hAnsi="Arial" w:eastAsia="Times New Roman"/>
                <w:color w:val="000000"/>
                <w:sz w:val="16"/>
              </w:rPr>
              <w:t xml:space="preserve"> introduire </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479914A" w14:textId="77777777">
            <w:pPr>
              <w:jc w:val="both"/>
              <w:rPr>
                <w:sz w:val="16"/>
                <w:szCs w:val="16"/>
              </w:rPr>
            </w:pPr>
            <w:r w:rsidRPr="00237864">
              <w:rPr>
                <w:sz w:val="16"/>
                <w:szCs w:val="16"/>
              </w:rPr>
              <w:t>Liste</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6C7A61D" w14:textId="77777777">
            <w:pPr>
              <w:jc w:val="both"/>
              <w:rPr>
                <w:sz w:val="16"/>
                <w:szCs w:val="16"/>
              </w:rPr>
            </w:pPr>
            <w:r w:rsidRPr="00237864">
              <w:rPr>
                <w:sz w:val="16"/>
                <w:szCs w:val="16"/>
              </w:rPr>
              <w:t>Liste Alphanumérique</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43C8565" w14:textId="77777777">
            <w:pPr>
              <w:jc w:val="both"/>
              <w:rPr>
                <w:sz w:val="16"/>
                <w:szCs w:val="16"/>
              </w:rPr>
            </w:pPr>
            <w:r w:rsidRPr="00237864">
              <w:rPr>
                <w:sz w:val="16"/>
                <w:szCs w:val="16"/>
              </w:rPr>
              <w:t>12</w:t>
            </w: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0D64BE1" w14:textId="77777777">
            <w:pPr>
              <w:jc w:val="both"/>
              <w:rPr>
                <w:sz w:val="16"/>
                <w:szCs w:val="16"/>
              </w:rPr>
            </w:pPr>
            <w:r w:rsidRPr="00237864">
              <w:rPr>
                <w:sz w:val="16"/>
                <w:szCs w:val="16"/>
              </w:rPr>
              <w:t>Code ISIN</w:t>
            </w:r>
          </w:p>
        </w:tc>
      </w:tr>
      <w:tr w:rsidRPr="00237864" w:rsidR="00E56AED" w:rsidTr="00E34A0C" w14:paraId="7A888766"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BBFBB10" w14:textId="77777777">
            <w:pPr>
              <w:jc w:val="both"/>
              <w:rPr>
                <w:rFonts w:hAnsi="Arial" w:eastAsia="Times New Roman"/>
                <w:color w:val="000000"/>
                <w:sz w:val="16"/>
              </w:rPr>
            </w:pPr>
            <w:r w:rsidRPr="00237864">
              <w:rPr>
                <w:rFonts w:hAnsi="Arial" w:eastAsia="Times New Roman"/>
                <w:color w:val="000000"/>
                <w:sz w:val="16"/>
              </w:rPr>
              <w:t>Description de la valeur</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5781ACC" w14:textId="77777777">
            <w:pPr>
              <w:jc w:val="both"/>
              <w:rPr>
                <w:rFonts w:hAnsi="Arial" w:eastAsia="Times New Roman"/>
                <w:color w:val="000000"/>
                <w:sz w:val="16"/>
              </w:rPr>
            </w:pPr>
            <w:r w:rsidRPr="00237864">
              <w:rPr>
                <w:rFonts w:hAnsi="Arial" w:eastAsia="Times New Roman"/>
                <w:color w:val="000000"/>
                <w:sz w:val="16"/>
              </w:rPr>
              <w:t>Description de la valeur</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BA8D09D" w14:textId="77777777">
            <w:pPr>
              <w:jc w:val="both"/>
              <w:rPr>
                <w:sz w:val="16"/>
                <w:szCs w:val="16"/>
              </w:rPr>
            </w:pPr>
            <w:r w:rsidRPr="00237864">
              <w:rPr>
                <w:sz w:val="16"/>
                <w:szCs w:val="16"/>
              </w:rPr>
              <w:t>Alphanumérique</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657DBF8" w14:textId="77777777">
            <w:pPr>
              <w:jc w:val="both"/>
              <w:rPr>
                <w:sz w:val="16"/>
                <w:szCs w:val="16"/>
              </w:rPr>
            </w:pPr>
            <w:r w:rsidRPr="00237864">
              <w:rPr>
                <w:sz w:val="16"/>
                <w:szCs w:val="16"/>
              </w:rPr>
              <w:t>Chaine de carctère</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39E9721" w14:textId="77777777">
            <w:pPr>
              <w:jc w:val="both"/>
              <w:rPr>
                <w:sz w:val="16"/>
                <w:szCs w:val="16"/>
              </w:rPr>
            </w:pPr>
            <w:r w:rsidRPr="00237864">
              <w:rPr>
                <w:sz w:val="16"/>
                <w:szCs w:val="16"/>
              </w:rPr>
              <w:t>--</w:t>
            </w: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618A542" w14:textId="77777777">
            <w:pPr>
              <w:jc w:val="both"/>
              <w:rPr>
                <w:sz w:val="16"/>
                <w:szCs w:val="16"/>
              </w:rPr>
            </w:pPr>
            <w:r w:rsidRPr="00237864">
              <w:rPr>
                <w:sz w:val="16"/>
                <w:szCs w:val="16"/>
              </w:rPr>
              <w:t>Texte en alphanumérique</w:t>
            </w:r>
          </w:p>
        </w:tc>
      </w:tr>
      <w:tr w:rsidRPr="00237864" w:rsidR="00E56AED" w:rsidTr="00E34A0C" w14:paraId="3C63B600"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2BF5D9F" w14:textId="77777777">
            <w:pPr>
              <w:jc w:val="both"/>
              <w:rPr>
                <w:rFonts w:hAnsi="Arial" w:eastAsia="Times New Roman"/>
                <w:color w:val="000000"/>
                <w:sz w:val="16"/>
              </w:rPr>
            </w:pPr>
            <w:r w:rsidRPr="00237864">
              <w:rPr>
                <w:rFonts w:hAnsi="Arial" w:eastAsia="Times New Roman"/>
                <w:color w:val="000000"/>
                <w:sz w:val="16"/>
              </w:rPr>
              <w:t>Prix de l'introduction</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277897B" w14:textId="77777777">
            <w:pPr>
              <w:jc w:val="both"/>
              <w:rPr>
                <w:rFonts w:hAnsi="Arial" w:eastAsia="Times New Roman"/>
                <w:color w:val="000000"/>
                <w:sz w:val="16"/>
              </w:rPr>
            </w:pPr>
            <w:r w:rsidRPr="00237864">
              <w:rPr>
                <w:rFonts w:hAnsi="Arial" w:eastAsia="Times New Roman"/>
                <w:color w:val="000000"/>
                <w:sz w:val="16"/>
              </w:rPr>
              <w:t>Prix de l'introduction</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EE22308" w14:textId="77777777">
            <w:pPr>
              <w:jc w:val="both"/>
              <w:rPr>
                <w:sz w:val="16"/>
                <w:szCs w:val="16"/>
              </w:rPr>
            </w:pPr>
            <w:r w:rsidRPr="00237864">
              <w:rPr>
                <w:sz w:val="16"/>
                <w:szCs w:val="16"/>
              </w:rPr>
              <w:t>Numérique</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4669A3C" w14:textId="77777777">
            <w:pPr>
              <w:jc w:val="both"/>
              <w:rPr>
                <w:sz w:val="16"/>
                <w:szCs w:val="16"/>
              </w:rPr>
            </w:pPr>
            <w:r w:rsidRPr="00237864">
              <w:rPr>
                <w:sz w:val="16"/>
                <w:szCs w:val="16"/>
              </w:rPr>
              <w:t>Numérique</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F37CFB4" w14:textId="77777777">
            <w:pPr>
              <w:jc w:val="both"/>
              <w:rPr>
                <w:sz w:val="16"/>
                <w:szCs w:val="16"/>
              </w:rPr>
            </w:pPr>
            <w:r w:rsidRPr="00237864">
              <w:rPr>
                <w:sz w:val="16"/>
                <w:szCs w:val="16"/>
              </w:rPr>
              <w:t>--</w:t>
            </w: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B28196A" w14:textId="77777777">
            <w:pPr>
              <w:jc w:val="both"/>
              <w:rPr>
                <w:sz w:val="16"/>
                <w:szCs w:val="16"/>
              </w:rPr>
            </w:pPr>
            <w:r w:rsidRPr="00237864">
              <w:rPr>
                <w:sz w:val="16"/>
                <w:szCs w:val="16"/>
              </w:rPr>
              <w:t>Nombre</w:t>
            </w:r>
          </w:p>
        </w:tc>
      </w:tr>
      <w:tr w:rsidRPr="00237864" w:rsidR="00E56AED" w:rsidTr="00E34A0C" w14:paraId="03E143C7"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849E435" w14:textId="77777777">
            <w:pPr>
              <w:jc w:val="both"/>
              <w:rPr>
                <w:rFonts w:hAnsi="Arial" w:eastAsia="Times New Roman"/>
                <w:color w:val="000000"/>
                <w:sz w:val="16"/>
              </w:rPr>
            </w:pPr>
            <w:r w:rsidRPr="00237864">
              <w:rPr>
                <w:rFonts w:hAnsi="Arial" w:eastAsia="Times New Roman"/>
                <w:color w:val="000000"/>
                <w:sz w:val="16"/>
              </w:rPr>
              <w:t>Type de prix</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5C4A6AA" w14:textId="77777777">
            <w:pPr>
              <w:jc w:val="both"/>
              <w:rPr>
                <w:rFonts w:hAnsi="Arial" w:eastAsia="Times New Roman"/>
                <w:color w:val="000000"/>
                <w:sz w:val="16"/>
              </w:rPr>
            </w:pPr>
            <w:r w:rsidRPr="00237864">
              <w:rPr>
                <w:rFonts w:hAnsi="Arial" w:eastAsia="Times New Roman"/>
                <w:color w:val="000000"/>
                <w:sz w:val="16"/>
              </w:rPr>
              <w:t>Type de prix</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43A8055" w14:textId="77777777">
            <w:pPr>
              <w:jc w:val="both"/>
              <w:rPr>
                <w:sz w:val="16"/>
                <w:szCs w:val="16"/>
              </w:rPr>
            </w:pPr>
            <w:r w:rsidRPr="00237864">
              <w:rPr>
                <w:sz w:val="16"/>
                <w:szCs w:val="16"/>
              </w:rPr>
              <w:t>Chaine de caractère</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359F5AC" w14:textId="77777777">
            <w:pPr>
              <w:jc w:val="both"/>
              <w:rPr>
                <w:sz w:val="16"/>
                <w:szCs w:val="16"/>
              </w:rPr>
            </w:pPr>
            <w:r w:rsidRPr="00237864">
              <w:rPr>
                <w:sz w:val="16"/>
                <w:szCs w:val="16"/>
              </w:rPr>
              <w:t>Liste en texte</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D32BB8C" w14:textId="77777777">
            <w:pPr>
              <w:jc w:val="both"/>
              <w:rPr>
                <w:sz w:val="16"/>
                <w:szCs w:val="16"/>
              </w:rPr>
            </w:pPr>
            <w:r w:rsidRPr="00237864">
              <w:rPr>
                <w:sz w:val="16"/>
                <w:szCs w:val="16"/>
              </w:rPr>
              <w:t>--</w:t>
            </w: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E51D18F" w14:textId="77777777">
            <w:pPr>
              <w:jc w:val="both"/>
              <w:rPr>
                <w:sz w:val="16"/>
                <w:szCs w:val="16"/>
              </w:rPr>
            </w:pPr>
            <w:r w:rsidRPr="00237864">
              <w:rPr>
                <w:sz w:val="16"/>
                <w:szCs w:val="16"/>
              </w:rPr>
              <w:t>Texte</w:t>
            </w:r>
          </w:p>
        </w:tc>
      </w:tr>
      <w:tr w:rsidRPr="00237864" w:rsidR="00E56AED" w:rsidTr="00E34A0C" w14:paraId="1493C7F8"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3F1E130" w14:textId="77777777">
            <w:pPr>
              <w:jc w:val="both"/>
              <w:rPr>
                <w:rFonts w:hAnsi="Arial" w:eastAsia="Times New Roman"/>
                <w:color w:val="000000"/>
                <w:sz w:val="16"/>
              </w:rPr>
            </w:pPr>
            <w:r w:rsidRPr="00237864">
              <w:rPr>
                <w:rFonts w:hAnsi="Arial" w:eastAsia="Times New Roman"/>
                <w:color w:val="000000"/>
                <w:sz w:val="16"/>
              </w:rPr>
              <w:t>Type de l'introduction</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158DB9C" w14:textId="77777777">
            <w:pPr>
              <w:jc w:val="both"/>
              <w:rPr>
                <w:rFonts w:hAnsi="Arial" w:eastAsia="Times New Roman"/>
                <w:color w:val="000000"/>
                <w:sz w:val="16"/>
              </w:rPr>
            </w:pPr>
            <w:r w:rsidRPr="00237864">
              <w:rPr>
                <w:rFonts w:hAnsi="Arial" w:eastAsia="Times New Roman"/>
                <w:color w:val="000000"/>
                <w:sz w:val="16"/>
              </w:rPr>
              <w:t>Type de l'introduction</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8EDBC2C" w14:textId="77777777">
            <w:pPr>
              <w:jc w:val="both"/>
              <w:rPr>
                <w:sz w:val="16"/>
                <w:szCs w:val="16"/>
              </w:rPr>
            </w:pPr>
            <w:r w:rsidRPr="00237864">
              <w:rPr>
                <w:sz w:val="16"/>
                <w:szCs w:val="16"/>
              </w:rPr>
              <w:t>Liste</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358CF49" w14:textId="77777777">
            <w:pPr>
              <w:jc w:val="both"/>
              <w:rPr>
                <w:sz w:val="16"/>
                <w:szCs w:val="16"/>
              </w:rPr>
            </w:pPr>
            <w:r w:rsidRPr="00237864">
              <w:rPr>
                <w:sz w:val="16"/>
                <w:szCs w:val="16"/>
              </w:rPr>
              <w:t>Liste en texte</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114DB32" w14:textId="77777777">
            <w:pPr>
              <w:jc w:val="both"/>
              <w:rPr>
                <w:sz w:val="16"/>
                <w:szCs w:val="16"/>
              </w:rPr>
            </w:pPr>
            <w:r w:rsidRPr="00237864">
              <w:rPr>
                <w:sz w:val="16"/>
                <w:szCs w:val="16"/>
              </w:rPr>
              <w:t>--</w:t>
            </w: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829BF12" w14:textId="77777777">
            <w:pPr>
              <w:jc w:val="both"/>
              <w:rPr>
                <w:sz w:val="16"/>
                <w:szCs w:val="16"/>
              </w:rPr>
            </w:pPr>
            <w:r w:rsidRPr="00237864">
              <w:rPr>
                <w:sz w:val="16"/>
                <w:szCs w:val="16"/>
              </w:rPr>
              <w:t>Liste de Texte</w:t>
            </w:r>
          </w:p>
        </w:tc>
      </w:tr>
      <w:tr w:rsidRPr="001F429F" w:rsidR="00E56AED" w:rsidTr="00E34A0C" w14:paraId="7EE6E5AA"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46B3D71" w14:textId="77777777">
            <w:pPr>
              <w:jc w:val="both"/>
              <w:rPr>
                <w:rFonts w:hAnsi="Arial" w:eastAsia="Times New Roman"/>
                <w:color w:val="000000"/>
                <w:sz w:val="16"/>
              </w:rPr>
            </w:pPr>
            <w:r w:rsidRPr="00237864">
              <w:rPr>
                <w:rFonts w:hAnsi="Arial" w:eastAsia="Times New Roman"/>
                <w:color w:val="000000"/>
                <w:sz w:val="16"/>
              </w:rPr>
              <w:t>Date de d</w:t>
            </w:r>
            <w:r w:rsidRPr="00237864">
              <w:rPr>
                <w:rFonts w:hAnsi="Arial" w:eastAsia="Times New Roman"/>
                <w:color w:val="000000"/>
                <w:sz w:val="16"/>
              </w:rPr>
              <w:t>é</w:t>
            </w:r>
            <w:r w:rsidRPr="00237864">
              <w:rPr>
                <w:rFonts w:hAnsi="Arial" w:eastAsia="Times New Roman"/>
                <w:color w:val="000000"/>
                <w:sz w:val="16"/>
              </w:rPr>
              <w:t>but de souscription</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120C6B2" w14:textId="77777777">
            <w:pPr>
              <w:jc w:val="both"/>
              <w:rPr>
                <w:rFonts w:hAnsi="Arial" w:eastAsia="Times New Roman"/>
                <w:color w:val="000000"/>
                <w:sz w:val="16"/>
              </w:rPr>
            </w:pPr>
            <w:r w:rsidRPr="00237864">
              <w:rPr>
                <w:rFonts w:hAnsi="Arial" w:eastAsia="Times New Roman"/>
                <w:color w:val="000000"/>
                <w:sz w:val="16"/>
              </w:rPr>
              <w:t>Date de d</w:t>
            </w:r>
            <w:r w:rsidRPr="00237864">
              <w:rPr>
                <w:rFonts w:hAnsi="Arial" w:eastAsia="Times New Roman"/>
                <w:color w:val="000000"/>
                <w:sz w:val="16"/>
              </w:rPr>
              <w:t>é</w:t>
            </w:r>
            <w:r w:rsidRPr="00237864">
              <w:rPr>
                <w:rFonts w:hAnsi="Arial" w:eastAsia="Times New Roman"/>
                <w:color w:val="000000"/>
                <w:sz w:val="16"/>
              </w:rPr>
              <w:t>but de souscription</w:t>
            </w:r>
          </w:p>
        </w:tc>
        <w:tc>
          <w:tcPr>
            <w:tcW w:w="1259" w:type="dxa"/>
            <w:tcBorders>
              <w:left w:val="single" w:color="000000" w:sz="4" w:space="0"/>
              <w:bottom w:val="single" w:color="000000" w:sz="4" w:space="0"/>
              <w:right w:val="single" w:color="000000" w:sz="4" w:space="0"/>
            </w:tcBorders>
            <w:shd w:val="clear" w:color="auto" w:fill="FFFFFF"/>
          </w:tcPr>
          <w:p w:rsidRPr="00CE2ADC" w:rsidR="00E56AED" w:rsidP="002F5C7D" w:rsidRDefault="00E56AED" w14:paraId="0173640F" w14:textId="77777777">
            <w:pPr>
              <w:jc w:val="both"/>
              <w:rPr>
                <w:sz w:val="16"/>
                <w:szCs w:val="16"/>
                <w:lang w:val="en-US"/>
              </w:rPr>
            </w:pPr>
            <w:r w:rsidRPr="00CE2ADC">
              <w:rPr>
                <w:sz w:val="16"/>
                <w:szCs w:val="16"/>
                <w:lang w:val="en-US"/>
              </w:rPr>
              <w:t>Horodatage (JJ/MM/AAAA HH:MM:SSSS)</w:t>
            </w:r>
          </w:p>
        </w:tc>
        <w:tc>
          <w:tcPr>
            <w:tcW w:w="2170" w:type="dxa"/>
            <w:tcBorders>
              <w:left w:val="single" w:color="000000" w:sz="4" w:space="0"/>
              <w:bottom w:val="single" w:color="000000" w:sz="4" w:space="0"/>
              <w:right w:val="single" w:color="000000" w:sz="4" w:space="0"/>
            </w:tcBorders>
            <w:shd w:val="clear" w:color="auto" w:fill="FFFFFF"/>
          </w:tcPr>
          <w:p w:rsidRPr="00CE2ADC" w:rsidR="00E56AED" w:rsidP="002F5C7D" w:rsidRDefault="00E56AED" w14:paraId="42D256EC" w14:textId="77777777">
            <w:pPr>
              <w:jc w:val="both"/>
              <w:rPr>
                <w:sz w:val="16"/>
                <w:szCs w:val="16"/>
                <w:lang w:val="en-US"/>
              </w:rPr>
            </w:pPr>
            <w:r w:rsidRPr="00CE2ADC">
              <w:rPr>
                <w:sz w:val="16"/>
                <w:szCs w:val="16"/>
                <w:lang w:val="en-US"/>
              </w:rPr>
              <w:t>Horodatage (JJ/MM/AAAA HH:MM:SSSS)</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A5D782A" w14:textId="77777777">
            <w:pPr>
              <w:jc w:val="both"/>
              <w:rPr>
                <w:sz w:val="16"/>
                <w:szCs w:val="16"/>
              </w:rPr>
            </w:pPr>
            <w:r w:rsidRPr="00237864">
              <w:rPr>
                <w:sz w:val="16"/>
                <w:szCs w:val="16"/>
              </w:rPr>
              <w:t>--</w:t>
            </w:r>
          </w:p>
        </w:tc>
        <w:tc>
          <w:tcPr>
            <w:tcW w:w="2572" w:type="dxa"/>
            <w:tcBorders>
              <w:left w:val="single" w:color="000000" w:sz="4" w:space="0"/>
              <w:bottom w:val="single" w:color="000000" w:sz="4" w:space="0"/>
              <w:right w:val="single" w:color="000000" w:sz="4" w:space="0"/>
            </w:tcBorders>
            <w:shd w:val="clear" w:color="auto" w:fill="FFFFFF"/>
          </w:tcPr>
          <w:p w:rsidRPr="00CE2ADC" w:rsidR="00E56AED" w:rsidP="002F5C7D" w:rsidRDefault="00E56AED" w14:paraId="0ED7911E" w14:textId="77777777">
            <w:pPr>
              <w:jc w:val="both"/>
              <w:rPr>
                <w:sz w:val="16"/>
                <w:szCs w:val="16"/>
                <w:lang w:val="en-US"/>
              </w:rPr>
            </w:pPr>
            <w:r w:rsidRPr="00CE2ADC">
              <w:rPr>
                <w:sz w:val="16"/>
                <w:szCs w:val="16"/>
                <w:lang w:val="en-US"/>
              </w:rPr>
              <w:t>Horodatage (JJ/MM/AAAA HH:MM:SSSS)</w:t>
            </w:r>
          </w:p>
        </w:tc>
      </w:tr>
      <w:tr w:rsidRPr="001F429F" w:rsidR="00E56AED" w:rsidTr="00E34A0C" w14:paraId="4A613B01"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B05ACAE" w14:textId="77777777">
            <w:pPr>
              <w:jc w:val="both"/>
              <w:rPr>
                <w:rFonts w:hAnsi="Arial" w:eastAsia="Times New Roman"/>
                <w:color w:val="000000"/>
                <w:sz w:val="16"/>
              </w:rPr>
            </w:pPr>
            <w:r w:rsidRPr="00237864">
              <w:rPr>
                <w:rFonts w:hAnsi="Arial" w:eastAsia="Times New Roman"/>
                <w:color w:val="000000"/>
                <w:sz w:val="16"/>
              </w:rPr>
              <w:t>Date de fin de souscription</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3BE8E37" w14:textId="77777777">
            <w:pPr>
              <w:jc w:val="both"/>
              <w:rPr>
                <w:rFonts w:hAnsi="Arial" w:eastAsia="Times New Roman"/>
                <w:color w:val="000000"/>
                <w:sz w:val="16"/>
              </w:rPr>
            </w:pPr>
            <w:r w:rsidRPr="00237864">
              <w:rPr>
                <w:rFonts w:hAnsi="Arial" w:eastAsia="Times New Roman"/>
                <w:color w:val="000000"/>
                <w:sz w:val="16"/>
              </w:rPr>
              <w:t>Date de fin de souscription</w:t>
            </w:r>
          </w:p>
        </w:tc>
        <w:tc>
          <w:tcPr>
            <w:tcW w:w="1259" w:type="dxa"/>
            <w:tcBorders>
              <w:left w:val="single" w:color="000000" w:sz="4" w:space="0"/>
              <w:bottom w:val="single" w:color="000000" w:sz="4" w:space="0"/>
              <w:right w:val="single" w:color="000000" w:sz="4" w:space="0"/>
            </w:tcBorders>
            <w:shd w:val="clear" w:color="auto" w:fill="FFFFFF"/>
          </w:tcPr>
          <w:p w:rsidRPr="00CE2ADC" w:rsidR="00E56AED" w:rsidP="002F5C7D" w:rsidRDefault="00E56AED" w14:paraId="6062A952" w14:textId="77777777">
            <w:pPr>
              <w:jc w:val="both"/>
              <w:rPr>
                <w:sz w:val="16"/>
                <w:szCs w:val="16"/>
                <w:lang w:val="en-US"/>
              </w:rPr>
            </w:pPr>
            <w:r w:rsidRPr="00CE2ADC">
              <w:rPr>
                <w:sz w:val="16"/>
                <w:szCs w:val="16"/>
                <w:lang w:val="en-US"/>
              </w:rPr>
              <w:t>Horodatage (JJ/MM/AAAA HH:MM:SSSS)</w:t>
            </w:r>
          </w:p>
        </w:tc>
        <w:tc>
          <w:tcPr>
            <w:tcW w:w="2170" w:type="dxa"/>
            <w:tcBorders>
              <w:left w:val="single" w:color="000000" w:sz="4" w:space="0"/>
              <w:bottom w:val="single" w:color="000000" w:sz="4" w:space="0"/>
              <w:right w:val="single" w:color="000000" w:sz="4" w:space="0"/>
            </w:tcBorders>
            <w:shd w:val="clear" w:color="auto" w:fill="FFFFFF"/>
          </w:tcPr>
          <w:p w:rsidRPr="00CE2ADC" w:rsidR="00E56AED" w:rsidP="002F5C7D" w:rsidRDefault="00E56AED" w14:paraId="4406AAB8" w14:textId="77777777">
            <w:pPr>
              <w:jc w:val="both"/>
              <w:rPr>
                <w:sz w:val="16"/>
                <w:szCs w:val="16"/>
                <w:lang w:val="en-US"/>
              </w:rPr>
            </w:pPr>
            <w:r w:rsidRPr="00CE2ADC">
              <w:rPr>
                <w:sz w:val="16"/>
                <w:szCs w:val="16"/>
                <w:lang w:val="en-US"/>
              </w:rPr>
              <w:t>Horodatage (JJ/MM/AAAA HH:MM:SSSS)</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ED03F51" w14:textId="77777777">
            <w:pPr>
              <w:jc w:val="both"/>
              <w:rPr>
                <w:sz w:val="16"/>
                <w:szCs w:val="16"/>
              </w:rPr>
            </w:pPr>
            <w:r w:rsidRPr="00237864">
              <w:rPr>
                <w:sz w:val="16"/>
                <w:szCs w:val="16"/>
              </w:rPr>
              <w:t>--</w:t>
            </w:r>
          </w:p>
        </w:tc>
        <w:tc>
          <w:tcPr>
            <w:tcW w:w="2572" w:type="dxa"/>
            <w:tcBorders>
              <w:left w:val="single" w:color="000000" w:sz="4" w:space="0"/>
              <w:bottom w:val="single" w:color="000000" w:sz="4" w:space="0"/>
              <w:right w:val="single" w:color="000000" w:sz="4" w:space="0"/>
            </w:tcBorders>
            <w:shd w:val="clear" w:color="auto" w:fill="FFFFFF"/>
          </w:tcPr>
          <w:p w:rsidRPr="00CE2ADC" w:rsidR="00E56AED" w:rsidP="002F5C7D" w:rsidRDefault="00E56AED" w14:paraId="2619E48A" w14:textId="77777777">
            <w:pPr>
              <w:jc w:val="both"/>
              <w:rPr>
                <w:sz w:val="16"/>
                <w:szCs w:val="16"/>
                <w:lang w:val="en-US"/>
              </w:rPr>
            </w:pPr>
            <w:r w:rsidRPr="00CE2ADC">
              <w:rPr>
                <w:sz w:val="16"/>
                <w:szCs w:val="16"/>
                <w:lang w:val="en-US"/>
              </w:rPr>
              <w:t>Horodatage (JJ/MM/AAAA HH:MM:SSSS)</w:t>
            </w:r>
          </w:p>
        </w:tc>
      </w:tr>
      <w:tr w:rsidRPr="001F429F" w:rsidR="00E56AED" w:rsidTr="00E34A0C" w14:paraId="59E31968"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F216A09" w14:textId="77777777">
            <w:pPr>
              <w:jc w:val="both"/>
              <w:rPr>
                <w:rFonts w:hAnsi="Arial" w:eastAsia="Times New Roman"/>
                <w:color w:val="000000"/>
                <w:sz w:val="16"/>
              </w:rPr>
            </w:pPr>
            <w:r w:rsidRPr="00237864">
              <w:rPr>
                <w:rFonts w:hAnsi="Arial" w:eastAsia="Times New Roman"/>
                <w:color w:val="000000"/>
                <w:sz w:val="16"/>
              </w:rPr>
              <w:t>Date de cl</w:t>
            </w:r>
            <w:r w:rsidRPr="00237864">
              <w:rPr>
                <w:rFonts w:hAnsi="Arial" w:eastAsia="Times New Roman"/>
                <w:color w:val="000000"/>
                <w:sz w:val="16"/>
              </w:rPr>
              <w:t>ô</w:t>
            </w:r>
            <w:r w:rsidRPr="00237864">
              <w:rPr>
                <w:rFonts w:hAnsi="Arial" w:eastAsia="Times New Roman"/>
                <w:color w:val="000000"/>
                <w:sz w:val="16"/>
              </w:rPr>
              <w:t xml:space="preserve">ture </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FED987D" w14:textId="77777777">
            <w:pPr>
              <w:jc w:val="both"/>
              <w:rPr>
                <w:rFonts w:hAnsi="Arial" w:eastAsia="Times New Roman"/>
                <w:color w:val="000000"/>
                <w:sz w:val="16"/>
              </w:rPr>
            </w:pPr>
            <w:r w:rsidRPr="00237864">
              <w:rPr>
                <w:rFonts w:hAnsi="Arial" w:eastAsia="Times New Roman"/>
                <w:color w:val="000000"/>
                <w:sz w:val="16"/>
              </w:rPr>
              <w:t>Date de cl</w:t>
            </w:r>
            <w:r w:rsidRPr="00237864">
              <w:rPr>
                <w:rFonts w:hAnsi="Arial" w:eastAsia="Times New Roman"/>
                <w:color w:val="000000"/>
                <w:sz w:val="16"/>
              </w:rPr>
              <w:t>ô</w:t>
            </w:r>
            <w:r w:rsidRPr="00237864">
              <w:rPr>
                <w:rFonts w:hAnsi="Arial" w:eastAsia="Times New Roman"/>
                <w:color w:val="000000"/>
                <w:sz w:val="16"/>
              </w:rPr>
              <w:t>ture</w:t>
            </w:r>
          </w:p>
        </w:tc>
        <w:tc>
          <w:tcPr>
            <w:tcW w:w="1259" w:type="dxa"/>
            <w:tcBorders>
              <w:left w:val="single" w:color="000000" w:sz="4" w:space="0"/>
              <w:bottom w:val="single" w:color="000000" w:sz="4" w:space="0"/>
              <w:right w:val="single" w:color="000000" w:sz="4" w:space="0"/>
            </w:tcBorders>
            <w:shd w:val="clear" w:color="auto" w:fill="FFFFFF"/>
          </w:tcPr>
          <w:p w:rsidRPr="00CE2ADC" w:rsidR="00E56AED" w:rsidP="002F5C7D" w:rsidRDefault="00E56AED" w14:paraId="28FFB63F" w14:textId="77777777">
            <w:pPr>
              <w:jc w:val="both"/>
              <w:rPr>
                <w:sz w:val="16"/>
                <w:szCs w:val="16"/>
                <w:lang w:val="en-US"/>
              </w:rPr>
            </w:pPr>
            <w:r w:rsidRPr="00CE2ADC">
              <w:rPr>
                <w:sz w:val="16"/>
                <w:szCs w:val="16"/>
                <w:lang w:val="en-US"/>
              </w:rPr>
              <w:t>Horodatage (JJ/MM/AAAA HH:MM:SSSS)</w:t>
            </w:r>
          </w:p>
        </w:tc>
        <w:tc>
          <w:tcPr>
            <w:tcW w:w="2170" w:type="dxa"/>
            <w:tcBorders>
              <w:left w:val="single" w:color="000000" w:sz="4" w:space="0"/>
              <w:bottom w:val="single" w:color="000000" w:sz="4" w:space="0"/>
              <w:right w:val="single" w:color="000000" w:sz="4" w:space="0"/>
            </w:tcBorders>
            <w:shd w:val="clear" w:color="auto" w:fill="FFFFFF"/>
          </w:tcPr>
          <w:p w:rsidRPr="00CE2ADC" w:rsidR="00E56AED" w:rsidP="002F5C7D" w:rsidRDefault="00E56AED" w14:paraId="74FF699F" w14:textId="77777777">
            <w:pPr>
              <w:jc w:val="both"/>
              <w:rPr>
                <w:sz w:val="16"/>
                <w:szCs w:val="16"/>
                <w:lang w:val="en-US"/>
              </w:rPr>
            </w:pPr>
            <w:r w:rsidRPr="00CE2ADC">
              <w:rPr>
                <w:sz w:val="16"/>
                <w:szCs w:val="16"/>
                <w:lang w:val="en-US"/>
              </w:rPr>
              <w:t>Horodatage (JJ/MM/AAAA HH:MM:SSSS)</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583F7B2" w14:textId="77777777">
            <w:pPr>
              <w:jc w:val="both"/>
              <w:rPr>
                <w:sz w:val="16"/>
                <w:szCs w:val="16"/>
              </w:rPr>
            </w:pPr>
            <w:r w:rsidRPr="00237864">
              <w:rPr>
                <w:sz w:val="16"/>
                <w:szCs w:val="16"/>
              </w:rPr>
              <w:t>--</w:t>
            </w:r>
          </w:p>
        </w:tc>
        <w:tc>
          <w:tcPr>
            <w:tcW w:w="2572" w:type="dxa"/>
            <w:tcBorders>
              <w:left w:val="single" w:color="000000" w:sz="4" w:space="0"/>
              <w:bottom w:val="single" w:color="000000" w:sz="4" w:space="0"/>
              <w:right w:val="single" w:color="000000" w:sz="4" w:space="0"/>
            </w:tcBorders>
            <w:shd w:val="clear" w:color="auto" w:fill="FFFFFF"/>
          </w:tcPr>
          <w:p w:rsidRPr="00CE2ADC" w:rsidR="00E56AED" w:rsidP="002F5C7D" w:rsidRDefault="00E56AED" w14:paraId="32C20FC0" w14:textId="77777777">
            <w:pPr>
              <w:jc w:val="both"/>
              <w:rPr>
                <w:sz w:val="16"/>
                <w:szCs w:val="16"/>
                <w:lang w:val="en-US"/>
              </w:rPr>
            </w:pPr>
            <w:r w:rsidRPr="00CE2ADC">
              <w:rPr>
                <w:sz w:val="16"/>
                <w:szCs w:val="16"/>
                <w:lang w:val="en-US"/>
              </w:rPr>
              <w:t xml:space="preserve">Horodatage (JJ/MM/AAAA HH:MM:SSSS) </w:t>
            </w:r>
          </w:p>
        </w:tc>
      </w:tr>
      <w:tr w:rsidRPr="00237864" w:rsidR="00E56AED" w:rsidTr="00E34A0C" w14:paraId="755FD04B"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85290C1" w14:textId="77777777">
            <w:pPr>
              <w:jc w:val="both"/>
              <w:rPr>
                <w:rFonts w:hAnsi="Arial" w:eastAsia="Times New Roman"/>
                <w:color w:val="000000"/>
                <w:sz w:val="16"/>
              </w:rPr>
            </w:pPr>
            <w:r w:rsidRPr="00237864">
              <w:rPr>
                <w:rFonts w:hAnsi="Arial" w:eastAsia="Times New Roman"/>
                <w:color w:val="000000"/>
                <w:sz w:val="16"/>
              </w:rPr>
              <w:t>Premier jour de cotation</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288447C" w14:textId="77777777">
            <w:pPr>
              <w:jc w:val="both"/>
              <w:rPr>
                <w:rFonts w:hAnsi="Arial" w:eastAsia="Times New Roman"/>
                <w:color w:val="000000"/>
                <w:sz w:val="16"/>
              </w:rPr>
            </w:pPr>
            <w:r w:rsidRPr="00237864">
              <w:rPr>
                <w:rFonts w:hAnsi="Arial" w:eastAsia="Times New Roman"/>
                <w:color w:val="000000"/>
                <w:sz w:val="16"/>
              </w:rPr>
              <w:t>Premier jour de cotation</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0B81301" w14:textId="77777777">
            <w:pPr>
              <w:jc w:val="both"/>
              <w:rPr>
                <w:sz w:val="16"/>
                <w:szCs w:val="16"/>
              </w:rPr>
            </w:pPr>
            <w:r w:rsidRPr="00237864">
              <w:rPr>
                <w:sz w:val="16"/>
                <w:szCs w:val="16"/>
              </w:rPr>
              <w:t>Date</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0BDCB8F" w14:textId="77777777">
            <w:pPr>
              <w:jc w:val="both"/>
              <w:rPr>
                <w:sz w:val="16"/>
                <w:szCs w:val="16"/>
              </w:rPr>
            </w:pPr>
            <w:r w:rsidRPr="00237864">
              <w:rPr>
                <w:sz w:val="16"/>
                <w:szCs w:val="16"/>
              </w:rPr>
              <w:t>Date</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C36D74A" w14:textId="77777777">
            <w:pPr>
              <w:jc w:val="both"/>
              <w:rPr>
                <w:sz w:val="16"/>
                <w:szCs w:val="16"/>
              </w:rPr>
            </w:pPr>
            <w:r w:rsidRPr="00237864">
              <w:rPr>
                <w:sz w:val="16"/>
                <w:szCs w:val="16"/>
              </w:rPr>
              <w:t>10</w:t>
            </w: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EEDD70D" w14:textId="77777777">
            <w:pPr>
              <w:jc w:val="both"/>
              <w:rPr>
                <w:sz w:val="16"/>
                <w:szCs w:val="16"/>
              </w:rPr>
            </w:pPr>
            <w:r w:rsidRPr="00237864">
              <w:rPr>
                <w:sz w:val="16"/>
                <w:szCs w:val="16"/>
              </w:rPr>
              <w:t>Date</w:t>
            </w:r>
          </w:p>
        </w:tc>
      </w:tr>
      <w:tr w:rsidRPr="00237864" w:rsidR="00E56AED" w:rsidTr="00E34A0C" w14:paraId="4B97384A"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7C6C923" w14:textId="77777777">
            <w:pPr>
              <w:jc w:val="both"/>
              <w:rPr>
                <w:rFonts w:hAnsi="Arial" w:eastAsia="Times New Roman"/>
                <w:color w:val="000000"/>
                <w:sz w:val="16"/>
              </w:rPr>
            </w:pPr>
            <w:r w:rsidRPr="00237864">
              <w:rPr>
                <w:rFonts w:hAnsi="Arial" w:eastAsia="Times New Roman"/>
                <w:color w:val="000000"/>
                <w:sz w:val="16"/>
              </w:rPr>
              <w:t>Date de restitution</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01F3DED" w14:textId="77777777">
            <w:pPr>
              <w:jc w:val="both"/>
              <w:rPr>
                <w:rFonts w:hAnsi="Arial" w:eastAsia="Times New Roman"/>
                <w:color w:val="000000"/>
                <w:sz w:val="16"/>
              </w:rPr>
            </w:pPr>
            <w:r w:rsidRPr="00237864">
              <w:rPr>
                <w:rFonts w:hAnsi="Arial" w:eastAsia="Times New Roman"/>
                <w:color w:val="000000"/>
                <w:sz w:val="16"/>
              </w:rPr>
              <w:t>Date de restitution</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9976A76" w14:textId="77777777">
            <w:pPr>
              <w:jc w:val="both"/>
              <w:rPr>
                <w:sz w:val="16"/>
                <w:szCs w:val="16"/>
              </w:rPr>
            </w:pPr>
            <w:r w:rsidRPr="00237864">
              <w:rPr>
                <w:sz w:val="16"/>
                <w:szCs w:val="16"/>
              </w:rPr>
              <w:t xml:space="preserve">Date </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0DC2800" w14:textId="77777777">
            <w:pPr>
              <w:jc w:val="both"/>
              <w:rPr>
                <w:sz w:val="16"/>
                <w:szCs w:val="16"/>
              </w:rPr>
            </w:pPr>
            <w:r w:rsidRPr="00237864">
              <w:rPr>
                <w:sz w:val="16"/>
                <w:szCs w:val="16"/>
              </w:rPr>
              <w:t xml:space="preserve">Date </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8F780DC" w14:textId="77777777">
            <w:pPr>
              <w:jc w:val="both"/>
              <w:rPr>
                <w:sz w:val="16"/>
                <w:szCs w:val="16"/>
              </w:rPr>
            </w:pPr>
            <w:r w:rsidRPr="00237864">
              <w:rPr>
                <w:sz w:val="16"/>
                <w:szCs w:val="16"/>
              </w:rPr>
              <w:t>10</w:t>
            </w: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A17514F" w14:textId="77777777">
            <w:pPr>
              <w:jc w:val="both"/>
              <w:rPr>
                <w:sz w:val="16"/>
                <w:szCs w:val="16"/>
              </w:rPr>
            </w:pPr>
            <w:r w:rsidRPr="00237864">
              <w:rPr>
                <w:sz w:val="16"/>
                <w:szCs w:val="16"/>
              </w:rPr>
              <w:t>Date</w:t>
            </w:r>
          </w:p>
        </w:tc>
      </w:tr>
      <w:tr w:rsidRPr="00237864" w:rsidR="00E56AED" w:rsidTr="00E34A0C" w14:paraId="3B4F5546"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3573AA4" w14:textId="77777777">
            <w:pPr>
              <w:jc w:val="both"/>
              <w:rPr>
                <w:rFonts w:hAnsi="Arial" w:eastAsia="Times New Roman"/>
                <w:color w:val="000000"/>
                <w:sz w:val="16"/>
              </w:rPr>
            </w:pPr>
            <w:r w:rsidRPr="00237864">
              <w:rPr>
                <w:rFonts w:hAnsi="Arial" w:eastAsia="Times New Roman"/>
                <w:color w:val="000000"/>
                <w:sz w:val="16"/>
              </w:rPr>
              <w:t>Date de R</w:t>
            </w:r>
            <w:r w:rsidRPr="00237864">
              <w:rPr>
                <w:rFonts w:hAnsi="Arial" w:eastAsia="Times New Roman"/>
                <w:color w:val="000000"/>
                <w:sz w:val="16"/>
              </w:rPr>
              <w:t>è</w:t>
            </w:r>
            <w:r w:rsidRPr="00237864">
              <w:rPr>
                <w:rFonts w:hAnsi="Arial" w:eastAsia="Times New Roman"/>
                <w:color w:val="000000"/>
                <w:sz w:val="16"/>
              </w:rPr>
              <w:t>glement livraison</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4714B31" w14:textId="77777777">
            <w:pPr>
              <w:jc w:val="both"/>
              <w:rPr>
                <w:rFonts w:hAnsi="Arial" w:eastAsia="Times New Roman"/>
                <w:color w:val="000000"/>
                <w:sz w:val="16"/>
              </w:rPr>
            </w:pPr>
            <w:r w:rsidRPr="00237864">
              <w:rPr>
                <w:rFonts w:hAnsi="Arial" w:eastAsia="Times New Roman"/>
                <w:color w:val="000000"/>
                <w:sz w:val="16"/>
              </w:rPr>
              <w:t>Date de r</w:t>
            </w:r>
            <w:r w:rsidRPr="00237864">
              <w:rPr>
                <w:rFonts w:hAnsi="Arial" w:eastAsia="Times New Roman"/>
                <w:color w:val="000000"/>
                <w:sz w:val="16"/>
              </w:rPr>
              <w:t>è</w:t>
            </w:r>
            <w:r w:rsidRPr="00237864">
              <w:rPr>
                <w:rFonts w:hAnsi="Arial" w:eastAsia="Times New Roman"/>
                <w:color w:val="000000"/>
                <w:sz w:val="16"/>
              </w:rPr>
              <w:t>glement livraison</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95E77AF" w14:textId="77777777">
            <w:pPr>
              <w:jc w:val="both"/>
              <w:rPr>
                <w:sz w:val="16"/>
                <w:szCs w:val="16"/>
              </w:rPr>
            </w:pPr>
            <w:r w:rsidRPr="00237864">
              <w:rPr>
                <w:sz w:val="16"/>
                <w:szCs w:val="16"/>
              </w:rPr>
              <w:t xml:space="preserve">Date </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8224918" w14:textId="77777777">
            <w:pPr>
              <w:jc w:val="both"/>
              <w:rPr>
                <w:sz w:val="16"/>
                <w:szCs w:val="16"/>
              </w:rPr>
            </w:pPr>
            <w:r w:rsidRPr="00237864">
              <w:rPr>
                <w:sz w:val="16"/>
                <w:szCs w:val="16"/>
              </w:rPr>
              <w:t>Date</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65AF35C" w14:textId="77777777">
            <w:pPr>
              <w:jc w:val="both"/>
              <w:rPr>
                <w:sz w:val="16"/>
                <w:szCs w:val="16"/>
              </w:rPr>
            </w:pPr>
            <w:r w:rsidRPr="00237864">
              <w:rPr>
                <w:sz w:val="16"/>
                <w:szCs w:val="16"/>
              </w:rPr>
              <w:t>10</w:t>
            </w: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A3701DD" w14:textId="77777777">
            <w:pPr>
              <w:jc w:val="both"/>
              <w:rPr>
                <w:sz w:val="16"/>
                <w:szCs w:val="16"/>
              </w:rPr>
            </w:pPr>
            <w:r w:rsidRPr="00237864">
              <w:rPr>
                <w:sz w:val="16"/>
                <w:szCs w:val="16"/>
              </w:rPr>
              <w:t>Date</w:t>
            </w:r>
          </w:p>
        </w:tc>
      </w:tr>
      <w:tr w:rsidRPr="00237864" w:rsidR="00E56AED" w:rsidTr="00E34A0C" w14:paraId="02C38A75"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D873E09" w14:textId="77777777">
            <w:pPr>
              <w:jc w:val="both"/>
              <w:rPr>
                <w:rFonts w:hAnsi="Arial" w:eastAsia="Times New Roman"/>
                <w:color w:val="000000"/>
                <w:sz w:val="16"/>
              </w:rPr>
            </w:pPr>
            <w:r w:rsidRPr="00237864">
              <w:rPr>
                <w:rFonts w:hAnsi="Arial" w:eastAsia="Times New Roman"/>
                <w:color w:val="000000"/>
                <w:sz w:val="16"/>
              </w:rPr>
              <w:t>Conseiller Financier</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863D6C7" w14:textId="77777777">
            <w:pPr>
              <w:jc w:val="both"/>
              <w:rPr>
                <w:rFonts w:hAnsi="Arial" w:eastAsia="Times New Roman"/>
                <w:color w:val="000000"/>
                <w:sz w:val="16"/>
              </w:rPr>
            </w:pPr>
            <w:r w:rsidRPr="00237864">
              <w:rPr>
                <w:rFonts w:hAnsi="Arial" w:eastAsia="Times New Roman"/>
                <w:color w:val="000000"/>
                <w:sz w:val="16"/>
              </w:rPr>
              <w:t>Conseiller financier</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93385B5" w14:textId="77777777">
            <w:pPr>
              <w:jc w:val="both"/>
              <w:rPr>
                <w:sz w:val="16"/>
                <w:szCs w:val="16"/>
              </w:rPr>
            </w:pPr>
            <w:r w:rsidRPr="00237864">
              <w:rPr>
                <w:sz w:val="16"/>
                <w:szCs w:val="16"/>
              </w:rPr>
              <w:t>Liste</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89D3C82" w14:textId="77777777">
            <w:pPr>
              <w:jc w:val="both"/>
              <w:rPr>
                <w:sz w:val="16"/>
                <w:szCs w:val="16"/>
              </w:rPr>
            </w:pPr>
            <w:r w:rsidRPr="00237864">
              <w:rPr>
                <w:sz w:val="16"/>
                <w:szCs w:val="16"/>
              </w:rPr>
              <w:t>Liste</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3271335" w14:textId="77777777">
            <w:pPr>
              <w:jc w:val="both"/>
              <w:rPr>
                <w:sz w:val="16"/>
                <w:szCs w:val="16"/>
              </w:rPr>
            </w:pPr>
            <w:r w:rsidRPr="00237864">
              <w:rPr>
                <w:sz w:val="16"/>
                <w:szCs w:val="16"/>
              </w:rPr>
              <w:t>--</w:t>
            </w: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D1892C7" w14:textId="77777777">
            <w:pPr>
              <w:jc w:val="both"/>
              <w:rPr>
                <w:sz w:val="16"/>
                <w:szCs w:val="16"/>
              </w:rPr>
            </w:pPr>
            <w:r w:rsidRPr="00237864">
              <w:rPr>
                <w:sz w:val="16"/>
                <w:szCs w:val="16"/>
              </w:rPr>
              <w:t>Liste de Texte</w:t>
            </w:r>
          </w:p>
        </w:tc>
      </w:tr>
      <w:tr w:rsidRPr="00237864" w:rsidR="00E56AED" w:rsidTr="00E34A0C" w14:paraId="304EA709"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2A34A6B" w14:textId="77777777">
            <w:pPr>
              <w:jc w:val="both"/>
              <w:rPr>
                <w:rFonts w:hAnsi="Arial" w:eastAsia="Times New Roman"/>
                <w:color w:val="000000"/>
                <w:sz w:val="16"/>
              </w:rPr>
            </w:pPr>
            <w:r w:rsidRPr="00237864">
              <w:rPr>
                <w:rFonts w:hAnsi="Arial" w:eastAsia="Times New Roman"/>
                <w:color w:val="000000"/>
                <w:sz w:val="16"/>
              </w:rPr>
              <w:t>Chef de file</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D6A9DA0" w14:textId="77777777">
            <w:pPr>
              <w:jc w:val="both"/>
              <w:rPr>
                <w:rFonts w:hAnsi="Arial" w:eastAsia="Times New Roman"/>
                <w:color w:val="000000"/>
                <w:sz w:val="16"/>
              </w:rPr>
            </w:pPr>
            <w:r w:rsidRPr="00237864">
              <w:rPr>
                <w:rFonts w:hAnsi="Arial" w:eastAsia="Times New Roman"/>
                <w:color w:val="000000"/>
                <w:sz w:val="16"/>
              </w:rPr>
              <w:t>Chef de file</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E2DFA43" w14:textId="77777777">
            <w:pPr>
              <w:jc w:val="both"/>
              <w:rPr>
                <w:sz w:val="16"/>
                <w:szCs w:val="16"/>
              </w:rPr>
            </w:pPr>
            <w:r w:rsidRPr="00237864">
              <w:rPr>
                <w:sz w:val="16"/>
                <w:szCs w:val="16"/>
              </w:rPr>
              <w:t>Liste</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4E6AEFD" w14:textId="77777777">
            <w:pPr>
              <w:jc w:val="both"/>
              <w:rPr>
                <w:sz w:val="16"/>
                <w:szCs w:val="16"/>
              </w:rPr>
            </w:pPr>
            <w:r w:rsidRPr="00237864">
              <w:rPr>
                <w:sz w:val="16"/>
                <w:szCs w:val="16"/>
              </w:rPr>
              <w:t>Liste</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0D3E0CD" w14:textId="77777777">
            <w:pPr>
              <w:jc w:val="both"/>
              <w:rPr>
                <w:sz w:val="16"/>
                <w:szCs w:val="16"/>
              </w:rPr>
            </w:pPr>
            <w:r w:rsidRPr="00237864">
              <w:rPr>
                <w:sz w:val="16"/>
                <w:szCs w:val="16"/>
              </w:rPr>
              <w:t>--</w:t>
            </w: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B63D77D" w14:textId="77777777">
            <w:pPr>
              <w:jc w:val="both"/>
              <w:rPr>
                <w:sz w:val="16"/>
                <w:szCs w:val="16"/>
              </w:rPr>
            </w:pPr>
            <w:r w:rsidRPr="00237864">
              <w:rPr>
                <w:sz w:val="16"/>
                <w:szCs w:val="16"/>
              </w:rPr>
              <w:t>Liste de Texte</w:t>
            </w:r>
          </w:p>
        </w:tc>
      </w:tr>
      <w:tr w:rsidRPr="00237864" w:rsidR="00E56AED" w:rsidTr="00E34A0C" w14:paraId="68404D1D" w14:textId="77777777">
        <w:tc>
          <w:tcPr>
            <w:tcW w:w="1676" w:type="dxa"/>
            <w:tcBorders>
              <w:left w:val="single" w:color="000000" w:sz="4" w:space="0"/>
              <w:bottom w:val="single" w:color="auto" w:sz="4" w:space="0"/>
              <w:right w:val="single" w:color="000000" w:sz="4" w:space="0"/>
            </w:tcBorders>
            <w:shd w:val="clear" w:color="auto" w:fill="FFFFFF"/>
          </w:tcPr>
          <w:p w:rsidRPr="00237864" w:rsidR="00E56AED" w:rsidP="002F5C7D" w:rsidRDefault="00E56AED" w14:paraId="546AC8D4" w14:textId="77777777">
            <w:pPr>
              <w:jc w:val="both"/>
              <w:rPr>
                <w:rFonts w:hAnsi="Arial" w:eastAsia="Times New Roman"/>
                <w:color w:val="000000"/>
                <w:sz w:val="16"/>
              </w:rPr>
            </w:pPr>
            <w:r w:rsidRPr="00237864">
              <w:rPr>
                <w:rFonts w:hAnsi="Arial" w:eastAsia="Times New Roman"/>
                <w:color w:val="000000"/>
                <w:sz w:val="16"/>
              </w:rPr>
              <w:t>Commission de courtage</w:t>
            </w:r>
          </w:p>
        </w:tc>
        <w:tc>
          <w:tcPr>
            <w:tcW w:w="799" w:type="dxa"/>
            <w:tcBorders>
              <w:left w:val="single" w:color="000000" w:sz="4" w:space="0"/>
              <w:bottom w:val="single" w:color="auto" w:sz="4" w:space="0"/>
              <w:right w:val="single" w:color="000000" w:sz="4" w:space="0"/>
            </w:tcBorders>
            <w:shd w:val="clear" w:color="auto" w:fill="FFFFFF"/>
          </w:tcPr>
          <w:p w:rsidRPr="00237864" w:rsidR="00E56AED" w:rsidP="002F5C7D" w:rsidRDefault="00E56AED" w14:paraId="1FA74E93" w14:textId="77777777">
            <w:pPr>
              <w:jc w:val="both"/>
              <w:rPr>
                <w:rFonts w:hAnsi="Arial" w:eastAsia="Times New Roman"/>
                <w:color w:val="000000"/>
                <w:sz w:val="16"/>
              </w:rPr>
            </w:pPr>
            <w:r w:rsidRPr="00237864">
              <w:rPr>
                <w:rFonts w:hAnsi="Arial" w:eastAsia="Times New Roman"/>
                <w:color w:val="000000"/>
                <w:sz w:val="16"/>
              </w:rPr>
              <w:t xml:space="preserve">Commission de courtage </w:t>
            </w:r>
          </w:p>
        </w:tc>
        <w:tc>
          <w:tcPr>
            <w:tcW w:w="1259" w:type="dxa"/>
            <w:tcBorders>
              <w:left w:val="single" w:color="000000" w:sz="4" w:space="0"/>
              <w:bottom w:val="single" w:color="auto" w:sz="4" w:space="0"/>
              <w:right w:val="single" w:color="000000" w:sz="4" w:space="0"/>
            </w:tcBorders>
            <w:shd w:val="clear" w:color="auto" w:fill="FFFFFF"/>
          </w:tcPr>
          <w:p w:rsidRPr="00237864" w:rsidR="00E56AED" w:rsidP="002F5C7D" w:rsidRDefault="00E56AED" w14:paraId="707E23E8" w14:textId="77777777">
            <w:pPr>
              <w:jc w:val="both"/>
              <w:rPr>
                <w:sz w:val="16"/>
                <w:szCs w:val="16"/>
              </w:rPr>
            </w:pPr>
            <w:r w:rsidRPr="00237864">
              <w:rPr>
                <w:sz w:val="16"/>
                <w:szCs w:val="16"/>
              </w:rPr>
              <w:t>Numérique</w:t>
            </w:r>
          </w:p>
        </w:tc>
        <w:tc>
          <w:tcPr>
            <w:tcW w:w="2170" w:type="dxa"/>
            <w:tcBorders>
              <w:left w:val="single" w:color="000000" w:sz="4" w:space="0"/>
              <w:bottom w:val="single" w:color="auto" w:sz="4" w:space="0"/>
              <w:right w:val="single" w:color="000000" w:sz="4" w:space="0"/>
            </w:tcBorders>
            <w:shd w:val="clear" w:color="auto" w:fill="FFFFFF"/>
          </w:tcPr>
          <w:p w:rsidRPr="00237864" w:rsidR="00E56AED" w:rsidP="002F5C7D" w:rsidRDefault="00E56AED" w14:paraId="32347890" w14:textId="77777777">
            <w:pPr>
              <w:jc w:val="both"/>
              <w:rPr>
                <w:sz w:val="16"/>
                <w:szCs w:val="16"/>
              </w:rPr>
            </w:pPr>
            <w:r w:rsidRPr="00237864">
              <w:rPr>
                <w:sz w:val="16"/>
                <w:szCs w:val="16"/>
              </w:rPr>
              <w:t>Numérique</w:t>
            </w:r>
          </w:p>
        </w:tc>
        <w:tc>
          <w:tcPr>
            <w:tcW w:w="1124" w:type="dxa"/>
            <w:tcBorders>
              <w:left w:val="single" w:color="000000" w:sz="4" w:space="0"/>
              <w:bottom w:val="single" w:color="auto" w:sz="4" w:space="0"/>
              <w:right w:val="single" w:color="000000" w:sz="4" w:space="0"/>
            </w:tcBorders>
            <w:shd w:val="clear" w:color="auto" w:fill="FFFFFF"/>
          </w:tcPr>
          <w:p w:rsidRPr="00237864" w:rsidR="00E56AED" w:rsidP="002F5C7D" w:rsidRDefault="00E56AED" w14:paraId="2201FAC4" w14:textId="77777777">
            <w:pPr>
              <w:jc w:val="both"/>
              <w:rPr>
                <w:sz w:val="16"/>
                <w:szCs w:val="16"/>
              </w:rPr>
            </w:pPr>
            <w:r w:rsidRPr="00237864">
              <w:rPr>
                <w:sz w:val="16"/>
                <w:szCs w:val="16"/>
              </w:rPr>
              <w:t>2</w:t>
            </w:r>
          </w:p>
        </w:tc>
        <w:tc>
          <w:tcPr>
            <w:tcW w:w="2572" w:type="dxa"/>
            <w:tcBorders>
              <w:left w:val="single" w:color="000000" w:sz="4" w:space="0"/>
              <w:bottom w:val="single" w:color="auto" w:sz="4" w:space="0"/>
              <w:right w:val="single" w:color="000000" w:sz="4" w:space="0"/>
            </w:tcBorders>
            <w:shd w:val="clear" w:color="auto" w:fill="FFFFFF"/>
          </w:tcPr>
          <w:p w:rsidRPr="00237864" w:rsidR="00E56AED" w:rsidP="002F5C7D" w:rsidRDefault="00E56AED" w14:paraId="40FDEB7F" w14:textId="77777777">
            <w:pPr>
              <w:jc w:val="both"/>
              <w:rPr>
                <w:sz w:val="16"/>
                <w:szCs w:val="16"/>
              </w:rPr>
            </w:pPr>
            <w:r w:rsidRPr="00237864">
              <w:rPr>
                <w:sz w:val="16"/>
                <w:szCs w:val="16"/>
              </w:rPr>
              <w:t>Taux en pourcentage</w:t>
            </w:r>
          </w:p>
        </w:tc>
      </w:tr>
      <w:tr w:rsidRPr="00237864" w:rsidR="00E56AED" w:rsidTr="007C2F0D" w14:paraId="30747F59" w14:textId="77777777">
        <w:tc>
          <w:tcPr>
            <w:tcW w:w="1676" w:type="dxa"/>
            <w:tcBorders>
              <w:top w:val="single" w:color="auto" w:sz="4" w:space="0"/>
              <w:left w:val="single" w:color="000000" w:sz="4" w:space="0"/>
              <w:bottom w:val="single" w:color="000000" w:sz="4" w:space="0"/>
              <w:right w:val="single" w:color="000000" w:sz="4" w:space="0"/>
            </w:tcBorders>
            <w:shd w:val="clear" w:color="auto" w:fill="808080"/>
          </w:tcPr>
          <w:p w:rsidRPr="00237864" w:rsidR="00E56AED" w:rsidP="00FF0D58" w:rsidRDefault="00E56AED" w14:paraId="05DB338C" w14:textId="77777777">
            <w:pPr>
              <w:jc w:val="both"/>
              <w:rPr>
                <w:b/>
                <w:bCs/>
              </w:rPr>
            </w:pPr>
            <w:r w:rsidRPr="00237864">
              <w:rPr>
                <w:b/>
                <w:bCs/>
              </w:rPr>
              <w:t>Champ</w:t>
            </w:r>
          </w:p>
        </w:tc>
        <w:tc>
          <w:tcPr>
            <w:tcW w:w="799" w:type="dxa"/>
            <w:tcBorders>
              <w:top w:val="single" w:color="auto" w:sz="4" w:space="0"/>
              <w:left w:val="single" w:color="000000" w:sz="4" w:space="0"/>
              <w:bottom w:val="single" w:color="000000" w:sz="4" w:space="0"/>
              <w:right w:val="single" w:color="000000" w:sz="4" w:space="0"/>
            </w:tcBorders>
            <w:shd w:val="clear" w:color="auto" w:fill="808080"/>
          </w:tcPr>
          <w:p w:rsidRPr="00237864" w:rsidR="00E56AED" w:rsidP="00FF0D58" w:rsidRDefault="00E56AED" w14:paraId="45552573" w14:textId="77777777">
            <w:pPr>
              <w:jc w:val="both"/>
              <w:rPr>
                <w:b/>
                <w:bCs/>
              </w:rPr>
            </w:pPr>
            <w:r w:rsidRPr="00237864">
              <w:rPr>
                <w:b/>
                <w:bCs/>
              </w:rPr>
              <w:t>Etiquette</w:t>
            </w:r>
          </w:p>
        </w:tc>
        <w:tc>
          <w:tcPr>
            <w:tcW w:w="1259" w:type="dxa"/>
            <w:tcBorders>
              <w:top w:val="single" w:color="auto" w:sz="4" w:space="0"/>
              <w:left w:val="single" w:color="000000" w:sz="4" w:space="0"/>
              <w:bottom w:val="single" w:color="000000" w:sz="4" w:space="0"/>
              <w:right w:val="single" w:color="000000" w:sz="4" w:space="0"/>
            </w:tcBorders>
            <w:shd w:val="clear" w:color="auto" w:fill="808080"/>
          </w:tcPr>
          <w:p w:rsidRPr="00237864" w:rsidR="00E56AED" w:rsidP="00FF0D58" w:rsidRDefault="00E56AED" w14:paraId="6E8A9154" w14:textId="77777777">
            <w:pPr>
              <w:jc w:val="both"/>
              <w:rPr>
                <w:b/>
                <w:bCs/>
              </w:rPr>
            </w:pPr>
            <w:r w:rsidRPr="00237864">
              <w:rPr>
                <w:b/>
                <w:bCs/>
              </w:rPr>
              <w:t>Type de champ</w:t>
            </w:r>
          </w:p>
        </w:tc>
        <w:tc>
          <w:tcPr>
            <w:tcW w:w="2170" w:type="dxa"/>
            <w:tcBorders>
              <w:top w:val="single" w:color="auto" w:sz="4" w:space="0"/>
              <w:left w:val="single" w:color="000000" w:sz="4" w:space="0"/>
              <w:bottom w:val="single" w:color="000000" w:sz="4" w:space="0"/>
              <w:right w:val="single" w:color="000000" w:sz="4" w:space="0"/>
            </w:tcBorders>
            <w:shd w:val="clear" w:color="auto" w:fill="808080"/>
          </w:tcPr>
          <w:p w:rsidRPr="00237864" w:rsidR="00E56AED" w:rsidP="00FF0D58" w:rsidRDefault="00E56AED" w14:paraId="54F63A93" w14:textId="77777777">
            <w:pPr>
              <w:jc w:val="both"/>
              <w:rPr>
                <w:b/>
                <w:bCs/>
              </w:rPr>
            </w:pPr>
            <w:r w:rsidRPr="00237864">
              <w:rPr>
                <w:b/>
                <w:bCs/>
              </w:rPr>
              <w:t>Type de donnée manipulée</w:t>
            </w:r>
          </w:p>
        </w:tc>
        <w:tc>
          <w:tcPr>
            <w:tcW w:w="1124" w:type="dxa"/>
            <w:tcBorders>
              <w:top w:val="single" w:color="auto" w:sz="4" w:space="0"/>
              <w:left w:val="single" w:color="000000" w:sz="4" w:space="0"/>
              <w:bottom w:val="single" w:color="000000" w:sz="4" w:space="0"/>
              <w:right w:val="single" w:color="000000" w:sz="4" w:space="0"/>
            </w:tcBorders>
            <w:shd w:val="clear" w:color="auto" w:fill="808080"/>
          </w:tcPr>
          <w:p w:rsidRPr="00237864" w:rsidR="00E56AED" w:rsidP="00FF0D58" w:rsidRDefault="00E56AED" w14:paraId="05320B5F" w14:textId="77777777">
            <w:pPr>
              <w:jc w:val="both"/>
              <w:rPr>
                <w:b/>
                <w:bCs/>
              </w:rPr>
            </w:pPr>
            <w:r w:rsidRPr="00237864">
              <w:rPr>
                <w:b/>
                <w:bCs/>
              </w:rPr>
              <w:t>Taille</w:t>
            </w:r>
          </w:p>
        </w:tc>
        <w:tc>
          <w:tcPr>
            <w:tcW w:w="2572" w:type="dxa"/>
            <w:tcBorders>
              <w:top w:val="single" w:color="auto" w:sz="4" w:space="0"/>
              <w:left w:val="single" w:color="000000" w:sz="4" w:space="0"/>
              <w:bottom w:val="single" w:color="000000" w:sz="4" w:space="0"/>
              <w:right w:val="single" w:color="000000" w:sz="4" w:space="0"/>
            </w:tcBorders>
            <w:shd w:val="clear" w:color="auto" w:fill="808080"/>
          </w:tcPr>
          <w:p w:rsidRPr="00237864" w:rsidR="00E56AED" w:rsidP="00FF0D58" w:rsidRDefault="00E56AED" w14:paraId="6BEAF98D" w14:textId="77777777">
            <w:pPr>
              <w:jc w:val="both"/>
              <w:rPr>
                <w:b/>
                <w:bCs/>
              </w:rPr>
            </w:pPr>
            <w:r w:rsidRPr="00237864">
              <w:rPr>
                <w:b/>
                <w:bCs/>
              </w:rPr>
              <w:t>Description &amp; valeurs possibles</w:t>
            </w:r>
          </w:p>
        </w:tc>
      </w:tr>
      <w:tr w:rsidRPr="00237864" w:rsidR="00E56AED" w:rsidTr="00E34A0C" w14:paraId="1EE1021F"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0464D2E" w14:textId="77777777">
            <w:pPr>
              <w:jc w:val="both"/>
              <w:rPr>
                <w:rFonts w:hAnsi="Arial" w:eastAsia="Times New Roman"/>
                <w:color w:val="000000"/>
                <w:sz w:val="16"/>
              </w:rPr>
            </w:pPr>
            <w:r w:rsidRPr="00237864">
              <w:rPr>
                <w:rFonts w:hAnsi="Arial" w:eastAsia="Times New Roman"/>
                <w:color w:val="000000"/>
                <w:sz w:val="16"/>
              </w:rPr>
              <w:t>Commision de r</w:t>
            </w:r>
            <w:r w:rsidRPr="00237864">
              <w:rPr>
                <w:rFonts w:hAnsi="Arial" w:eastAsia="Times New Roman"/>
                <w:color w:val="000000"/>
                <w:sz w:val="16"/>
              </w:rPr>
              <w:t>è</w:t>
            </w:r>
            <w:r w:rsidRPr="00237864">
              <w:rPr>
                <w:rFonts w:hAnsi="Arial" w:eastAsia="Times New Roman"/>
                <w:color w:val="000000"/>
                <w:sz w:val="16"/>
              </w:rPr>
              <w:t>glement livraison</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40B9B01" w14:textId="77777777">
            <w:pPr>
              <w:jc w:val="both"/>
              <w:rPr>
                <w:rFonts w:hAnsi="Arial" w:eastAsia="Times New Roman"/>
                <w:color w:val="000000"/>
                <w:sz w:val="16"/>
              </w:rPr>
            </w:pPr>
            <w:r w:rsidRPr="00237864">
              <w:rPr>
                <w:rFonts w:hAnsi="Arial" w:eastAsia="Times New Roman"/>
                <w:color w:val="000000"/>
                <w:sz w:val="16"/>
              </w:rPr>
              <w:t>Commission de r</w:t>
            </w:r>
            <w:r w:rsidRPr="00237864">
              <w:rPr>
                <w:rFonts w:hAnsi="Arial" w:eastAsia="Times New Roman"/>
                <w:color w:val="000000"/>
                <w:sz w:val="16"/>
              </w:rPr>
              <w:t>è</w:t>
            </w:r>
            <w:r w:rsidRPr="00237864">
              <w:rPr>
                <w:rFonts w:hAnsi="Arial" w:eastAsia="Times New Roman"/>
                <w:color w:val="000000"/>
                <w:sz w:val="16"/>
              </w:rPr>
              <w:t>glement livraison</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C463F2B" w14:textId="77777777">
            <w:pPr>
              <w:jc w:val="both"/>
              <w:rPr>
                <w:sz w:val="16"/>
                <w:szCs w:val="16"/>
              </w:rPr>
            </w:pPr>
            <w:r w:rsidRPr="00237864">
              <w:rPr>
                <w:sz w:val="16"/>
                <w:szCs w:val="16"/>
              </w:rPr>
              <w:t>Numérique</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DF2399F" w14:textId="77777777">
            <w:pPr>
              <w:jc w:val="both"/>
              <w:rPr>
                <w:sz w:val="16"/>
                <w:szCs w:val="16"/>
              </w:rPr>
            </w:pPr>
            <w:r w:rsidRPr="00237864">
              <w:rPr>
                <w:sz w:val="16"/>
                <w:szCs w:val="16"/>
              </w:rPr>
              <w:t>Numérique</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0998345" w14:textId="77777777">
            <w:pPr>
              <w:jc w:val="both"/>
              <w:rPr>
                <w:sz w:val="16"/>
                <w:szCs w:val="16"/>
              </w:rPr>
            </w:pPr>
            <w:r w:rsidRPr="00237864">
              <w:rPr>
                <w:sz w:val="16"/>
                <w:szCs w:val="16"/>
              </w:rPr>
              <w:t>2</w:t>
            </w: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C4DC73C" w14:textId="77777777">
            <w:pPr>
              <w:jc w:val="both"/>
              <w:rPr>
                <w:sz w:val="16"/>
                <w:szCs w:val="16"/>
              </w:rPr>
            </w:pPr>
            <w:r w:rsidRPr="00237864">
              <w:rPr>
                <w:sz w:val="16"/>
                <w:szCs w:val="16"/>
              </w:rPr>
              <w:t>Taux en pourcentage</w:t>
            </w:r>
          </w:p>
        </w:tc>
      </w:tr>
      <w:tr w:rsidRPr="00237864" w:rsidR="00E56AED" w:rsidTr="00E34A0C" w14:paraId="764B930A"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91B1104" w14:textId="77777777">
            <w:pPr>
              <w:jc w:val="both"/>
              <w:rPr>
                <w:rFonts w:hAnsi="Arial" w:eastAsia="Times New Roman"/>
                <w:color w:val="000000"/>
                <w:sz w:val="16"/>
              </w:rPr>
            </w:pPr>
            <w:r w:rsidRPr="00237864">
              <w:rPr>
                <w:rFonts w:hAnsi="Arial" w:eastAsia="Times New Roman"/>
                <w:color w:val="000000"/>
                <w:sz w:val="16"/>
              </w:rPr>
              <w:t>Commission du r</w:t>
            </w:r>
            <w:r w:rsidRPr="00237864">
              <w:rPr>
                <w:rFonts w:hAnsi="Arial" w:eastAsia="Times New Roman"/>
                <w:color w:val="000000"/>
                <w:sz w:val="16"/>
              </w:rPr>
              <w:t>é</w:t>
            </w:r>
            <w:r w:rsidRPr="00237864">
              <w:rPr>
                <w:rFonts w:hAnsi="Arial" w:eastAsia="Times New Roman"/>
                <w:color w:val="000000"/>
                <w:sz w:val="16"/>
              </w:rPr>
              <w:t xml:space="preserve">seau placeur </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E68914E" w14:textId="77777777">
            <w:pPr>
              <w:jc w:val="both"/>
              <w:rPr>
                <w:rFonts w:hAnsi="Arial" w:eastAsia="Times New Roman"/>
                <w:color w:val="000000"/>
                <w:sz w:val="16"/>
              </w:rPr>
            </w:pPr>
            <w:r w:rsidRPr="00237864">
              <w:rPr>
                <w:rFonts w:hAnsi="Arial" w:eastAsia="Times New Roman"/>
                <w:color w:val="000000"/>
                <w:sz w:val="16"/>
              </w:rPr>
              <w:t>Commission du r</w:t>
            </w:r>
            <w:r w:rsidRPr="00237864">
              <w:rPr>
                <w:rFonts w:hAnsi="Arial" w:eastAsia="Times New Roman"/>
                <w:color w:val="000000"/>
                <w:sz w:val="16"/>
              </w:rPr>
              <w:t>é</w:t>
            </w:r>
            <w:r w:rsidRPr="00237864">
              <w:rPr>
                <w:rFonts w:hAnsi="Arial" w:eastAsia="Times New Roman"/>
                <w:color w:val="000000"/>
                <w:sz w:val="16"/>
              </w:rPr>
              <w:t>seau placeur</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C9B48C8" w14:textId="77777777">
            <w:pPr>
              <w:jc w:val="both"/>
              <w:rPr>
                <w:sz w:val="16"/>
                <w:szCs w:val="16"/>
              </w:rPr>
            </w:pPr>
            <w:r w:rsidRPr="00237864">
              <w:rPr>
                <w:sz w:val="16"/>
                <w:szCs w:val="16"/>
              </w:rPr>
              <w:t>Numérique</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C440CA1" w14:textId="77777777">
            <w:pPr>
              <w:jc w:val="both"/>
              <w:rPr>
                <w:sz w:val="16"/>
                <w:szCs w:val="16"/>
              </w:rPr>
            </w:pPr>
            <w:r w:rsidRPr="00237864">
              <w:rPr>
                <w:sz w:val="16"/>
                <w:szCs w:val="16"/>
              </w:rPr>
              <w:t>Numérique</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9A54C95" w14:textId="77777777">
            <w:pPr>
              <w:jc w:val="both"/>
              <w:rPr>
                <w:sz w:val="16"/>
                <w:szCs w:val="16"/>
              </w:rPr>
            </w:pPr>
            <w:r w:rsidRPr="00237864">
              <w:rPr>
                <w:sz w:val="16"/>
                <w:szCs w:val="16"/>
              </w:rPr>
              <w:t>2</w:t>
            </w: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577F700" w14:textId="77777777">
            <w:pPr>
              <w:jc w:val="both"/>
              <w:rPr>
                <w:sz w:val="16"/>
                <w:szCs w:val="16"/>
              </w:rPr>
            </w:pPr>
            <w:r w:rsidRPr="00237864">
              <w:rPr>
                <w:sz w:val="16"/>
                <w:szCs w:val="16"/>
              </w:rPr>
              <w:t>Taux en pourcentage</w:t>
            </w:r>
          </w:p>
        </w:tc>
      </w:tr>
      <w:tr w:rsidRPr="00237864" w:rsidR="00E56AED" w:rsidTr="00E34A0C" w14:paraId="497EAC1B"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C54D0E1" w14:textId="77777777">
            <w:pPr>
              <w:jc w:val="both"/>
              <w:rPr>
                <w:rFonts w:hAnsi="Arial" w:eastAsia="Times New Roman"/>
                <w:color w:val="000000"/>
                <w:sz w:val="16"/>
              </w:rPr>
            </w:pPr>
            <w:r w:rsidRPr="00237864">
              <w:rPr>
                <w:rFonts w:hAnsi="Arial" w:eastAsia="Times New Roman"/>
                <w:color w:val="000000"/>
                <w:sz w:val="16"/>
              </w:rPr>
              <w:t xml:space="preserve">Mode de financement </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CDE3774" w14:textId="77777777">
            <w:pPr>
              <w:jc w:val="both"/>
              <w:rPr>
                <w:rFonts w:hAnsi="Arial" w:eastAsia="Times New Roman"/>
                <w:color w:val="000000"/>
                <w:sz w:val="16"/>
              </w:rPr>
            </w:pPr>
            <w:r w:rsidRPr="00237864">
              <w:rPr>
                <w:rFonts w:hAnsi="Arial" w:eastAsia="Times New Roman"/>
                <w:color w:val="000000"/>
                <w:sz w:val="16"/>
              </w:rPr>
              <w:t>Mode de finanacement</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40256AD" w14:textId="77777777">
            <w:pPr>
              <w:jc w:val="both"/>
              <w:rPr>
                <w:sz w:val="16"/>
                <w:szCs w:val="16"/>
              </w:rPr>
            </w:pPr>
            <w:r w:rsidRPr="00237864">
              <w:rPr>
                <w:sz w:val="16"/>
                <w:szCs w:val="16"/>
              </w:rPr>
              <w:t>Liste</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8C3F64E" w14:textId="77777777">
            <w:pPr>
              <w:jc w:val="both"/>
              <w:rPr>
                <w:sz w:val="16"/>
                <w:szCs w:val="16"/>
              </w:rPr>
            </w:pPr>
            <w:r w:rsidRPr="00237864">
              <w:rPr>
                <w:sz w:val="16"/>
                <w:szCs w:val="16"/>
              </w:rPr>
              <w:t>Liste</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0CCBE70" w14:textId="77777777">
            <w:pPr>
              <w:jc w:val="both"/>
            </w:pP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9B2C00E" w14:textId="77777777">
            <w:pPr>
              <w:jc w:val="both"/>
              <w:rPr>
                <w:sz w:val="16"/>
                <w:szCs w:val="16"/>
              </w:rPr>
            </w:pPr>
            <w:r w:rsidRPr="00237864">
              <w:rPr>
                <w:sz w:val="16"/>
                <w:szCs w:val="16"/>
              </w:rPr>
              <w:t>Liste de texte</w:t>
            </w:r>
          </w:p>
        </w:tc>
      </w:tr>
      <w:tr w:rsidRPr="00237864" w:rsidR="00E56AED" w:rsidTr="00E34A0C" w14:paraId="56B373FF"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B9D6B8A" w14:textId="77777777">
            <w:pPr>
              <w:jc w:val="both"/>
              <w:rPr>
                <w:rFonts w:hAnsi="Arial" w:eastAsia="Times New Roman"/>
                <w:color w:val="000000"/>
                <w:sz w:val="16"/>
              </w:rPr>
            </w:pPr>
            <w:r w:rsidRPr="00237864">
              <w:rPr>
                <w:rFonts w:hAnsi="Arial"/>
                <w:color w:val="000000"/>
                <w:sz w:val="16"/>
              </w:rPr>
              <w:tab/>
            </w:r>
            <w:r w:rsidRPr="00237864">
              <w:rPr>
                <w:rFonts w:hAnsi="Arial"/>
                <w:color w:val="000000"/>
                <w:sz w:val="16"/>
              </w:rPr>
              <w:tab/>
            </w:r>
            <w:r w:rsidRPr="00237864">
              <w:rPr>
                <w:rFonts w:hAnsi="Arial" w:eastAsia="Times New Roman"/>
                <w:color w:val="000000"/>
                <w:sz w:val="16"/>
              </w:rPr>
              <w:t>Identification de la cat</w:t>
            </w:r>
            <w:r w:rsidRPr="00237864">
              <w:rPr>
                <w:rFonts w:hAnsi="Arial" w:eastAsia="Times New Roman"/>
                <w:color w:val="000000"/>
                <w:sz w:val="16"/>
              </w:rPr>
              <w:t>é</w:t>
            </w:r>
            <w:r w:rsidRPr="00237864">
              <w:rPr>
                <w:rFonts w:hAnsi="Arial" w:eastAsia="Times New Roman"/>
                <w:color w:val="000000"/>
                <w:sz w:val="16"/>
              </w:rPr>
              <w:t xml:space="preserve">gorie d'agent </w:t>
            </w:r>
            <w:r w:rsidRPr="00237864">
              <w:rPr>
                <w:rFonts w:hAnsi="Arial" w:eastAsia="Times New Roman"/>
                <w:color w:val="000000"/>
                <w:sz w:val="16"/>
              </w:rPr>
              <w:t>é</w:t>
            </w:r>
            <w:r w:rsidRPr="00237864">
              <w:rPr>
                <w:rFonts w:hAnsi="Arial" w:eastAsia="Times New Roman"/>
                <w:color w:val="000000"/>
                <w:sz w:val="16"/>
              </w:rPr>
              <w:t>conomique</w:t>
            </w:r>
            <w:r w:rsidRPr="00237864">
              <w:rPr>
                <w:rFonts w:hAnsi="Arial" w:eastAsia="Times New Roman"/>
                <w:color w:val="000000"/>
                <w:sz w:val="16"/>
              </w:rPr>
              <w:tab/>
            </w:r>
            <w:r w:rsidRPr="00237864">
              <w:rPr>
                <w:rFonts w:hAnsi="Arial" w:eastAsia="Times New Roman"/>
                <w:color w:val="000000"/>
                <w:sz w:val="16"/>
              </w:rPr>
              <w:tab/>
            </w:r>
            <w:r w:rsidRPr="00237864">
              <w:rPr>
                <w:rFonts w:hAnsi="Arial" w:eastAsia="Times New Roman"/>
                <w:color w:val="000000"/>
                <w:sz w:val="16"/>
              </w:rPr>
              <w:tab/>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1335DE9" w14:textId="77777777">
            <w:pPr>
              <w:jc w:val="both"/>
              <w:rPr>
                <w:rFonts w:hAnsi="Arial" w:eastAsia="Times New Roman"/>
                <w:color w:val="000000"/>
                <w:sz w:val="16"/>
              </w:rPr>
            </w:pPr>
            <w:r w:rsidRPr="00237864">
              <w:rPr>
                <w:rFonts w:hAnsi="Arial" w:eastAsia="Times New Roman"/>
                <w:color w:val="000000"/>
                <w:sz w:val="16"/>
              </w:rPr>
              <w:t>Identifiant de la cat</w:t>
            </w:r>
            <w:r w:rsidRPr="00237864">
              <w:rPr>
                <w:rFonts w:hAnsi="Arial" w:eastAsia="Times New Roman"/>
                <w:color w:val="000000"/>
                <w:sz w:val="16"/>
              </w:rPr>
              <w:t>é</w:t>
            </w:r>
            <w:r w:rsidRPr="00237864">
              <w:rPr>
                <w:rFonts w:hAnsi="Arial" w:eastAsia="Times New Roman"/>
                <w:color w:val="000000"/>
                <w:sz w:val="16"/>
              </w:rPr>
              <w:t>gorie d'agent Economique</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AA65FC7" w14:textId="77777777">
            <w:pPr>
              <w:jc w:val="both"/>
              <w:rPr>
                <w:sz w:val="16"/>
                <w:szCs w:val="16"/>
              </w:rPr>
            </w:pPr>
            <w:r w:rsidRPr="00237864">
              <w:rPr>
                <w:sz w:val="16"/>
                <w:szCs w:val="16"/>
              </w:rPr>
              <w:t>Chaine de caractère</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BB52E9C" w14:textId="77777777">
            <w:pPr>
              <w:jc w:val="both"/>
              <w:rPr>
                <w:sz w:val="16"/>
                <w:szCs w:val="16"/>
              </w:rPr>
            </w:pPr>
            <w:r w:rsidRPr="00237864">
              <w:rPr>
                <w:sz w:val="16"/>
                <w:szCs w:val="16"/>
              </w:rPr>
              <w:t>Chaine de caratère</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0C9E96F" w14:textId="77777777">
            <w:pPr>
              <w:jc w:val="both"/>
              <w:rPr>
                <w:sz w:val="16"/>
                <w:szCs w:val="16"/>
              </w:rPr>
            </w:pPr>
            <w:r w:rsidRPr="00237864">
              <w:rPr>
                <w:sz w:val="16"/>
                <w:szCs w:val="16"/>
              </w:rPr>
              <w:t>--</w:t>
            </w: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D0CFF85" w14:textId="77777777">
            <w:pPr>
              <w:jc w:val="both"/>
              <w:rPr>
                <w:sz w:val="16"/>
                <w:szCs w:val="16"/>
              </w:rPr>
            </w:pPr>
            <w:r w:rsidRPr="00237864">
              <w:rPr>
                <w:sz w:val="16"/>
                <w:szCs w:val="16"/>
              </w:rPr>
              <w:t>Texte en alphanumérique</w:t>
            </w:r>
          </w:p>
        </w:tc>
      </w:tr>
      <w:tr w:rsidRPr="00237864" w:rsidR="00E56AED" w:rsidTr="00E34A0C" w14:paraId="7CA62C72"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D75EB68" w14:textId="77777777">
            <w:pPr>
              <w:jc w:val="both"/>
              <w:rPr>
                <w:rFonts w:hAnsi="Arial" w:eastAsia="Times New Roman"/>
                <w:color w:val="000000"/>
                <w:sz w:val="16"/>
              </w:rPr>
            </w:pPr>
            <w:r w:rsidRPr="00237864">
              <w:rPr>
                <w:rFonts w:hAnsi="Arial" w:eastAsia="Times New Roman"/>
                <w:color w:val="000000"/>
                <w:sz w:val="16"/>
              </w:rPr>
              <w:t>Cat</w:t>
            </w:r>
            <w:r w:rsidRPr="00237864">
              <w:rPr>
                <w:rFonts w:hAnsi="Arial" w:eastAsia="Times New Roman"/>
                <w:color w:val="000000"/>
                <w:sz w:val="16"/>
              </w:rPr>
              <w:t>é</w:t>
            </w:r>
            <w:r w:rsidRPr="00237864">
              <w:rPr>
                <w:rFonts w:hAnsi="Arial" w:eastAsia="Times New Roman"/>
                <w:color w:val="000000"/>
                <w:sz w:val="16"/>
              </w:rPr>
              <w:t xml:space="preserve">gorie d'agent </w:t>
            </w:r>
            <w:r w:rsidRPr="00237864">
              <w:rPr>
                <w:rFonts w:hAnsi="Arial" w:eastAsia="Times New Roman"/>
                <w:color w:val="000000"/>
                <w:sz w:val="16"/>
              </w:rPr>
              <w:t>é</w:t>
            </w:r>
            <w:r w:rsidRPr="00237864">
              <w:rPr>
                <w:rFonts w:hAnsi="Arial" w:eastAsia="Times New Roman"/>
                <w:color w:val="000000"/>
                <w:sz w:val="16"/>
              </w:rPr>
              <w:t>conomique</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FD4D297" w14:textId="77777777">
            <w:pPr>
              <w:jc w:val="both"/>
              <w:rPr>
                <w:rFonts w:hAnsi="Arial" w:eastAsia="Times New Roman"/>
                <w:color w:val="000000"/>
                <w:sz w:val="16"/>
              </w:rPr>
            </w:pPr>
            <w:r w:rsidRPr="00237864">
              <w:rPr>
                <w:rFonts w:hAnsi="Arial" w:eastAsia="Times New Roman"/>
                <w:color w:val="000000"/>
                <w:sz w:val="16"/>
              </w:rPr>
              <w:t>Cat</w:t>
            </w:r>
            <w:r w:rsidRPr="00237864">
              <w:rPr>
                <w:rFonts w:hAnsi="Arial" w:eastAsia="Times New Roman"/>
                <w:color w:val="000000"/>
                <w:sz w:val="16"/>
              </w:rPr>
              <w:t>é</w:t>
            </w:r>
            <w:r w:rsidRPr="00237864">
              <w:rPr>
                <w:rFonts w:hAnsi="Arial" w:eastAsia="Times New Roman"/>
                <w:color w:val="000000"/>
                <w:sz w:val="16"/>
              </w:rPr>
              <w:t xml:space="preserve">gorie d'agent </w:t>
            </w:r>
            <w:r w:rsidRPr="00237864">
              <w:rPr>
                <w:rFonts w:hAnsi="Arial" w:eastAsia="Times New Roman"/>
                <w:color w:val="000000"/>
                <w:sz w:val="16"/>
              </w:rPr>
              <w:t>é</w:t>
            </w:r>
            <w:r w:rsidRPr="00237864">
              <w:rPr>
                <w:rFonts w:hAnsi="Arial" w:eastAsia="Times New Roman"/>
                <w:color w:val="000000"/>
                <w:sz w:val="16"/>
              </w:rPr>
              <w:t>conomique</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29FD494" w14:textId="77777777">
            <w:pPr>
              <w:jc w:val="both"/>
              <w:rPr>
                <w:sz w:val="16"/>
                <w:szCs w:val="16"/>
              </w:rPr>
            </w:pPr>
            <w:r w:rsidRPr="00237864">
              <w:rPr>
                <w:sz w:val="16"/>
                <w:szCs w:val="16"/>
              </w:rPr>
              <w:t>Liste</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8AB16FE" w14:textId="77777777">
            <w:pPr>
              <w:jc w:val="both"/>
              <w:rPr>
                <w:sz w:val="16"/>
                <w:szCs w:val="16"/>
              </w:rPr>
            </w:pPr>
            <w:r w:rsidRPr="00237864">
              <w:rPr>
                <w:sz w:val="16"/>
                <w:szCs w:val="16"/>
              </w:rPr>
              <w:t>Liste</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69DF753" w14:textId="77777777">
            <w:pPr>
              <w:jc w:val="both"/>
              <w:rPr>
                <w:sz w:val="16"/>
                <w:szCs w:val="16"/>
              </w:rPr>
            </w:pPr>
            <w:r w:rsidRPr="00237864">
              <w:rPr>
                <w:sz w:val="16"/>
                <w:szCs w:val="16"/>
              </w:rPr>
              <w:t>--</w:t>
            </w: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525F7F4" w14:textId="77777777">
            <w:pPr>
              <w:jc w:val="both"/>
              <w:rPr>
                <w:sz w:val="16"/>
                <w:szCs w:val="16"/>
              </w:rPr>
            </w:pPr>
            <w:r w:rsidRPr="00237864">
              <w:rPr>
                <w:sz w:val="16"/>
                <w:szCs w:val="16"/>
              </w:rPr>
              <w:t>Liste des catégorie d'agent économique depuis le référentiel valeur.</w:t>
            </w:r>
          </w:p>
        </w:tc>
      </w:tr>
      <w:tr w:rsidRPr="00237864" w:rsidR="00E56AED" w:rsidTr="00E34A0C" w14:paraId="4500B424"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E040555" w14:textId="77777777">
            <w:pPr>
              <w:jc w:val="both"/>
              <w:rPr>
                <w:rFonts w:hAnsi="Arial"/>
                <w:color w:val="000000"/>
                <w:sz w:val="16"/>
              </w:rPr>
            </w:pPr>
            <w:r w:rsidRPr="00237864">
              <w:rPr>
                <w:rFonts w:hAnsi="Arial" w:eastAsia="Times New Roman"/>
                <w:color w:val="000000"/>
                <w:sz w:val="16"/>
              </w:rPr>
              <w:t>Nationalit</w:t>
            </w:r>
            <w:r w:rsidRPr="00237864">
              <w:rPr>
                <w:rFonts w:hAnsi="Arial" w:eastAsia="Times New Roman"/>
                <w:color w:val="000000"/>
                <w:sz w:val="16"/>
              </w:rPr>
              <w:t>é</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B4D415B" w14:textId="77777777">
            <w:pPr>
              <w:jc w:val="both"/>
              <w:rPr>
                <w:rFonts w:hAnsi="Arial"/>
                <w:color w:val="000000"/>
                <w:sz w:val="16"/>
              </w:rPr>
            </w:pPr>
            <w:r w:rsidRPr="00237864">
              <w:rPr>
                <w:rFonts w:hAnsi="Arial" w:eastAsia="Times New Roman"/>
                <w:color w:val="000000"/>
                <w:sz w:val="16"/>
              </w:rPr>
              <w:t>Nationalit</w:t>
            </w:r>
            <w:r w:rsidRPr="00237864">
              <w:rPr>
                <w:rFonts w:hAnsi="Arial" w:eastAsia="Times New Roman"/>
                <w:color w:val="000000"/>
                <w:sz w:val="16"/>
              </w:rPr>
              <w:t>é</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DD111BA" w14:textId="77777777">
            <w:pPr>
              <w:jc w:val="both"/>
              <w:rPr>
                <w:sz w:val="16"/>
                <w:szCs w:val="16"/>
              </w:rPr>
            </w:pPr>
            <w:r w:rsidRPr="00237864">
              <w:rPr>
                <w:sz w:val="16"/>
                <w:szCs w:val="16"/>
              </w:rPr>
              <w:t>Liste</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8A20C54" w14:textId="77777777">
            <w:pPr>
              <w:jc w:val="both"/>
              <w:rPr>
                <w:sz w:val="16"/>
                <w:szCs w:val="16"/>
              </w:rPr>
            </w:pPr>
            <w:r w:rsidRPr="00237864">
              <w:rPr>
                <w:sz w:val="16"/>
                <w:szCs w:val="16"/>
              </w:rPr>
              <w:t>Liste</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BBF9A74" w14:textId="77777777">
            <w:pPr>
              <w:jc w:val="both"/>
              <w:rPr>
                <w:sz w:val="16"/>
                <w:szCs w:val="16"/>
              </w:rPr>
            </w:pPr>
            <w:r w:rsidRPr="00237864">
              <w:rPr>
                <w:sz w:val="16"/>
                <w:szCs w:val="16"/>
              </w:rPr>
              <w:t>--</w:t>
            </w: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09526DD" w14:textId="77777777">
            <w:pPr>
              <w:jc w:val="both"/>
              <w:rPr>
                <w:sz w:val="16"/>
                <w:szCs w:val="16"/>
              </w:rPr>
            </w:pPr>
            <w:r w:rsidRPr="00237864">
              <w:rPr>
                <w:sz w:val="16"/>
                <w:szCs w:val="16"/>
              </w:rPr>
              <w:t>Liste des nationalité</w:t>
            </w:r>
          </w:p>
        </w:tc>
      </w:tr>
      <w:tr w:rsidRPr="00237864" w:rsidR="00E56AED" w:rsidTr="00E34A0C" w14:paraId="7FB89A60"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70BAA56" w14:textId="77777777">
            <w:pPr>
              <w:jc w:val="both"/>
              <w:rPr>
                <w:rFonts w:hAnsi="Arial" w:eastAsia="Times New Roman"/>
                <w:color w:val="000000"/>
                <w:sz w:val="16"/>
              </w:rPr>
            </w:pPr>
            <w:r w:rsidRPr="00237864">
              <w:rPr>
                <w:rFonts w:hAnsi="Arial" w:eastAsia="Times New Roman"/>
                <w:color w:val="000000"/>
                <w:sz w:val="16"/>
              </w:rPr>
              <w:t>Statut de r</w:t>
            </w:r>
            <w:r w:rsidRPr="00237864">
              <w:rPr>
                <w:rFonts w:hAnsi="Arial" w:eastAsia="Times New Roman"/>
                <w:color w:val="000000"/>
                <w:sz w:val="16"/>
              </w:rPr>
              <w:t>é</w:t>
            </w:r>
            <w:r w:rsidRPr="00237864">
              <w:rPr>
                <w:rFonts w:hAnsi="Arial" w:eastAsia="Times New Roman"/>
                <w:color w:val="000000"/>
                <w:sz w:val="16"/>
              </w:rPr>
              <w:t xml:space="preserve">sidence </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592763E" w14:textId="77777777">
            <w:pPr>
              <w:jc w:val="both"/>
              <w:rPr>
                <w:rFonts w:hAnsi="Arial" w:eastAsia="Times New Roman"/>
                <w:color w:val="000000"/>
                <w:sz w:val="16"/>
              </w:rPr>
            </w:pPr>
            <w:r w:rsidRPr="00237864">
              <w:rPr>
                <w:rFonts w:hAnsi="Arial" w:eastAsia="Times New Roman"/>
                <w:color w:val="000000"/>
                <w:sz w:val="16"/>
              </w:rPr>
              <w:t>Statut de r</w:t>
            </w:r>
            <w:r w:rsidRPr="00237864">
              <w:rPr>
                <w:rFonts w:hAnsi="Arial" w:eastAsia="Times New Roman"/>
                <w:color w:val="000000"/>
                <w:sz w:val="16"/>
              </w:rPr>
              <w:t>é</w:t>
            </w:r>
            <w:r w:rsidRPr="00237864">
              <w:rPr>
                <w:rFonts w:hAnsi="Arial" w:eastAsia="Times New Roman"/>
                <w:color w:val="000000"/>
                <w:sz w:val="16"/>
              </w:rPr>
              <w:t>sidence</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ECEE98F" w14:textId="77777777">
            <w:pPr>
              <w:jc w:val="both"/>
              <w:rPr>
                <w:sz w:val="16"/>
                <w:szCs w:val="16"/>
              </w:rPr>
            </w:pPr>
            <w:r w:rsidRPr="00237864">
              <w:rPr>
                <w:sz w:val="16"/>
                <w:szCs w:val="16"/>
              </w:rPr>
              <w:t>Booléen</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2E30643" w14:textId="77777777">
            <w:pPr>
              <w:jc w:val="both"/>
              <w:rPr>
                <w:sz w:val="16"/>
                <w:szCs w:val="16"/>
              </w:rPr>
            </w:pPr>
            <w:r w:rsidRPr="00237864">
              <w:rPr>
                <w:sz w:val="16"/>
                <w:szCs w:val="16"/>
              </w:rPr>
              <w:t xml:space="preserve">Booléen </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A742729" w14:textId="77777777">
            <w:pPr>
              <w:jc w:val="both"/>
              <w:rPr>
                <w:sz w:val="16"/>
                <w:szCs w:val="16"/>
              </w:rPr>
            </w:pPr>
            <w:r w:rsidRPr="00237864">
              <w:rPr>
                <w:sz w:val="16"/>
                <w:szCs w:val="16"/>
              </w:rPr>
              <w:t>--</w:t>
            </w: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50F1C2D" w14:textId="77777777">
            <w:pPr>
              <w:jc w:val="both"/>
              <w:rPr>
                <w:sz w:val="16"/>
                <w:szCs w:val="16"/>
              </w:rPr>
            </w:pPr>
            <w:r w:rsidRPr="00237864">
              <w:rPr>
                <w:sz w:val="16"/>
                <w:szCs w:val="16"/>
              </w:rPr>
              <w:t>Vrai ou Faux</w:t>
            </w:r>
          </w:p>
        </w:tc>
      </w:tr>
      <w:tr w:rsidRPr="00237864" w:rsidR="00E56AED" w:rsidTr="00E34A0C" w14:paraId="7957348B"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8073F45" w14:textId="77777777">
            <w:pPr>
              <w:jc w:val="both"/>
              <w:rPr>
                <w:rFonts w:hAnsi="Arial" w:eastAsia="Times New Roman"/>
                <w:color w:val="000000"/>
                <w:sz w:val="16"/>
              </w:rPr>
            </w:pPr>
            <w:r w:rsidRPr="00237864">
              <w:rPr>
                <w:rFonts w:hAnsi="Arial" w:eastAsia="Times New Roman"/>
                <w:color w:val="000000"/>
                <w:sz w:val="16"/>
              </w:rPr>
              <w:t>Majorit</w:t>
            </w:r>
            <w:r w:rsidRPr="00237864">
              <w:rPr>
                <w:rFonts w:hAnsi="Arial" w:eastAsia="Times New Roman"/>
                <w:color w:val="000000"/>
                <w:sz w:val="16"/>
              </w:rPr>
              <w:t>é</w:t>
            </w:r>
            <w:r w:rsidRPr="00237864">
              <w:rPr>
                <w:rFonts w:hAnsi="Arial" w:eastAsia="Times New Roman"/>
                <w:color w:val="000000"/>
                <w:sz w:val="16"/>
              </w:rPr>
              <w:t xml:space="preserve"> Civile</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9133791" w14:textId="77777777">
            <w:pPr>
              <w:jc w:val="both"/>
              <w:rPr>
                <w:rFonts w:hAnsi="Arial" w:eastAsia="Times New Roman"/>
                <w:color w:val="000000"/>
                <w:sz w:val="16"/>
              </w:rPr>
            </w:pPr>
            <w:r w:rsidRPr="00237864">
              <w:rPr>
                <w:rFonts w:hAnsi="Arial" w:eastAsia="Times New Roman"/>
                <w:color w:val="000000"/>
                <w:sz w:val="16"/>
              </w:rPr>
              <w:t>Majorit</w:t>
            </w:r>
            <w:r w:rsidRPr="00237864">
              <w:rPr>
                <w:rFonts w:hAnsi="Arial" w:eastAsia="Times New Roman"/>
                <w:color w:val="000000"/>
                <w:sz w:val="16"/>
              </w:rPr>
              <w:t>é</w:t>
            </w:r>
            <w:r w:rsidRPr="00237864">
              <w:rPr>
                <w:rFonts w:hAnsi="Arial" w:eastAsia="Times New Roman"/>
                <w:color w:val="000000"/>
                <w:sz w:val="16"/>
              </w:rPr>
              <w:t xml:space="preserve"> civile </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147BF64" w14:textId="77777777">
            <w:pPr>
              <w:jc w:val="both"/>
              <w:rPr>
                <w:sz w:val="16"/>
                <w:szCs w:val="16"/>
              </w:rPr>
            </w:pPr>
            <w:r w:rsidRPr="00237864">
              <w:rPr>
                <w:sz w:val="16"/>
                <w:szCs w:val="16"/>
              </w:rPr>
              <w:t>Liste</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8865A22" w14:textId="77777777">
            <w:pPr>
              <w:jc w:val="both"/>
              <w:rPr>
                <w:sz w:val="16"/>
                <w:szCs w:val="16"/>
              </w:rPr>
            </w:pPr>
            <w:r w:rsidRPr="00237864">
              <w:rPr>
                <w:sz w:val="16"/>
                <w:szCs w:val="16"/>
              </w:rPr>
              <w:t xml:space="preserve">Liste </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53CBF78" w14:textId="77777777">
            <w:pPr>
              <w:jc w:val="both"/>
              <w:rPr>
                <w:sz w:val="16"/>
                <w:szCs w:val="16"/>
              </w:rPr>
            </w:pPr>
            <w:r w:rsidRPr="00237864">
              <w:rPr>
                <w:sz w:val="16"/>
                <w:szCs w:val="16"/>
              </w:rPr>
              <w:t>6</w:t>
            </w: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68A0E67" w14:textId="77777777">
            <w:pPr>
              <w:jc w:val="both"/>
              <w:rPr>
                <w:sz w:val="16"/>
                <w:szCs w:val="16"/>
              </w:rPr>
            </w:pPr>
            <w:r w:rsidRPr="00237864">
              <w:rPr>
                <w:sz w:val="16"/>
                <w:szCs w:val="16"/>
              </w:rPr>
              <w:t>Mineur ou Majeur</w:t>
            </w:r>
          </w:p>
        </w:tc>
      </w:tr>
      <w:tr w:rsidRPr="00237864" w:rsidR="00E56AED" w:rsidTr="00E34A0C" w14:paraId="5D31F60E"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187C25E" w14:textId="77777777">
            <w:pPr>
              <w:jc w:val="both"/>
              <w:rPr>
                <w:rFonts w:hAnsi="Arial" w:eastAsia="Times New Roman"/>
                <w:color w:val="000000"/>
                <w:sz w:val="16"/>
              </w:rPr>
            </w:pPr>
            <w:r w:rsidRPr="00237864">
              <w:rPr>
                <w:rFonts w:hAnsi="Arial" w:eastAsia="Times New Roman"/>
                <w:color w:val="000000"/>
                <w:sz w:val="16"/>
              </w:rPr>
              <w:t>Client physique</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0384C03" w14:textId="77777777">
            <w:pPr>
              <w:jc w:val="both"/>
              <w:rPr>
                <w:rFonts w:hAnsi="Arial" w:eastAsia="Times New Roman"/>
                <w:color w:val="000000"/>
                <w:sz w:val="16"/>
              </w:rPr>
            </w:pPr>
            <w:r w:rsidRPr="00237864">
              <w:rPr>
                <w:rFonts w:hAnsi="Arial" w:eastAsia="Times New Roman"/>
                <w:color w:val="000000"/>
                <w:sz w:val="16"/>
              </w:rPr>
              <w:t>Client physique</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AC91450" w14:textId="77777777">
            <w:pPr>
              <w:jc w:val="both"/>
              <w:rPr>
                <w:sz w:val="16"/>
                <w:szCs w:val="16"/>
              </w:rPr>
            </w:pPr>
            <w:r w:rsidRPr="00237864">
              <w:rPr>
                <w:sz w:val="16"/>
                <w:szCs w:val="16"/>
              </w:rPr>
              <w:t>Booléen</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F1D1967" w14:textId="77777777">
            <w:pPr>
              <w:jc w:val="both"/>
              <w:rPr>
                <w:sz w:val="16"/>
                <w:szCs w:val="16"/>
              </w:rPr>
            </w:pPr>
            <w:r w:rsidRPr="00237864">
              <w:rPr>
                <w:sz w:val="16"/>
                <w:szCs w:val="16"/>
              </w:rPr>
              <w:t>Booléen</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A64642E" w14:textId="77777777">
            <w:pPr>
              <w:jc w:val="both"/>
              <w:rPr>
                <w:sz w:val="16"/>
                <w:szCs w:val="16"/>
              </w:rPr>
            </w:pPr>
            <w:r w:rsidRPr="00237864">
              <w:rPr>
                <w:sz w:val="16"/>
                <w:szCs w:val="16"/>
              </w:rPr>
              <w:t>--</w:t>
            </w: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863F16E" w14:textId="77777777">
            <w:pPr>
              <w:jc w:val="both"/>
              <w:rPr>
                <w:sz w:val="16"/>
                <w:szCs w:val="16"/>
              </w:rPr>
            </w:pPr>
            <w:r w:rsidRPr="00237864">
              <w:rPr>
                <w:sz w:val="16"/>
                <w:szCs w:val="16"/>
              </w:rPr>
              <w:t>Vrai ou faux</w:t>
            </w:r>
          </w:p>
        </w:tc>
      </w:tr>
      <w:tr w:rsidRPr="00237864" w:rsidR="00E56AED" w:rsidTr="00E34A0C" w14:paraId="7A41A475"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0B962E8" w14:textId="77777777">
            <w:pPr>
              <w:jc w:val="both"/>
              <w:rPr>
                <w:rFonts w:hAnsi="Arial"/>
                <w:color w:val="000000"/>
                <w:sz w:val="16"/>
              </w:rPr>
            </w:pPr>
            <w:r w:rsidRPr="00237864">
              <w:rPr>
                <w:rFonts w:hAnsi="Arial" w:eastAsia="Times New Roman"/>
                <w:color w:val="000000"/>
                <w:sz w:val="16"/>
              </w:rPr>
              <w:t>Lien d'apparent</w:t>
            </w:r>
            <w:r w:rsidRPr="00237864">
              <w:rPr>
                <w:rFonts w:hAnsi="Arial" w:eastAsia="Times New Roman"/>
                <w:color w:val="000000"/>
                <w:sz w:val="16"/>
              </w:rPr>
              <w:t>é</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31446BB" w14:textId="77777777">
            <w:pPr>
              <w:jc w:val="both"/>
              <w:rPr>
                <w:rFonts w:hAnsi="Arial"/>
                <w:color w:val="000000"/>
                <w:sz w:val="16"/>
              </w:rPr>
            </w:pPr>
            <w:r w:rsidRPr="00237864">
              <w:rPr>
                <w:rFonts w:hAnsi="Arial" w:eastAsia="Times New Roman"/>
                <w:color w:val="000000"/>
                <w:sz w:val="16"/>
              </w:rPr>
              <w:t>Lien d'apprent</w:t>
            </w:r>
            <w:r w:rsidRPr="00237864">
              <w:rPr>
                <w:rFonts w:hAnsi="Arial" w:eastAsia="Times New Roman"/>
                <w:color w:val="000000"/>
                <w:sz w:val="16"/>
              </w:rPr>
              <w:t>é</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BEA55B6" w14:textId="77777777">
            <w:pPr>
              <w:jc w:val="both"/>
              <w:rPr>
                <w:sz w:val="16"/>
                <w:szCs w:val="16"/>
              </w:rPr>
            </w:pPr>
            <w:r w:rsidRPr="00237864">
              <w:rPr>
                <w:sz w:val="16"/>
                <w:szCs w:val="16"/>
              </w:rPr>
              <w:t xml:space="preserve">Liste </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7E728E4" w14:textId="77777777">
            <w:pPr>
              <w:jc w:val="both"/>
              <w:rPr>
                <w:sz w:val="16"/>
                <w:szCs w:val="16"/>
              </w:rPr>
            </w:pPr>
            <w:r w:rsidRPr="00237864">
              <w:rPr>
                <w:sz w:val="16"/>
                <w:szCs w:val="16"/>
              </w:rPr>
              <w:t xml:space="preserve">Liste </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A18A3BF" w14:textId="77777777">
            <w:pPr>
              <w:jc w:val="both"/>
              <w:rPr>
                <w:sz w:val="16"/>
                <w:szCs w:val="16"/>
              </w:rPr>
            </w:pPr>
            <w:r w:rsidRPr="00237864">
              <w:rPr>
                <w:sz w:val="16"/>
                <w:szCs w:val="16"/>
              </w:rPr>
              <w:t xml:space="preserve">-- </w:t>
            </w: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E4EA5F7" w14:textId="77777777">
            <w:pPr>
              <w:jc w:val="both"/>
              <w:rPr>
                <w:sz w:val="16"/>
                <w:szCs w:val="16"/>
              </w:rPr>
            </w:pPr>
            <w:r w:rsidRPr="00237864">
              <w:rPr>
                <w:sz w:val="16"/>
                <w:szCs w:val="16"/>
              </w:rPr>
              <w:t>Liste chaîne de caractère</w:t>
            </w:r>
          </w:p>
        </w:tc>
      </w:tr>
      <w:tr w:rsidRPr="00237864" w:rsidR="00E56AED" w:rsidTr="00E34A0C" w14:paraId="00F1F87E"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34F1164" w14:textId="77777777">
            <w:pPr>
              <w:jc w:val="both"/>
              <w:rPr>
                <w:rFonts w:hAnsi="Arial" w:eastAsia="Times New Roman"/>
                <w:color w:val="000000"/>
                <w:sz w:val="16"/>
              </w:rPr>
            </w:pPr>
            <w:r w:rsidRPr="00237864">
              <w:rPr>
                <w:rFonts w:hAnsi="Arial" w:eastAsia="Times New Roman"/>
                <w:color w:val="000000"/>
                <w:sz w:val="16"/>
              </w:rPr>
              <w:t>Pays</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B5B10F4" w14:textId="77777777">
            <w:pPr>
              <w:jc w:val="both"/>
              <w:rPr>
                <w:rFonts w:hAnsi="Arial" w:eastAsia="Times New Roman"/>
                <w:color w:val="000000"/>
                <w:sz w:val="16"/>
              </w:rPr>
            </w:pPr>
            <w:r w:rsidRPr="00237864">
              <w:rPr>
                <w:rFonts w:hAnsi="Arial" w:eastAsia="Times New Roman"/>
                <w:color w:val="000000"/>
                <w:sz w:val="16"/>
              </w:rPr>
              <w:t>Pays</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FA6427E" w14:textId="77777777">
            <w:pPr>
              <w:jc w:val="both"/>
              <w:rPr>
                <w:sz w:val="16"/>
                <w:szCs w:val="16"/>
              </w:rPr>
            </w:pPr>
            <w:r w:rsidRPr="00237864">
              <w:rPr>
                <w:sz w:val="16"/>
                <w:szCs w:val="16"/>
              </w:rPr>
              <w:t xml:space="preserve">Liste </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851E485" w14:textId="77777777">
            <w:pPr>
              <w:jc w:val="both"/>
              <w:rPr>
                <w:sz w:val="16"/>
                <w:szCs w:val="16"/>
              </w:rPr>
            </w:pPr>
            <w:r w:rsidRPr="00237864">
              <w:rPr>
                <w:sz w:val="16"/>
                <w:szCs w:val="16"/>
              </w:rPr>
              <w:t>Liste</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8B888D2" w14:textId="77777777">
            <w:pPr>
              <w:jc w:val="both"/>
              <w:rPr>
                <w:sz w:val="16"/>
                <w:szCs w:val="16"/>
              </w:rPr>
            </w:pPr>
            <w:r w:rsidRPr="00237864">
              <w:rPr>
                <w:sz w:val="16"/>
                <w:szCs w:val="16"/>
              </w:rPr>
              <w:t>--</w:t>
            </w: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A65DD93" w14:textId="77777777">
            <w:pPr>
              <w:jc w:val="both"/>
              <w:rPr>
                <w:sz w:val="16"/>
                <w:szCs w:val="16"/>
              </w:rPr>
            </w:pPr>
            <w:r w:rsidRPr="00237864">
              <w:rPr>
                <w:sz w:val="16"/>
                <w:szCs w:val="16"/>
              </w:rPr>
              <w:t>Liste des pays</w:t>
            </w:r>
          </w:p>
        </w:tc>
      </w:tr>
      <w:tr w:rsidRPr="00237864" w:rsidR="00E56AED" w:rsidTr="00E34A0C" w14:paraId="7B4EF901"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DD6B411" w14:textId="77777777">
            <w:pPr>
              <w:jc w:val="both"/>
              <w:rPr>
                <w:rFonts w:hAnsi="Arial" w:eastAsia="Times New Roman"/>
                <w:color w:val="000000"/>
                <w:sz w:val="16"/>
              </w:rPr>
            </w:pPr>
            <w:r w:rsidRPr="00237864">
              <w:rPr>
                <w:rFonts w:hAnsi="Arial" w:eastAsia="Times New Roman"/>
                <w:color w:val="000000"/>
                <w:sz w:val="16"/>
              </w:rPr>
              <w:t>Cat</w:t>
            </w:r>
            <w:r w:rsidRPr="00237864">
              <w:rPr>
                <w:rFonts w:hAnsi="Arial" w:eastAsia="Times New Roman"/>
                <w:color w:val="000000"/>
                <w:sz w:val="16"/>
              </w:rPr>
              <w:t>é</w:t>
            </w:r>
            <w:r w:rsidRPr="00237864">
              <w:rPr>
                <w:rFonts w:hAnsi="Arial" w:eastAsia="Times New Roman"/>
                <w:color w:val="000000"/>
                <w:sz w:val="16"/>
              </w:rPr>
              <w:t xml:space="preserve">gorie d'agent </w:t>
            </w:r>
            <w:r w:rsidRPr="00237864">
              <w:rPr>
                <w:rFonts w:hAnsi="Arial" w:eastAsia="Times New Roman"/>
                <w:color w:val="000000"/>
                <w:sz w:val="16"/>
              </w:rPr>
              <w:t>é</w:t>
            </w:r>
            <w:r w:rsidRPr="00237864">
              <w:rPr>
                <w:rFonts w:hAnsi="Arial" w:eastAsia="Times New Roman"/>
                <w:color w:val="000000"/>
                <w:sz w:val="16"/>
              </w:rPr>
              <w:t>conomique</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0C6D628" w14:textId="77777777">
            <w:pPr>
              <w:jc w:val="both"/>
              <w:rPr>
                <w:rFonts w:hAnsi="Arial" w:eastAsia="Times New Roman"/>
                <w:color w:val="000000"/>
                <w:sz w:val="16"/>
              </w:rPr>
            </w:pPr>
            <w:r w:rsidRPr="00237864">
              <w:rPr>
                <w:rFonts w:hAnsi="Arial" w:eastAsia="Times New Roman"/>
                <w:color w:val="000000"/>
                <w:sz w:val="16"/>
              </w:rPr>
              <w:t>Cat</w:t>
            </w:r>
            <w:r w:rsidRPr="00237864">
              <w:rPr>
                <w:rFonts w:hAnsi="Arial" w:eastAsia="Times New Roman"/>
                <w:color w:val="000000"/>
                <w:sz w:val="16"/>
              </w:rPr>
              <w:t>é</w:t>
            </w:r>
            <w:r w:rsidRPr="00237864">
              <w:rPr>
                <w:rFonts w:hAnsi="Arial" w:eastAsia="Times New Roman"/>
                <w:color w:val="000000"/>
                <w:sz w:val="16"/>
              </w:rPr>
              <w:t xml:space="preserve">gorie d'agent </w:t>
            </w:r>
            <w:r w:rsidRPr="00237864">
              <w:rPr>
                <w:rFonts w:hAnsi="Arial" w:eastAsia="Times New Roman"/>
                <w:color w:val="000000"/>
                <w:sz w:val="16"/>
              </w:rPr>
              <w:t>é</w:t>
            </w:r>
            <w:r w:rsidRPr="00237864">
              <w:rPr>
                <w:rFonts w:hAnsi="Arial" w:eastAsia="Times New Roman"/>
                <w:color w:val="000000"/>
                <w:sz w:val="16"/>
              </w:rPr>
              <w:t>conomique</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71283A4" w14:textId="77777777">
            <w:pPr>
              <w:jc w:val="both"/>
              <w:rPr>
                <w:sz w:val="16"/>
                <w:szCs w:val="16"/>
              </w:rPr>
            </w:pPr>
            <w:r w:rsidRPr="00237864">
              <w:rPr>
                <w:sz w:val="16"/>
                <w:szCs w:val="16"/>
              </w:rPr>
              <w:t>Liste</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C50EC83" w14:textId="77777777">
            <w:pPr>
              <w:jc w:val="both"/>
              <w:rPr>
                <w:sz w:val="16"/>
                <w:szCs w:val="16"/>
              </w:rPr>
            </w:pPr>
            <w:r w:rsidRPr="00237864">
              <w:rPr>
                <w:sz w:val="16"/>
                <w:szCs w:val="16"/>
              </w:rPr>
              <w:t>Liste</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78E57CD" w14:textId="77777777">
            <w:pPr>
              <w:jc w:val="both"/>
              <w:rPr>
                <w:sz w:val="16"/>
                <w:szCs w:val="16"/>
              </w:rPr>
            </w:pPr>
            <w:r w:rsidRPr="00237864">
              <w:rPr>
                <w:sz w:val="16"/>
                <w:szCs w:val="16"/>
              </w:rPr>
              <w:t>--</w:t>
            </w: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ACB10C4" w14:textId="77777777">
            <w:pPr>
              <w:jc w:val="both"/>
              <w:rPr>
                <w:sz w:val="16"/>
                <w:szCs w:val="16"/>
              </w:rPr>
            </w:pPr>
            <w:r w:rsidRPr="00237864">
              <w:rPr>
                <w:sz w:val="16"/>
                <w:szCs w:val="16"/>
              </w:rPr>
              <w:t>Liste chaîne de caractère</w:t>
            </w:r>
          </w:p>
        </w:tc>
      </w:tr>
      <w:tr w:rsidRPr="00237864" w:rsidR="00E56AED" w:rsidTr="00E34A0C" w14:paraId="649BC2D6"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FB39859" w14:textId="77777777">
            <w:pPr>
              <w:jc w:val="both"/>
              <w:rPr>
                <w:rFonts w:hAnsi="Arial" w:eastAsia="Times New Roman"/>
                <w:color w:val="000000"/>
                <w:sz w:val="16"/>
              </w:rPr>
            </w:pPr>
            <w:r w:rsidRPr="00237864">
              <w:rPr>
                <w:rFonts w:hAnsi="Arial" w:eastAsia="Times New Roman"/>
                <w:color w:val="000000"/>
                <w:sz w:val="16"/>
              </w:rPr>
              <w:t>Personnel</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7E840E9" w14:textId="77777777">
            <w:pPr>
              <w:jc w:val="both"/>
              <w:rPr>
                <w:rFonts w:hAnsi="Arial" w:eastAsia="Times New Roman"/>
                <w:color w:val="000000"/>
                <w:sz w:val="16"/>
              </w:rPr>
            </w:pPr>
            <w:r w:rsidRPr="00237864">
              <w:rPr>
                <w:rFonts w:hAnsi="Arial" w:eastAsia="Times New Roman"/>
                <w:color w:val="000000"/>
                <w:sz w:val="16"/>
              </w:rPr>
              <w:t>Personnel</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40EF56D" w14:textId="77777777">
            <w:pPr>
              <w:jc w:val="both"/>
              <w:rPr>
                <w:sz w:val="16"/>
                <w:szCs w:val="16"/>
              </w:rPr>
            </w:pPr>
            <w:r w:rsidRPr="00237864">
              <w:rPr>
                <w:sz w:val="16"/>
                <w:szCs w:val="16"/>
              </w:rPr>
              <w:t xml:space="preserve">Booléen </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CEA14B7" w14:textId="77777777">
            <w:pPr>
              <w:jc w:val="both"/>
              <w:rPr>
                <w:sz w:val="16"/>
                <w:szCs w:val="16"/>
              </w:rPr>
            </w:pPr>
            <w:r w:rsidRPr="00237864">
              <w:rPr>
                <w:sz w:val="16"/>
                <w:szCs w:val="16"/>
              </w:rPr>
              <w:t>Booléen</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B297A35" w14:textId="77777777">
            <w:pPr>
              <w:jc w:val="both"/>
              <w:rPr>
                <w:sz w:val="16"/>
                <w:szCs w:val="16"/>
              </w:rPr>
            </w:pPr>
            <w:r w:rsidRPr="00237864">
              <w:rPr>
                <w:sz w:val="16"/>
                <w:szCs w:val="16"/>
              </w:rPr>
              <w:t>--</w:t>
            </w: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1423945" w14:textId="77777777">
            <w:pPr>
              <w:jc w:val="both"/>
              <w:rPr>
                <w:sz w:val="16"/>
                <w:szCs w:val="16"/>
              </w:rPr>
            </w:pPr>
            <w:r w:rsidRPr="00237864">
              <w:rPr>
                <w:sz w:val="16"/>
                <w:szCs w:val="16"/>
              </w:rPr>
              <w:t>Vrai ou faux</w:t>
            </w:r>
          </w:p>
        </w:tc>
      </w:tr>
      <w:tr w:rsidRPr="00237864" w:rsidR="00E56AED" w:rsidTr="00E34A0C" w14:paraId="5F227E1C"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68E837B" w14:textId="77777777">
            <w:pPr>
              <w:jc w:val="both"/>
              <w:rPr>
                <w:rFonts w:hAnsi="Arial" w:eastAsia="Times New Roman"/>
                <w:color w:val="000000"/>
                <w:sz w:val="16"/>
              </w:rPr>
            </w:pPr>
            <w:r w:rsidRPr="00237864">
              <w:rPr>
                <w:rFonts w:hAnsi="Arial" w:eastAsia="Times New Roman"/>
                <w:color w:val="000000"/>
                <w:sz w:val="16"/>
              </w:rPr>
              <w:t>Identifiant de la tranche</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456CEA9" w14:textId="77777777">
            <w:pPr>
              <w:jc w:val="both"/>
              <w:rPr>
                <w:rFonts w:hAnsi="Arial" w:eastAsia="Times New Roman"/>
                <w:color w:val="000000"/>
                <w:sz w:val="16"/>
              </w:rPr>
            </w:pPr>
            <w:r w:rsidRPr="00237864">
              <w:rPr>
                <w:rFonts w:hAnsi="Arial" w:eastAsia="Times New Roman"/>
                <w:color w:val="000000"/>
                <w:sz w:val="16"/>
              </w:rPr>
              <w:t>Identifiant de la tranche</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1432672" w14:textId="77777777">
            <w:pPr>
              <w:jc w:val="both"/>
              <w:rPr>
                <w:sz w:val="16"/>
                <w:szCs w:val="16"/>
              </w:rPr>
            </w:pPr>
            <w:r w:rsidRPr="00237864">
              <w:rPr>
                <w:sz w:val="16"/>
                <w:szCs w:val="16"/>
              </w:rPr>
              <w:t>Chaîne alphanimérique</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826E9B0" w14:textId="77777777">
            <w:pPr>
              <w:jc w:val="both"/>
              <w:rPr>
                <w:sz w:val="16"/>
                <w:szCs w:val="16"/>
              </w:rPr>
            </w:pPr>
            <w:r w:rsidRPr="00237864">
              <w:rPr>
                <w:sz w:val="16"/>
                <w:szCs w:val="16"/>
              </w:rPr>
              <w:t>Chaîne alphanumérique</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7DFCB98" w14:textId="77777777">
            <w:pPr>
              <w:jc w:val="both"/>
              <w:rPr>
                <w:sz w:val="16"/>
                <w:szCs w:val="16"/>
              </w:rPr>
            </w:pPr>
            <w:r w:rsidRPr="00237864">
              <w:rPr>
                <w:sz w:val="16"/>
                <w:szCs w:val="16"/>
              </w:rPr>
              <w:t>--</w:t>
            </w: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F926B12" w14:textId="77777777">
            <w:pPr>
              <w:jc w:val="both"/>
              <w:rPr>
                <w:sz w:val="16"/>
                <w:szCs w:val="16"/>
              </w:rPr>
            </w:pPr>
            <w:r w:rsidRPr="00237864">
              <w:rPr>
                <w:sz w:val="16"/>
                <w:szCs w:val="16"/>
              </w:rPr>
              <w:t>Texte en alphanumérique</w:t>
            </w:r>
          </w:p>
        </w:tc>
      </w:tr>
      <w:tr w:rsidRPr="00237864" w:rsidR="00E56AED" w:rsidTr="00E34A0C" w14:paraId="48C98A4B"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94CD9A7" w14:textId="77777777">
            <w:pPr>
              <w:jc w:val="both"/>
              <w:rPr>
                <w:rFonts w:hAnsi="Arial"/>
                <w:color w:val="000000"/>
                <w:sz w:val="16"/>
              </w:rPr>
            </w:pPr>
            <w:r w:rsidRPr="00237864">
              <w:rPr>
                <w:rFonts w:hAnsi="Arial" w:eastAsia="Times New Roman"/>
                <w:color w:val="000000"/>
                <w:sz w:val="16"/>
              </w:rPr>
              <w:t xml:space="preserve">Taux </w:t>
            </w:r>
            <w:r w:rsidR="00493AF5">
              <w:rPr>
                <w:rFonts w:hAnsi="Arial" w:eastAsia="Times New Roman"/>
                <w:color w:val="000000"/>
                <w:sz w:val="16"/>
              </w:rPr>
              <w:t>/Montant de d</w:t>
            </w:r>
            <w:r w:rsidR="00493AF5">
              <w:rPr>
                <w:rFonts w:hAnsi="Arial" w:eastAsia="Times New Roman"/>
                <w:color w:val="000000"/>
                <w:sz w:val="16"/>
              </w:rPr>
              <w:t>é</w:t>
            </w:r>
            <w:r w:rsidR="00493AF5">
              <w:rPr>
                <w:rFonts w:hAnsi="Arial" w:eastAsia="Times New Roman"/>
                <w:color w:val="000000"/>
                <w:sz w:val="16"/>
              </w:rPr>
              <w:t>cote</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493AF5" w14:paraId="2446C193" w14:textId="77777777">
            <w:pPr>
              <w:jc w:val="both"/>
              <w:rPr>
                <w:rFonts w:hAnsi="Arial" w:eastAsia="Times New Roman"/>
                <w:color w:val="000000"/>
                <w:sz w:val="16"/>
              </w:rPr>
            </w:pPr>
            <w:r w:rsidRPr="00237864">
              <w:rPr>
                <w:rFonts w:hAnsi="Arial" w:eastAsia="Times New Roman"/>
                <w:color w:val="000000"/>
                <w:sz w:val="16"/>
              </w:rPr>
              <w:t xml:space="preserve">Taux </w:t>
            </w:r>
            <w:r>
              <w:rPr>
                <w:rFonts w:hAnsi="Arial" w:eastAsia="Times New Roman"/>
                <w:color w:val="000000"/>
                <w:sz w:val="16"/>
              </w:rPr>
              <w:t>/Montant de d</w:t>
            </w:r>
            <w:r>
              <w:rPr>
                <w:rFonts w:hAnsi="Arial" w:eastAsia="Times New Roman"/>
                <w:color w:val="000000"/>
                <w:sz w:val="16"/>
              </w:rPr>
              <w:t>é</w:t>
            </w:r>
            <w:r>
              <w:rPr>
                <w:rFonts w:hAnsi="Arial" w:eastAsia="Times New Roman"/>
                <w:color w:val="000000"/>
                <w:sz w:val="16"/>
              </w:rPr>
              <w:t>cote</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97CD914" w14:textId="77777777">
            <w:pPr>
              <w:jc w:val="both"/>
              <w:rPr>
                <w:sz w:val="16"/>
                <w:szCs w:val="16"/>
              </w:rPr>
            </w:pPr>
            <w:r w:rsidRPr="00237864">
              <w:rPr>
                <w:sz w:val="16"/>
                <w:szCs w:val="16"/>
              </w:rPr>
              <w:t>Numérique</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5A0A257" w14:textId="77777777">
            <w:pPr>
              <w:jc w:val="both"/>
              <w:rPr>
                <w:sz w:val="16"/>
                <w:szCs w:val="16"/>
              </w:rPr>
            </w:pPr>
            <w:r w:rsidRPr="00237864">
              <w:rPr>
                <w:sz w:val="16"/>
                <w:szCs w:val="16"/>
              </w:rPr>
              <w:t xml:space="preserve">Numérique </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E80C7CA" w14:textId="77777777">
            <w:pPr>
              <w:jc w:val="both"/>
              <w:rPr>
                <w:sz w:val="16"/>
                <w:szCs w:val="16"/>
              </w:rPr>
            </w:pPr>
            <w:r w:rsidRPr="00237864">
              <w:rPr>
                <w:sz w:val="16"/>
                <w:szCs w:val="16"/>
              </w:rPr>
              <w:t>2</w:t>
            </w: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D7D3E3C" w14:textId="77777777">
            <w:pPr>
              <w:jc w:val="both"/>
              <w:rPr>
                <w:sz w:val="16"/>
                <w:szCs w:val="16"/>
              </w:rPr>
            </w:pPr>
            <w:r w:rsidRPr="00237864">
              <w:rPr>
                <w:sz w:val="16"/>
                <w:szCs w:val="16"/>
              </w:rPr>
              <w:t>Taux en pourcentage</w:t>
            </w:r>
          </w:p>
        </w:tc>
      </w:tr>
      <w:tr w:rsidRPr="00237864" w:rsidR="00E56AED" w:rsidTr="007C2F0D" w14:paraId="30B34A42" w14:textId="77777777">
        <w:tc>
          <w:tcPr>
            <w:tcW w:w="1676" w:type="dxa"/>
            <w:tcBorders>
              <w:left w:val="single" w:color="000000" w:sz="4" w:space="0"/>
              <w:bottom w:val="single" w:color="auto" w:sz="4" w:space="0"/>
              <w:right w:val="single" w:color="000000" w:sz="4" w:space="0"/>
            </w:tcBorders>
            <w:shd w:val="clear" w:color="auto" w:fill="FFFFFF"/>
          </w:tcPr>
          <w:p w:rsidRPr="00237864" w:rsidR="00E56AED" w:rsidP="002F5C7D" w:rsidRDefault="00E56AED" w14:paraId="76CB3AE1" w14:textId="77777777">
            <w:pPr>
              <w:jc w:val="both"/>
              <w:rPr>
                <w:rFonts w:hAnsi="Arial" w:eastAsia="Times New Roman"/>
                <w:color w:val="000000"/>
                <w:sz w:val="16"/>
              </w:rPr>
            </w:pPr>
            <w:r w:rsidRPr="00237864">
              <w:rPr>
                <w:rFonts w:hAnsi="Arial" w:eastAsia="Times New Roman"/>
                <w:color w:val="000000"/>
                <w:sz w:val="16"/>
              </w:rPr>
              <w:t>Quantit</w:t>
            </w:r>
            <w:r w:rsidRPr="00237864">
              <w:rPr>
                <w:rFonts w:hAnsi="Arial" w:eastAsia="Times New Roman"/>
                <w:color w:val="000000"/>
                <w:sz w:val="16"/>
              </w:rPr>
              <w:t>é</w:t>
            </w:r>
            <w:r w:rsidRPr="00237864">
              <w:rPr>
                <w:rFonts w:hAnsi="Arial" w:eastAsia="Times New Roman"/>
                <w:color w:val="000000"/>
                <w:sz w:val="16"/>
              </w:rPr>
              <w:t xml:space="preserve"> minimale de souscription</w:t>
            </w:r>
            <w:r w:rsidR="00493AF5">
              <w:rPr>
                <w:rFonts w:hAnsi="Arial" w:eastAsia="Times New Roman"/>
                <w:color w:val="000000"/>
                <w:sz w:val="16"/>
              </w:rPr>
              <w:t xml:space="preserve"> par tranche</w:t>
            </w:r>
          </w:p>
        </w:tc>
        <w:tc>
          <w:tcPr>
            <w:tcW w:w="799" w:type="dxa"/>
            <w:tcBorders>
              <w:left w:val="single" w:color="000000" w:sz="4" w:space="0"/>
              <w:bottom w:val="single" w:color="auto" w:sz="4" w:space="0"/>
              <w:right w:val="single" w:color="000000" w:sz="4" w:space="0"/>
            </w:tcBorders>
            <w:shd w:val="clear" w:color="auto" w:fill="FFFFFF"/>
          </w:tcPr>
          <w:p w:rsidRPr="00237864" w:rsidR="00E56AED" w:rsidP="002F5C7D" w:rsidRDefault="00E56AED" w14:paraId="6D9ECF8F" w14:textId="77777777">
            <w:pPr>
              <w:jc w:val="both"/>
              <w:rPr>
                <w:rFonts w:hAnsi="Arial" w:eastAsia="Times New Roman"/>
                <w:color w:val="000000"/>
                <w:sz w:val="16"/>
              </w:rPr>
            </w:pPr>
            <w:r w:rsidRPr="00237864">
              <w:rPr>
                <w:rFonts w:hAnsi="Arial" w:eastAsia="Times New Roman"/>
                <w:color w:val="000000"/>
                <w:sz w:val="16"/>
              </w:rPr>
              <w:t>Quantit</w:t>
            </w:r>
            <w:r w:rsidRPr="00237864">
              <w:rPr>
                <w:rFonts w:hAnsi="Arial" w:eastAsia="Times New Roman"/>
                <w:color w:val="000000"/>
                <w:sz w:val="16"/>
              </w:rPr>
              <w:t>é</w:t>
            </w:r>
            <w:r w:rsidRPr="00237864">
              <w:rPr>
                <w:rFonts w:hAnsi="Arial" w:eastAsia="Times New Roman"/>
                <w:color w:val="000000"/>
                <w:sz w:val="16"/>
              </w:rPr>
              <w:t xml:space="preserve"> minimale de souscription</w:t>
            </w:r>
            <w:r w:rsidR="00493AF5">
              <w:rPr>
                <w:rFonts w:hAnsi="Arial" w:eastAsia="Times New Roman"/>
                <w:color w:val="000000"/>
                <w:sz w:val="16"/>
              </w:rPr>
              <w:t xml:space="preserve"> par tranche</w:t>
            </w:r>
          </w:p>
        </w:tc>
        <w:tc>
          <w:tcPr>
            <w:tcW w:w="1259" w:type="dxa"/>
            <w:tcBorders>
              <w:left w:val="single" w:color="000000" w:sz="4" w:space="0"/>
              <w:bottom w:val="single" w:color="auto" w:sz="4" w:space="0"/>
              <w:right w:val="single" w:color="000000" w:sz="4" w:space="0"/>
            </w:tcBorders>
            <w:shd w:val="clear" w:color="auto" w:fill="FFFFFF"/>
          </w:tcPr>
          <w:p w:rsidRPr="00237864" w:rsidR="00E56AED" w:rsidP="002F5C7D" w:rsidRDefault="00E56AED" w14:paraId="008D8AAD" w14:textId="77777777">
            <w:pPr>
              <w:jc w:val="both"/>
              <w:rPr>
                <w:sz w:val="16"/>
                <w:szCs w:val="16"/>
              </w:rPr>
            </w:pPr>
            <w:r w:rsidRPr="00237864">
              <w:rPr>
                <w:sz w:val="16"/>
                <w:szCs w:val="16"/>
              </w:rPr>
              <w:t>Numérique</w:t>
            </w:r>
          </w:p>
        </w:tc>
        <w:tc>
          <w:tcPr>
            <w:tcW w:w="2170" w:type="dxa"/>
            <w:tcBorders>
              <w:left w:val="single" w:color="000000" w:sz="4" w:space="0"/>
              <w:bottom w:val="single" w:color="auto" w:sz="4" w:space="0"/>
              <w:right w:val="single" w:color="000000" w:sz="4" w:space="0"/>
            </w:tcBorders>
            <w:shd w:val="clear" w:color="auto" w:fill="FFFFFF"/>
          </w:tcPr>
          <w:p w:rsidRPr="00237864" w:rsidR="00E56AED" w:rsidP="002F5C7D" w:rsidRDefault="00E56AED" w14:paraId="510DCDB6" w14:textId="77777777">
            <w:pPr>
              <w:jc w:val="both"/>
              <w:rPr>
                <w:sz w:val="16"/>
                <w:szCs w:val="16"/>
              </w:rPr>
            </w:pPr>
            <w:r w:rsidRPr="00237864">
              <w:rPr>
                <w:sz w:val="16"/>
                <w:szCs w:val="16"/>
              </w:rPr>
              <w:t>Numérique</w:t>
            </w:r>
          </w:p>
        </w:tc>
        <w:tc>
          <w:tcPr>
            <w:tcW w:w="1124" w:type="dxa"/>
            <w:tcBorders>
              <w:left w:val="single" w:color="000000" w:sz="4" w:space="0"/>
              <w:bottom w:val="single" w:color="auto" w:sz="4" w:space="0"/>
              <w:right w:val="single" w:color="000000" w:sz="4" w:space="0"/>
            </w:tcBorders>
            <w:shd w:val="clear" w:color="auto" w:fill="FFFFFF"/>
          </w:tcPr>
          <w:p w:rsidRPr="00237864" w:rsidR="00E56AED" w:rsidP="002F5C7D" w:rsidRDefault="00E56AED" w14:paraId="1999A82C" w14:textId="77777777">
            <w:pPr>
              <w:jc w:val="both"/>
              <w:rPr>
                <w:sz w:val="16"/>
                <w:szCs w:val="16"/>
              </w:rPr>
            </w:pPr>
            <w:r w:rsidRPr="00237864">
              <w:rPr>
                <w:sz w:val="16"/>
                <w:szCs w:val="16"/>
              </w:rPr>
              <w:t>--</w:t>
            </w:r>
          </w:p>
        </w:tc>
        <w:tc>
          <w:tcPr>
            <w:tcW w:w="2572" w:type="dxa"/>
            <w:tcBorders>
              <w:left w:val="single" w:color="000000" w:sz="4" w:space="0"/>
              <w:bottom w:val="single" w:color="auto" w:sz="4" w:space="0"/>
              <w:right w:val="single" w:color="000000" w:sz="4" w:space="0"/>
            </w:tcBorders>
            <w:shd w:val="clear" w:color="auto" w:fill="FFFFFF"/>
          </w:tcPr>
          <w:p w:rsidRPr="00237864" w:rsidR="00E56AED" w:rsidP="002F5C7D" w:rsidRDefault="00E56AED" w14:paraId="36D551E3" w14:textId="77777777">
            <w:pPr>
              <w:jc w:val="both"/>
              <w:rPr>
                <w:sz w:val="16"/>
                <w:szCs w:val="16"/>
              </w:rPr>
            </w:pPr>
            <w:r w:rsidRPr="00237864">
              <w:rPr>
                <w:sz w:val="16"/>
                <w:szCs w:val="16"/>
              </w:rPr>
              <w:t>Nombre</w:t>
            </w:r>
          </w:p>
        </w:tc>
      </w:tr>
      <w:tr w:rsidRPr="00237864" w:rsidR="00E56AED" w:rsidTr="007C2F0D" w14:paraId="3706F7E2" w14:textId="77777777">
        <w:tc>
          <w:tcPr>
            <w:tcW w:w="1676" w:type="dxa"/>
            <w:tcBorders>
              <w:top w:val="single" w:color="auto" w:sz="4" w:space="0"/>
              <w:left w:val="single" w:color="000000" w:sz="4" w:space="0"/>
              <w:bottom w:val="single" w:color="000000" w:sz="4" w:space="0"/>
              <w:right w:val="single" w:color="000000" w:sz="4" w:space="0"/>
            </w:tcBorders>
            <w:shd w:val="clear" w:color="auto" w:fill="808080"/>
          </w:tcPr>
          <w:p w:rsidRPr="00237864" w:rsidR="00E56AED" w:rsidP="00FF0D58" w:rsidRDefault="00E56AED" w14:paraId="693482D1" w14:textId="77777777">
            <w:pPr>
              <w:jc w:val="both"/>
              <w:rPr>
                <w:b/>
                <w:bCs/>
              </w:rPr>
            </w:pPr>
            <w:r w:rsidRPr="00237864">
              <w:rPr>
                <w:b/>
                <w:bCs/>
              </w:rPr>
              <w:t>Champ</w:t>
            </w:r>
          </w:p>
        </w:tc>
        <w:tc>
          <w:tcPr>
            <w:tcW w:w="799" w:type="dxa"/>
            <w:tcBorders>
              <w:top w:val="single" w:color="auto" w:sz="4" w:space="0"/>
              <w:left w:val="single" w:color="000000" w:sz="4" w:space="0"/>
              <w:bottom w:val="single" w:color="000000" w:sz="4" w:space="0"/>
              <w:right w:val="single" w:color="000000" w:sz="4" w:space="0"/>
            </w:tcBorders>
            <w:shd w:val="clear" w:color="auto" w:fill="808080"/>
          </w:tcPr>
          <w:p w:rsidRPr="00237864" w:rsidR="00E56AED" w:rsidP="00FF0D58" w:rsidRDefault="00E56AED" w14:paraId="1E8B78A6" w14:textId="77777777">
            <w:pPr>
              <w:jc w:val="both"/>
              <w:rPr>
                <w:b/>
                <w:bCs/>
              </w:rPr>
            </w:pPr>
            <w:r w:rsidRPr="00237864">
              <w:rPr>
                <w:b/>
                <w:bCs/>
              </w:rPr>
              <w:t>Etiquette</w:t>
            </w:r>
          </w:p>
        </w:tc>
        <w:tc>
          <w:tcPr>
            <w:tcW w:w="1259" w:type="dxa"/>
            <w:tcBorders>
              <w:top w:val="single" w:color="auto" w:sz="4" w:space="0"/>
              <w:left w:val="single" w:color="000000" w:sz="4" w:space="0"/>
              <w:bottom w:val="single" w:color="000000" w:sz="4" w:space="0"/>
              <w:right w:val="single" w:color="000000" w:sz="4" w:space="0"/>
            </w:tcBorders>
            <w:shd w:val="clear" w:color="auto" w:fill="808080"/>
          </w:tcPr>
          <w:p w:rsidRPr="00237864" w:rsidR="00E56AED" w:rsidP="00FF0D58" w:rsidRDefault="00E56AED" w14:paraId="67A04148" w14:textId="77777777">
            <w:pPr>
              <w:jc w:val="both"/>
              <w:rPr>
                <w:b/>
                <w:bCs/>
              </w:rPr>
            </w:pPr>
            <w:r w:rsidRPr="00237864">
              <w:rPr>
                <w:b/>
                <w:bCs/>
              </w:rPr>
              <w:t>Type de champ</w:t>
            </w:r>
          </w:p>
        </w:tc>
        <w:tc>
          <w:tcPr>
            <w:tcW w:w="2170" w:type="dxa"/>
            <w:tcBorders>
              <w:top w:val="single" w:color="auto" w:sz="4" w:space="0"/>
              <w:left w:val="single" w:color="000000" w:sz="4" w:space="0"/>
              <w:bottom w:val="single" w:color="000000" w:sz="4" w:space="0"/>
              <w:right w:val="single" w:color="000000" w:sz="4" w:space="0"/>
            </w:tcBorders>
            <w:shd w:val="clear" w:color="auto" w:fill="808080"/>
          </w:tcPr>
          <w:p w:rsidRPr="00237864" w:rsidR="00E56AED" w:rsidP="00FF0D58" w:rsidRDefault="00E56AED" w14:paraId="09F56437" w14:textId="77777777">
            <w:pPr>
              <w:jc w:val="both"/>
              <w:rPr>
                <w:b/>
                <w:bCs/>
              </w:rPr>
            </w:pPr>
            <w:r w:rsidRPr="00237864">
              <w:rPr>
                <w:b/>
                <w:bCs/>
              </w:rPr>
              <w:t>Type de donnée manipulée</w:t>
            </w:r>
          </w:p>
        </w:tc>
        <w:tc>
          <w:tcPr>
            <w:tcW w:w="1124" w:type="dxa"/>
            <w:tcBorders>
              <w:top w:val="single" w:color="auto" w:sz="4" w:space="0"/>
              <w:left w:val="single" w:color="000000" w:sz="4" w:space="0"/>
              <w:bottom w:val="single" w:color="000000" w:sz="4" w:space="0"/>
              <w:right w:val="single" w:color="000000" w:sz="4" w:space="0"/>
            </w:tcBorders>
            <w:shd w:val="clear" w:color="auto" w:fill="808080"/>
          </w:tcPr>
          <w:p w:rsidRPr="00237864" w:rsidR="00E56AED" w:rsidP="00FF0D58" w:rsidRDefault="00E56AED" w14:paraId="26124B87" w14:textId="77777777">
            <w:pPr>
              <w:jc w:val="both"/>
              <w:rPr>
                <w:b/>
                <w:bCs/>
              </w:rPr>
            </w:pPr>
            <w:r w:rsidRPr="00237864">
              <w:rPr>
                <w:b/>
                <w:bCs/>
              </w:rPr>
              <w:t>Taille</w:t>
            </w:r>
          </w:p>
        </w:tc>
        <w:tc>
          <w:tcPr>
            <w:tcW w:w="2572" w:type="dxa"/>
            <w:tcBorders>
              <w:top w:val="single" w:color="auto" w:sz="4" w:space="0"/>
              <w:left w:val="single" w:color="000000" w:sz="4" w:space="0"/>
              <w:bottom w:val="single" w:color="000000" w:sz="4" w:space="0"/>
              <w:right w:val="single" w:color="000000" w:sz="4" w:space="0"/>
            </w:tcBorders>
            <w:shd w:val="clear" w:color="auto" w:fill="808080"/>
          </w:tcPr>
          <w:p w:rsidRPr="00237864" w:rsidR="00E56AED" w:rsidP="00FF0D58" w:rsidRDefault="00E56AED" w14:paraId="26E840B4" w14:textId="77777777">
            <w:pPr>
              <w:jc w:val="both"/>
              <w:rPr>
                <w:b/>
                <w:bCs/>
              </w:rPr>
            </w:pPr>
            <w:r w:rsidRPr="00237864">
              <w:rPr>
                <w:b/>
                <w:bCs/>
              </w:rPr>
              <w:t>Description &amp; valeurs possibles</w:t>
            </w:r>
          </w:p>
        </w:tc>
      </w:tr>
      <w:tr w:rsidRPr="00237864" w:rsidR="00E56AED" w:rsidTr="00E34A0C" w14:paraId="080D6A37"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1605F50" w14:textId="77777777">
            <w:pPr>
              <w:jc w:val="both"/>
              <w:rPr>
                <w:rFonts w:hAnsi="Arial" w:eastAsia="Times New Roman"/>
                <w:color w:val="000000"/>
                <w:sz w:val="16"/>
              </w:rPr>
            </w:pPr>
            <w:r w:rsidRPr="00237864">
              <w:rPr>
                <w:rFonts w:hAnsi="Arial" w:eastAsia="Times New Roman"/>
                <w:color w:val="000000"/>
                <w:sz w:val="16"/>
              </w:rPr>
              <w:t>Quantit</w:t>
            </w:r>
            <w:r w:rsidRPr="00237864">
              <w:rPr>
                <w:rFonts w:hAnsi="Arial" w:eastAsia="Times New Roman"/>
                <w:color w:val="000000"/>
                <w:sz w:val="16"/>
              </w:rPr>
              <w:t>é</w:t>
            </w:r>
            <w:r w:rsidRPr="00237864">
              <w:rPr>
                <w:rFonts w:hAnsi="Arial" w:eastAsia="Times New Roman"/>
                <w:color w:val="000000"/>
                <w:sz w:val="16"/>
              </w:rPr>
              <w:t xml:space="preserve"> maximale de souscription</w:t>
            </w:r>
            <w:r w:rsidR="00493AF5">
              <w:rPr>
                <w:rFonts w:hAnsi="Arial" w:eastAsia="Times New Roman"/>
                <w:color w:val="000000"/>
                <w:sz w:val="16"/>
              </w:rPr>
              <w:t xml:space="preserve"> par tranche</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493AF5" w14:paraId="09353B1C" w14:textId="77777777">
            <w:pPr>
              <w:jc w:val="both"/>
              <w:rPr>
                <w:rFonts w:hAnsi="Arial" w:eastAsia="Times New Roman"/>
                <w:color w:val="000000"/>
                <w:sz w:val="16"/>
              </w:rPr>
            </w:pPr>
            <w:r w:rsidRPr="00237864">
              <w:rPr>
                <w:rFonts w:hAnsi="Arial" w:eastAsia="Times New Roman"/>
                <w:color w:val="000000"/>
                <w:sz w:val="16"/>
              </w:rPr>
              <w:t>Quantit</w:t>
            </w:r>
            <w:r w:rsidRPr="00237864">
              <w:rPr>
                <w:rFonts w:hAnsi="Arial" w:eastAsia="Times New Roman"/>
                <w:color w:val="000000"/>
                <w:sz w:val="16"/>
              </w:rPr>
              <w:t>é</w:t>
            </w:r>
            <w:r w:rsidRPr="00237864">
              <w:rPr>
                <w:rFonts w:hAnsi="Arial" w:eastAsia="Times New Roman"/>
                <w:color w:val="000000"/>
                <w:sz w:val="16"/>
              </w:rPr>
              <w:t xml:space="preserve"> maximale de souscription</w:t>
            </w:r>
            <w:r>
              <w:rPr>
                <w:rFonts w:hAnsi="Arial" w:eastAsia="Times New Roman"/>
                <w:color w:val="000000"/>
                <w:sz w:val="16"/>
              </w:rPr>
              <w:t xml:space="preserve"> par tranche</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A2959BE" w14:textId="77777777">
            <w:pPr>
              <w:jc w:val="both"/>
              <w:rPr>
                <w:sz w:val="16"/>
                <w:szCs w:val="16"/>
              </w:rPr>
            </w:pPr>
            <w:r w:rsidRPr="00237864">
              <w:rPr>
                <w:sz w:val="16"/>
                <w:szCs w:val="16"/>
              </w:rPr>
              <w:t>Numérique</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F64AD2E" w14:textId="77777777">
            <w:pPr>
              <w:jc w:val="both"/>
              <w:rPr>
                <w:sz w:val="16"/>
                <w:szCs w:val="16"/>
              </w:rPr>
            </w:pPr>
            <w:r w:rsidRPr="00237864">
              <w:rPr>
                <w:sz w:val="16"/>
                <w:szCs w:val="16"/>
              </w:rPr>
              <w:t>Numérique</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454B1C6" w14:textId="77777777">
            <w:pPr>
              <w:jc w:val="both"/>
              <w:rPr>
                <w:sz w:val="16"/>
                <w:szCs w:val="16"/>
              </w:rPr>
            </w:pPr>
            <w:r w:rsidRPr="00237864">
              <w:rPr>
                <w:sz w:val="16"/>
                <w:szCs w:val="16"/>
              </w:rPr>
              <w:t>--</w:t>
            </w: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034E0B4" w14:textId="77777777">
            <w:pPr>
              <w:jc w:val="both"/>
              <w:rPr>
                <w:sz w:val="16"/>
                <w:szCs w:val="16"/>
              </w:rPr>
            </w:pPr>
            <w:r w:rsidRPr="00237864">
              <w:rPr>
                <w:sz w:val="16"/>
                <w:szCs w:val="16"/>
              </w:rPr>
              <w:t>Nombre</w:t>
            </w:r>
          </w:p>
          <w:p w:rsidRPr="00237864" w:rsidR="00E56AED" w:rsidP="002F5C7D" w:rsidRDefault="00E56AED" w14:paraId="179D4930" w14:textId="77777777">
            <w:pPr>
              <w:jc w:val="both"/>
              <w:rPr>
                <w:sz w:val="16"/>
                <w:szCs w:val="16"/>
              </w:rPr>
            </w:pPr>
          </w:p>
        </w:tc>
      </w:tr>
      <w:tr w:rsidRPr="00237864" w:rsidR="00E56AED" w:rsidTr="00E34A0C" w14:paraId="41F7C74B"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5B0872B" w14:textId="77777777">
            <w:pPr>
              <w:jc w:val="both"/>
              <w:rPr>
                <w:rFonts w:hAnsi="Arial" w:eastAsia="Times New Roman"/>
                <w:color w:val="000000"/>
                <w:sz w:val="16"/>
              </w:rPr>
            </w:pPr>
            <w:r w:rsidRPr="00237864">
              <w:rPr>
                <w:rFonts w:hAnsi="Arial" w:eastAsia="Times New Roman"/>
                <w:color w:val="000000"/>
                <w:sz w:val="16"/>
              </w:rPr>
              <w:t>Montant minimale de souscription</w:t>
            </w:r>
            <w:r w:rsidR="00493AF5">
              <w:rPr>
                <w:rFonts w:hAnsi="Arial" w:eastAsia="Times New Roman"/>
                <w:color w:val="000000"/>
                <w:sz w:val="16"/>
              </w:rPr>
              <w:t xml:space="preserve"> par tranche</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493AF5" w14:paraId="603E1F29" w14:textId="77777777">
            <w:pPr>
              <w:jc w:val="both"/>
              <w:rPr>
                <w:rFonts w:hAnsi="Arial" w:eastAsia="Times New Roman"/>
                <w:color w:val="000000"/>
                <w:sz w:val="16"/>
              </w:rPr>
            </w:pPr>
            <w:r w:rsidRPr="00237864">
              <w:rPr>
                <w:rFonts w:hAnsi="Arial" w:eastAsia="Times New Roman"/>
                <w:color w:val="000000"/>
                <w:sz w:val="16"/>
              </w:rPr>
              <w:t>Montant minimale de souscription</w:t>
            </w:r>
            <w:r>
              <w:rPr>
                <w:rFonts w:hAnsi="Arial" w:eastAsia="Times New Roman"/>
                <w:color w:val="000000"/>
                <w:sz w:val="16"/>
              </w:rPr>
              <w:t xml:space="preserve"> par tranche</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A3E5DFB" w14:textId="77777777">
            <w:pPr>
              <w:jc w:val="both"/>
              <w:rPr>
                <w:sz w:val="16"/>
                <w:szCs w:val="16"/>
              </w:rPr>
            </w:pPr>
            <w:r w:rsidRPr="00237864">
              <w:rPr>
                <w:sz w:val="16"/>
                <w:szCs w:val="16"/>
              </w:rPr>
              <w:t>Numérique</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5A84A36" w14:textId="77777777">
            <w:pPr>
              <w:jc w:val="both"/>
              <w:rPr>
                <w:sz w:val="16"/>
                <w:szCs w:val="16"/>
              </w:rPr>
            </w:pPr>
            <w:r w:rsidRPr="00237864">
              <w:rPr>
                <w:sz w:val="16"/>
                <w:szCs w:val="16"/>
              </w:rPr>
              <w:t>Numérique</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433E644" w14:textId="77777777">
            <w:pPr>
              <w:jc w:val="both"/>
              <w:rPr>
                <w:sz w:val="16"/>
                <w:szCs w:val="16"/>
              </w:rPr>
            </w:pPr>
            <w:r w:rsidRPr="00237864">
              <w:rPr>
                <w:sz w:val="16"/>
                <w:szCs w:val="16"/>
              </w:rPr>
              <w:t>--</w:t>
            </w: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61580B7" w14:textId="77777777">
            <w:pPr>
              <w:jc w:val="both"/>
              <w:rPr>
                <w:sz w:val="16"/>
                <w:szCs w:val="16"/>
              </w:rPr>
            </w:pPr>
            <w:r w:rsidRPr="00237864">
              <w:rPr>
                <w:sz w:val="16"/>
                <w:szCs w:val="16"/>
              </w:rPr>
              <w:t>N/A (Grisé)</w:t>
            </w:r>
          </w:p>
        </w:tc>
      </w:tr>
      <w:tr w:rsidRPr="00237864" w:rsidR="00E56AED" w:rsidTr="00E34A0C" w14:paraId="54428822" w14:textId="77777777">
        <w:tc>
          <w:tcPr>
            <w:tcW w:w="167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9A567C7" w14:textId="77777777">
            <w:pPr>
              <w:jc w:val="both"/>
              <w:rPr>
                <w:rFonts w:hAnsi="Arial" w:eastAsia="Times New Roman"/>
                <w:color w:val="000000"/>
                <w:sz w:val="16"/>
              </w:rPr>
            </w:pPr>
            <w:r w:rsidRPr="00237864">
              <w:rPr>
                <w:rFonts w:hAnsi="Arial" w:eastAsia="Times New Roman"/>
                <w:color w:val="000000"/>
                <w:sz w:val="16"/>
              </w:rPr>
              <w:t>Montant maximale de souscription</w:t>
            </w:r>
            <w:r w:rsidR="00493AF5">
              <w:rPr>
                <w:rFonts w:hAnsi="Arial" w:eastAsia="Times New Roman"/>
                <w:color w:val="000000"/>
                <w:sz w:val="16"/>
              </w:rPr>
              <w:t xml:space="preserve"> par tranche</w:t>
            </w:r>
          </w:p>
        </w:tc>
        <w:tc>
          <w:tcPr>
            <w:tcW w:w="799" w:type="dxa"/>
            <w:tcBorders>
              <w:left w:val="single" w:color="000000" w:sz="4" w:space="0"/>
              <w:bottom w:val="single" w:color="000000" w:sz="4" w:space="0"/>
              <w:right w:val="single" w:color="000000" w:sz="4" w:space="0"/>
            </w:tcBorders>
            <w:shd w:val="clear" w:color="auto" w:fill="FFFFFF"/>
          </w:tcPr>
          <w:p w:rsidRPr="00237864" w:rsidR="00E56AED" w:rsidP="002F5C7D" w:rsidRDefault="00493AF5" w14:paraId="398B2DD6" w14:textId="77777777">
            <w:pPr>
              <w:jc w:val="both"/>
              <w:rPr>
                <w:rFonts w:hAnsi="Arial" w:eastAsia="Times New Roman"/>
                <w:color w:val="000000"/>
                <w:sz w:val="16"/>
              </w:rPr>
            </w:pPr>
            <w:r w:rsidRPr="00237864">
              <w:rPr>
                <w:rFonts w:hAnsi="Arial" w:eastAsia="Times New Roman"/>
                <w:color w:val="000000"/>
                <w:sz w:val="16"/>
              </w:rPr>
              <w:t>Montant maximale de souscription</w:t>
            </w:r>
            <w:r>
              <w:rPr>
                <w:rFonts w:hAnsi="Arial" w:eastAsia="Times New Roman"/>
                <w:color w:val="000000"/>
                <w:sz w:val="16"/>
              </w:rPr>
              <w:t xml:space="preserve"> par tranche</w:t>
            </w:r>
          </w:p>
        </w:tc>
        <w:tc>
          <w:tcPr>
            <w:tcW w:w="1259"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B6A3DD7" w14:textId="77777777">
            <w:pPr>
              <w:jc w:val="both"/>
              <w:rPr>
                <w:sz w:val="16"/>
                <w:szCs w:val="16"/>
              </w:rPr>
            </w:pPr>
            <w:r w:rsidRPr="00237864">
              <w:rPr>
                <w:sz w:val="16"/>
                <w:szCs w:val="16"/>
              </w:rPr>
              <w:t>Numérique</w:t>
            </w:r>
          </w:p>
        </w:tc>
        <w:tc>
          <w:tcPr>
            <w:tcW w:w="217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5D32571" w14:textId="77777777">
            <w:pPr>
              <w:jc w:val="both"/>
              <w:rPr>
                <w:sz w:val="16"/>
                <w:szCs w:val="16"/>
              </w:rPr>
            </w:pPr>
            <w:r w:rsidRPr="00237864">
              <w:rPr>
                <w:sz w:val="16"/>
                <w:szCs w:val="16"/>
              </w:rPr>
              <w:t>Numérique</w:t>
            </w:r>
          </w:p>
        </w:tc>
        <w:tc>
          <w:tcPr>
            <w:tcW w:w="112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0502CB4" w14:textId="77777777">
            <w:pPr>
              <w:jc w:val="both"/>
              <w:rPr>
                <w:sz w:val="16"/>
                <w:szCs w:val="16"/>
              </w:rPr>
            </w:pPr>
            <w:r w:rsidRPr="00237864">
              <w:rPr>
                <w:sz w:val="16"/>
                <w:szCs w:val="16"/>
              </w:rPr>
              <w:t>--</w:t>
            </w:r>
          </w:p>
        </w:tc>
        <w:tc>
          <w:tcPr>
            <w:tcW w:w="257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ECFC844" w14:textId="77777777">
            <w:pPr>
              <w:jc w:val="both"/>
              <w:rPr>
                <w:sz w:val="16"/>
                <w:szCs w:val="16"/>
              </w:rPr>
            </w:pPr>
            <w:r w:rsidRPr="00237864">
              <w:rPr>
                <w:sz w:val="16"/>
                <w:szCs w:val="16"/>
              </w:rPr>
              <w:t>N/A (Grisé)</w:t>
            </w:r>
          </w:p>
        </w:tc>
      </w:tr>
    </w:tbl>
    <w:p w:rsidRPr="0066732D" w:rsidR="00E56AED" w:rsidP="002F5C7D" w:rsidRDefault="00E56AED" w14:paraId="176D595F" w14:textId="77777777">
      <w:pPr>
        <w:jc w:val="both"/>
      </w:pPr>
    </w:p>
    <w:p w:rsidR="00E56AED" w:rsidP="002F5C7D" w:rsidRDefault="00E56AED" w14:paraId="590A3CE5" w14:textId="77777777">
      <w:pPr>
        <w:spacing w:before="60" w:line="100" w:lineRule="atLeast"/>
        <w:jc w:val="both"/>
        <w:rPr>
          <w:i/>
          <w:color w:val="999999"/>
          <w:sz w:val="20"/>
          <w:szCs w:val="20"/>
        </w:rPr>
      </w:pPr>
    </w:p>
    <w:p w:rsidR="00E56AED" w:rsidP="003D34DB" w:rsidRDefault="00E56AED" w14:paraId="78CEFD8C" w14:textId="77777777">
      <w:pPr>
        <w:pStyle w:val="Style3"/>
        <w:numPr>
          <w:ilvl w:val="2"/>
          <w:numId w:val="3"/>
        </w:numPr>
        <w:jc w:val="both"/>
      </w:pPr>
      <w:bookmarkStart w:name="_Toc409973762" w:id="337"/>
      <w:r>
        <w:t>Comportement de l’écran</w:t>
      </w:r>
      <w:bookmarkEnd w:id="337"/>
    </w:p>
    <w:p w:rsidR="00E56AED" w:rsidP="0091661A" w:rsidRDefault="00E56AED" w14:paraId="37E1D454" w14:textId="77777777">
      <w:pPr>
        <w:pStyle w:val="Paragraphedeliste1"/>
        <w:numPr>
          <w:ilvl w:val="0"/>
          <w:numId w:val="4"/>
        </w:numPr>
        <w:spacing w:before="240" w:line="100" w:lineRule="atLeast"/>
        <w:ind w:right="142" w:firstLine="0"/>
        <w:jc w:val="both"/>
      </w:pPr>
      <w:r>
        <w:t>Ouverture de l'écran depuis le menu</w:t>
      </w:r>
    </w:p>
    <w:p w:rsidR="00E56AED" w:rsidP="0091661A" w:rsidRDefault="00E56AED" w14:paraId="6D9B66B7" w14:textId="77777777">
      <w:pPr>
        <w:pStyle w:val="Paragraphedeliste1"/>
        <w:numPr>
          <w:ilvl w:val="0"/>
          <w:numId w:val="4"/>
        </w:numPr>
        <w:spacing w:before="240" w:line="100" w:lineRule="atLeast"/>
        <w:ind w:right="142" w:firstLine="0"/>
        <w:jc w:val="both"/>
      </w:pPr>
      <w:r>
        <w:t>Pop-Up généré en cas de violation d'une règle de gestion ou omission d'une donnée relative à un champ obligatoire</w:t>
      </w:r>
    </w:p>
    <w:p w:rsidR="00E56AED" w:rsidP="0091661A" w:rsidRDefault="00E56AED" w14:paraId="7DC07044" w14:textId="77777777">
      <w:pPr>
        <w:pStyle w:val="Paragraphedeliste1"/>
        <w:numPr>
          <w:ilvl w:val="0"/>
          <w:numId w:val="4"/>
        </w:numPr>
        <w:spacing w:before="240" w:line="100" w:lineRule="atLeast"/>
        <w:ind w:right="142" w:firstLine="0"/>
        <w:jc w:val="both"/>
      </w:pPr>
      <w:r w:rsidRPr="00F37AB9">
        <w:t>L'ouverture des écrans annexes se fait depuis l'écran principal</w:t>
      </w:r>
    </w:p>
    <w:p w:rsidR="00E56AED" w:rsidP="0091661A" w:rsidRDefault="00E56AED" w14:paraId="5A9FCF39" w14:textId="77777777">
      <w:pPr>
        <w:pStyle w:val="Paragraphedeliste1"/>
        <w:numPr>
          <w:ilvl w:val="0"/>
          <w:numId w:val="4"/>
        </w:numPr>
        <w:spacing w:before="240" w:line="100" w:lineRule="atLeast"/>
        <w:ind w:right="142" w:firstLine="0"/>
        <w:jc w:val="both"/>
      </w:pPr>
      <w:r>
        <w:t>Sauvegarde de l'écran ==&gt; La référence de l'OPV est générée automatiquement pour l'utilisateur générant un message d'exécution avec succès</w:t>
      </w:r>
    </w:p>
    <w:p w:rsidR="00E56AED" w:rsidP="002F5C7D" w:rsidRDefault="00E56AED" w14:paraId="3FDD948D" w14:textId="77777777">
      <w:pPr>
        <w:pStyle w:val="Paragraphedeliste1"/>
        <w:spacing w:before="240" w:line="100" w:lineRule="atLeast"/>
        <w:ind w:left="0" w:right="142"/>
        <w:jc w:val="both"/>
      </w:pPr>
    </w:p>
    <w:p w:rsidR="00E56AED" w:rsidP="003D34DB" w:rsidRDefault="00E56AED" w14:paraId="3298ACB5" w14:textId="77777777">
      <w:pPr>
        <w:pStyle w:val="Style2"/>
        <w:numPr>
          <w:ilvl w:val="1"/>
          <w:numId w:val="3"/>
        </w:numPr>
        <w:jc w:val="both"/>
      </w:pPr>
      <w:bookmarkStart w:name="_Toc409973763" w:id="338"/>
      <w:r>
        <w:t>Diagramme de navigation</w:t>
      </w:r>
      <w:bookmarkEnd w:id="338"/>
    </w:p>
    <w:p w:rsidR="00E56AED" w:rsidP="0091661A" w:rsidRDefault="00E56AED" w14:paraId="26265A2C" w14:textId="77777777">
      <w:pPr>
        <w:pStyle w:val="Paragraphedeliste1"/>
        <w:numPr>
          <w:ilvl w:val="0"/>
          <w:numId w:val="4"/>
        </w:numPr>
        <w:spacing w:before="240" w:line="100" w:lineRule="atLeast"/>
        <w:jc w:val="both"/>
      </w:pPr>
      <w:r>
        <w:t>Ecran de monitoring avec une recherche multicritères</w:t>
      </w:r>
    </w:p>
    <w:p w:rsidR="00E56AED" w:rsidP="0091661A" w:rsidRDefault="00E56AED" w14:paraId="285E093A" w14:textId="77777777">
      <w:pPr>
        <w:pStyle w:val="Paragraphedeliste1"/>
        <w:numPr>
          <w:ilvl w:val="0"/>
          <w:numId w:val="4"/>
        </w:numPr>
        <w:spacing w:before="240" w:line="100" w:lineRule="atLeast"/>
        <w:jc w:val="both"/>
      </w:pPr>
      <w:r>
        <w:t>Sous écran « Résultat de la recherche » dans lequel s'affiche le résultat.</w:t>
      </w:r>
    </w:p>
    <w:p w:rsidR="00E56AED" w:rsidP="003D34DB" w:rsidRDefault="00E56AED" w14:paraId="3A94B53C" w14:textId="77777777">
      <w:pPr>
        <w:pStyle w:val="Heading3"/>
        <w:numPr>
          <w:ilvl w:val="2"/>
          <w:numId w:val="3"/>
        </w:numPr>
        <w:jc w:val="both"/>
      </w:pPr>
      <w:bookmarkStart w:name="_Toc409973764" w:id="339"/>
      <w:r>
        <w:t>Description de l’écran &lt;Monitoring des OPVs&gt;</w:t>
      </w:r>
      <w:bookmarkEnd w:id="339"/>
    </w:p>
    <w:p w:rsidR="00E56AED" w:rsidP="003D34DB" w:rsidRDefault="00E56AED" w14:paraId="75F99D5A" w14:textId="77777777">
      <w:pPr>
        <w:pStyle w:val="Style3"/>
        <w:numPr>
          <w:ilvl w:val="2"/>
          <w:numId w:val="3"/>
        </w:numPr>
        <w:jc w:val="both"/>
      </w:pPr>
      <w:bookmarkStart w:name="_Toc409973765" w:id="340"/>
      <w:r>
        <w:t>Maquette de l’écran &lt;Monitoring des OPVs&gt;</w:t>
      </w:r>
      <w:bookmarkEnd w:id="340"/>
    </w:p>
    <w:p w:rsidR="00E56AED" w:rsidP="002F5C7D" w:rsidRDefault="00E56AED" w14:paraId="04168EBE" w14:textId="77777777">
      <w:pPr>
        <w:spacing w:before="240" w:line="100" w:lineRule="atLeast"/>
        <w:jc w:val="both"/>
      </w:pPr>
      <w:r>
        <w:t>- L'écran de monitoring permet la notification des OPV</w:t>
      </w:r>
    </w:p>
    <w:p w:rsidR="00E56AED" w:rsidP="002F5C7D" w:rsidRDefault="007936E1" w14:paraId="706ECB0A" w14:textId="77777777">
      <w:pPr>
        <w:spacing w:before="240" w:line="100" w:lineRule="atLeast"/>
        <w:jc w:val="both"/>
      </w:pPr>
      <w:r>
        <w:rPr>
          <w:noProof/>
          <w:lang w:eastAsia="fr-FR"/>
        </w:rPr>
        <w:drawing>
          <wp:anchor distT="0" distB="0" distL="0" distR="0" simplePos="0" relativeHeight="17" behindDoc="0" locked="0" layoutInCell="1" allowOverlap="1" wp14:anchorId="195F887E" wp14:editId="010418AD">
            <wp:simplePos x="0" y="0"/>
            <wp:positionH relativeFrom="column">
              <wp:posOffset>0</wp:posOffset>
            </wp:positionH>
            <wp:positionV relativeFrom="paragraph">
              <wp:posOffset>0</wp:posOffset>
            </wp:positionV>
            <wp:extent cx="6330950" cy="1652905"/>
            <wp:effectExtent l="19050" t="0" r="0" b="0"/>
            <wp:wrapSquare wrapText="largest"/>
            <wp:docPr id="23"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9"/>
                    <pic:cNvPicPr>
                      <a:picLocks noChangeAspect="1" noChangeArrowheads="1"/>
                    </pic:cNvPicPr>
                  </pic:nvPicPr>
                  <pic:blipFill>
                    <a:blip r:embed="rId39"/>
                    <a:srcRect/>
                    <a:stretch>
                      <a:fillRect/>
                    </a:stretch>
                  </pic:blipFill>
                  <pic:spPr bwMode="auto">
                    <a:xfrm>
                      <a:off x="0" y="0"/>
                      <a:ext cx="6330950" cy="1652905"/>
                    </a:xfrm>
                    <a:prstGeom prst="rect">
                      <a:avLst/>
                    </a:prstGeom>
                    <a:solidFill>
                      <a:srgbClr val="FFFFFF"/>
                    </a:solidFill>
                  </pic:spPr>
                </pic:pic>
              </a:graphicData>
            </a:graphic>
          </wp:anchor>
        </w:drawing>
      </w:r>
    </w:p>
    <w:p w:rsidR="00E56AED" w:rsidP="002F5C7D" w:rsidRDefault="00E56AED" w14:paraId="65702B6D" w14:textId="77777777">
      <w:pPr>
        <w:spacing w:before="240" w:line="100" w:lineRule="atLeast"/>
        <w:jc w:val="both"/>
      </w:pPr>
    </w:p>
    <w:p w:rsidR="00E56AED" w:rsidP="003D34DB" w:rsidRDefault="00E56AED" w14:paraId="1B3EEAE9" w14:textId="77777777">
      <w:pPr>
        <w:pStyle w:val="Style3"/>
        <w:numPr>
          <w:ilvl w:val="2"/>
          <w:numId w:val="3"/>
        </w:numPr>
        <w:jc w:val="both"/>
      </w:pPr>
      <w:bookmarkStart w:name="_Toc409973766" w:id="341"/>
      <w:r>
        <w:t>Typologie des données manipulées</w:t>
      </w:r>
      <w:bookmarkEnd w:id="341"/>
    </w:p>
    <w:p w:rsidR="00E56AED" w:rsidP="0091661A" w:rsidRDefault="00E56AED" w14:paraId="57C6BF37" w14:textId="77777777">
      <w:pPr>
        <w:pStyle w:val="Paragraphedeliste1"/>
        <w:numPr>
          <w:ilvl w:val="0"/>
          <w:numId w:val="4"/>
        </w:numPr>
        <w:spacing w:before="240" w:after="240" w:line="100" w:lineRule="atLeast"/>
        <w:jc w:val="both"/>
      </w:pPr>
      <w:r>
        <w:t>la recherche s'effectue par la référence de l'annonce.</w:t>
      </w:r>
    </w:p>
    <w:p w:rsidR="00E56AED" w:rsidP="003D34DB" w:rsidRDefault="00E56AED" w14:paraId="7EA28143" w14:textId="77777777">
      <w:pPr>
        <w:pStyle w:val="Style3"/>
        <w:numPr>
          <w:ilvl w:val="2"/>
          <w:numId w:val="3"/>
        </w:numPr>
        <w:jc w:val="both"/>
      </w:pPr>
      <w:bookmarkStart w:name="_Toc409973767" w:id="342"/>
      <w:r>
        <w:t>Comportement de l’écran</w:t>
      </w:r>
      <w:bookmarkEnd w:id="342"/>
    </w:p>
    <w:p w:rsidR="00E56AED" w:rsidP="0091661A" w:rsidRDefault="00E56AED" w14:paraId="3B45D0D7" w14:textId="77777777">
      <w:pPr>
        <w:pStyle w:val="Paragraphedeliste1"/>
        <w:numPr>
          <w:ilvl w:val="0"/>
          <w:numId w:val="4"/>
        </w:numPr>
        <w:spacing w:before="240" w:line="100" w:lineRule="atLeast"/>
        <w:jc w:val="both"/>
      </w:pPr>
      <w:r>
        <w:t>Ouverture de l'écran de monitoring depuis le menu</w:t>
      </w:r>
    </w:p>
    <w:p w:rsidR="00E56AED" w:rsidP="0091661A" w:rsidRDefault="00E56AED" w14:paraId="0069985C" w14:textId="77777777">
      <w:pPr>
        <w:pStyle w:val="Paragraphedeliste1"/>
        <w:numPr>
          <w:ilvl w:val="0"/>
          <w:numId w:val="4"/>
        </w:numPr>
        <w:spacing w:before="240" w:line="100" w:lineRule="atLeast"/>
        <w:jc w:val="both"/>
      </w:pPr>
      <w:r>
        <w:t>Affichage de la ligne correspondante à l'annonce</w:t>
      </w:r>
    </w:p>
    <w:p w:rsidR="00E56AED" w:rsidP="0091661A" w:rsidRDefault="00E56AED" w14:paraId="6E06A323" w14:textId="77777777">
      <w:pPr>
        <w:pStyle w:val="Paragraphedeliste1"/>
        <w:numPr>
          <w:ilvl w:val="0"/>
          <w:numId w:val="4"/>
        </w:numPr>
        <w:spacing w:before="240" w:line="100" w:lineRule="atLeast"/>
        <w:jc w:val="both"/>
      </w:pPr>
      <w:r>
        <w:t>Un message s'affiche pour signaler la fin du processus de notification.</w:t>
      </w:r>
    </w:p>
    <w:p w:rsidR="00E56AED" w:rsidP="002F5C7D" w:rsidRDefault="00E56AED" w14:paraId="0FAD6BE2" w14:textId="77777777">
      <w:pPr>
        <w:pStyle w:val="Paragraphedeliste1"/>
        <w:spacing w:before="240" w:line="100" w:lineRule="atLeast"/>
        <w:ind w:left="0"/>
        <w:jc w:val="both"/>
      </w:pPr>
    </w:p>
    <w:p w:rsidR="00E56AED" w:rsidP="003D34DB" w:rsidRDefault="00E56AED" w14:paraId="0B1069D6" w14:textId="77777777">
      <w:pPr>
        <w:pStyle w:val="Style2"/>
        <w:numPr>
          <w:ilvl w:val="1"/>
          <w:numId w:val="3"/>
        </w:numPr>
        <w:jc w:val="both"/>
        <w:rPr>
          <w:i/>
        </w:rPr>
      </w:pPr>
      <w:bookmarkStart w:name="_Toc409973768" w:id="343"/>
      <w:r>
        <w:rPr>
          <w:i/>
        </w:rPr>
        <w:t>Diagramme de navigation</w:t>
      </w:r>
      <w:bookmarkEnd w:id="343"/>
    </w:p>
    <w:p w:rsidRPr="00385E34" w:rsidR="00E56AED" w:rsidP="0091661A" w:rsidRDefault="00E56AED" w14:paraId="0FB8FB14" w14:textId="77777777">
      <w:pPr>
        <w:pStyle w:val="Paragraphedeliste1"/>
        <w:numPr>
          <w:ilvl w:val="0"/>
          <w:numId w:val="4"/>
        </w:numPr>
        <w:spacing w:before="240" w:line="100" w:lineRule="atLeast"/>
        <w:jc w:val="both"/>
        <w:rPr>
          <w:color w:val="222222"/>
        </w:rPr>
      </w:pPr>
      <w:r w:rsidRPr="00385E34">
        <w:rPr>
          <w:color w:val="222222"/>
        </w:rPr>
        <w:t>Module IPO &gt; Ordres IPO &gt; Saisie Ordre IPO</w:t>
      </w:r>
    </w:p>
    <w:p w:rsidR="00E56AED" w:rsidP="003D34DB" w:rsidRDefault="00E56AED" w14:paraId="4684FAEB" w14:textId="77777777">
      <w:pPr>
        <w:pStyle w:val="Heading3"/>
        <w:numPr>
          <w:ilvl w:val="2"/>
          <w:numId w:val="3"/>
        </w:numPr>
        <w:jc w:val="both"/>
      </w:pPr>
      <w:bookmarkStart w:name="_Toc409973769" w:id="344"/>
      <w:r>
        <w:t>Description de l’écran &lt;Ordre de souscription a une OPV&gt;</w:t>
      </w:r>
      <w:bookmarkEnd w:id="344"/>
    </w:p>
    <w:p w:rsidRPr="007360EF" w:rsidR="00E56AED" w:rsidP="003D34DB" w:rsidRDefault="00E56AED" w14:paraId="769ADC3D" w14:textId="77777777">
      <w:pPr>
        <w:pStyle w:val="Style3"/>
        <w:numPr>
          <w:ilvl w:val="2"/>
          <w:numId w:val="3"/>
        </w:numPr>
        <w:spacing w:before="240" w:line="100" w:lineRule="atLeast"/>
        <w:jc w:val="both"/>
        <w:rPr>
          <w:color w:val="000000"/>
        </w:rPr>
      </w:pPr>
      <w:bookmarkStart w:name="_Toc409973770" w:id="345"/>
      <w:r w:rsidRPr="007360EF">
        <w:rPr>
          <w:color w:val="000000"/>
        </w:rPr>
        <w:t>Maquette de l’écran &lt;Ordre de souscription a une OPV&gt;</w:t>
      </w:r>
      <w:bookmarkEnd w:id="345"/>
    </w:p>
    <w:p w:rsidR="00E56AED" w:rsidP="002F5C7D" w:rsidRDefault="00E56AED" w14:paraId="2E000C51" w14:textId="77777777">
      <w:pPr>
        <w:pStyle w:val="Paragraphedeliste1"/>
        <w:spacing w:before="240" w:line="100" w:lineRule="atLeast"/>
        <w:ind w:left="0"/>
        <w:jc w:val="both"/>
        <w:rPr>
          <w:color w:val="FFFFFF"/>
        </w:rPr>
      </w:pPr>
    </w:p>
    <w:p w:rsidRPr="00D43904" w:rsidR="00E56AED" w:rsidP="002F5C7D" w:rsidRDefault="00E56AED" w14:paraId="52E55884" w14:textId="77777777">
      <w:pPr>
        <w:jc w:val="both"/>
      </w:pPr>
    </w:p>
    <w:p w:rsidRPr="00D43904" w:rsidR="00E56AED" w:rsidP="002F5C7D" w:rsidRDefault="007936E1" w14:paraId="438198AB" w14:textId="77777777">
      <w:pPr>
        <w:jc w:val="both"/>
      </w:pPr>
      <w:r>
        <w:rPr>
          <w:noProof/>
          <w:lang w:eastAsia="fr-FR"/>
        </w:rPr>
        <w:drawing>
          <wp:inline distT="0" distB="0" distL="0" distR="0" wp14:anchorId="15336297" wp14:editId="6F5A081B">
            <wp:extent cx="5610225" cy="2190750"/>
            <wp:effectExtent l="19050" t="0" r="952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srcRect/>
                    <a:stretch>
                      <a:fillRect/>
                    </a:stretch>
                  </pic:blipFill>
                  <pic:spPr bwMode="auto">
                    <a:xfrm>
                      <a:off x="0" y="0"/>
                      <a:ext cx="5610225" cy="2190750"/>
                    </a:xfrm>
                    <a:prstGeom prst="rect">
                      <a:avLst/>
                    </a:prstGeom>
                    <a:noFill/>
                    <a:ln w="9525">
                      <a:noFill/>
                      <a:miter lim="800000"/>
                      <a:headEnd/>
                      <a:tailEnd/>
                    </a:ln>
                  </pic:spPr>
                </pic:pic>
              </a:graphicData>
            </a:graphic>
          </wp:inline>
        </w:drawing>
      </w:r>
    </w:p>
    <w:p w:rsidR="00E56AED" w:rsidP="003D34DB" w:rsidRDefault="00E56AED" w14:paraId="5DCAB45B" w14:textId="77777777">
      <w:pPr>
        <w:pStyle w:val="Style3"/>
        <w:numPr>
          <w:ilvl w:val="2"/>
          <w:numId w:val="3"/>
        </w:numPr>
        <w:jc w:val="both"/>
      </w:pPr>
      <w:bookmarkStart w:name="_Toc409973771" w:id="346"/>
      <w:r>
        <w:t>Typologie des données manipulées</w:t>
      </w:r>
      <w:bookmarkEnd w:id="346"/>
    </w:p>
    <w:p w:rsidR="00E56AED" w:rsidP="0091661A" w:rsidRDefault="00E56AED" w14:paraId="4475F7E7" w14:textId="77777777">
      <w:pPr>
        <w:pStyle w:val="Paragraphedeliste1"/>
        <w:numPr>
          <w:ilvl w:val="0"/>
          <w:numId w:val="4"/>
        </w:numPr>
        <w:spacing w:before="240" w:after="240" w:line="100" w:lineRule="atLeast"/>
        <w:ind w:right="142" w:firstLine="0"/>
        <w:jc w:val="both"/>
      </w:pPr>
      <w:r>
        <w:t>Ci joint la liste des champs à saisir lors de la création d'un ordre OPV :</w:t>
      </w:r>
    </w:p>
    <w:tbl>
      <w:tblPr>
        <w:tblW w:w="0" w:type="auto"/>
        <w:tblLayout w:type="fixed"/>
        <w:tblLook w:val="0000" w:firstRow="0" w:lastRow="0" w:firstColumn="0" w:lastColumn="0" w:noHBand="0" w:noVBand="0"/>
      </w:tblPr>
      <w:tblGrid>
        <w:gridCol w:w="1067"/>
        <w:gridCol w:w="1418"/>
        <w:gridCol w:w="1264"/>
        <w:gridCol w:w="2157"/>
        <w:gridCol w:w="1137"/>
        <w:gridCol w:w="2560"/>
      </w:tblGrid>
      <w:tr w:rsidRPr="00237864" w:rsidR="00E56AED" w:rsidTr="00D02273" w14:paraId="24CEF9AB" w14:textId="77777777">
        <w:trPr>
          <w:trHeight w:val="623"/>
        </w:trPr>
        <w:tc>
          <w:tcPr>
            <w:tcW w:w="1067"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7CB42185" w14:textId="77777777">
            <w:pPr>
              <w:jc w:val="both"/>
              <w:rPr>
                <w:b/>
                <w:bCs/>
              </w:rPr>
            </w:pPr>
            <w:r w:rsidRPr="00237864">
              <w:rPr>
                <w:b/>
                <w:bCs/>
              </w:rPr>
              <w:t>Champ</w:t>
            </w:r>
          </w:p>
        </w:tc>
        <w:tc>
          <w:tcPr>
            <w:tcW w:w="1418"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2576EBE5" w14:textId="77777777">
            <w:pPr>
              <w:jc w:val="both"/>
              <w:rPr>
                <w:b/>
                <w:bCs/>
              </w:rPr>
            </w:pPr>
            <w:r w:rsidRPr="00237864">
              <w:rPr>
                <w:b/>
                <w:bCs/>
              </w:rPr>
              <w:t>Etiquette</w:t>
            </w:r>
          </w:p>
        </w:tc>
        <w:tc>
          <w:tcPr>
            <w:tcW w:w="1264"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5E447E57" w14:textId="77777777">
            <w:pPr>
              <w:jc w:val="both"/>
              <w:rPr>
                <w:b/>
                <w:bCs/>
              </w:rPr>
            </w:pPr>
            <w:r w:rsidRPr="00237864">
              <w:rPr>
                <w:b/>
                <w:bCs/>
              </w:rPr>
              <w:t>Type de champ</w:t>
            </w:r>
          </w:p>
        </w:tc>
        <w:tc>
          <w:tcPr>
            <w:tcW w:w="2157"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04AFBAC2" w14:textId="77777777">
            <w:pPr>
              <w:jc w:val="both"/>
              <w:rPr>
                <w:b/>
                <w:bCs/>
              </w:rPr>
            </w:pPr>
            <w:r w:rsidRPr="00237864">
              <w:rPr>
                <w:b/>
                <w:bCs/>
              </w:rPr>
              <w:t>Type de donnée manipulée</w:t>
            </w:r>
          </w:p>
        </w:tc>
        <w:tc>
          <w:tcPr>
            <w:tcW w:w="1137"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649C4E36" w14:textId="77777777">
            <w:pPr>
              <w:jc w:val="both"/>
              <w:rPr>
                <w:b/>
                <w:bCs/>
              </w:rPr>
            </w:pPr>
            <w:r w:rsidRPr="00237864">
              <w:rPr>
                <w:b/>
                <w:bCs/>
              </w:rPr>
              <w:t>Taille</w:t>
            </w:r>
          </w:p>
        </w:tc>
        <w:tc>
          <w:tcPr>
            <w:tcW w:w="2560"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5B714E20" w14:textId="77777777">
            <w:pPr>
              <w:jc w:val="both"/>
              <w:rPr>
                <w:b/>
                <w:bCs/>
              </w:rPr>
            </w:pPr>
            <w:r w:rsidRPr="00237864">
              <w:rPr>
                <w:b/>
                <w:bCs/>
              </w:rPr>
              <w:t>Description &amp; valeurs possibles</w:t>
            </w:r>
          </w:p>
        </w:tc>
      </w:tr>
      <w:tr w:rsidRPr="00237864" w:rsidR="00E56AED" w:rsidTr="00D02273" w14:paraId="7F8C5102" w14:textId="77777777">
        <w:tc>
          <w:tcPr>
            <w:tcW w:w="1067"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334CD902" w14:textId="77777777">
            <w:pPr>
              <w:jc w:val="both"/>
              <w:rPr>
                <w:sz w:val="16"/>
                <w:szCs w:val="16"/>
              </w:rPr>
            </w:pPr>
            <w:r w:rsidRPr="00237864">
              <w:rPr>
                <w:sz w:val="16"/>
                <w:szCs w:val="16"/>
              </w:rPr>
              <w:t>Aide à la saisie</w:t>
            </w:r>
          </w:p>
        </w:tc>
        <w:tc>
          <w:tcPr>
            <w:tcW w:w="1418"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262DEAEF" w14:textId="77777777">
            <w:pPr>
              <w:jc w:val="both"/>
              <w:rPr>
                <w:sz w:val="16"/>
                <w:szCs w:val="16"/>
              </w:rPr>
            </w:pPr>
            <w:r w:rsidRPr="00237864">
              <w:rPr>
                <w:sz w:val="16"/>
                <w:szCs w:val="16"/>
              </w:rPr>
              <w:t>Aide à la saisie</w:t>
            </w:r>
          </w:p>
        </w:tc>
        <w:tc>
          <w:tcPr>
            <w:tcW w:w="1264"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4A9A980F" w14:textId="77777777">
            <w:pPr>
              <w:jc w:val="both"/>
              <w:rPr>
                <w:sz w:val="16"/>
                <w:szCs w:val="16"/>
              </w:rPr>
            </w:pPr>
            <w:r w:rsidRPr="00237864">
              <w:rPr>
                <w:sz w:val="16"/>
                <w:szCs w:val="16"/>
              </w:rPr>
              <w:t>chaine de caractères</w:t>
            </w:r>
          </w:p>
        </w:tc>
        <w:tc>
          <w:tcPr>
            <w:tcW w:w="2157"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27C84AFF" w14:textId="77777777">
            <w:pPr>
              <w:jc w:val="both"/>
              <w:rPr>
                <w:sz w:val="16"/>
                <w:szCs w:val="16"/>
              </w:rPr>
            </w:pPr>
            <w:r w:rsidRPr="00237864">
              <w:rPr>
                <w:sz w:val="16"/>
                <w:szCs w:val="16"/>
              </w:rPr>
              <w:t>Chaine de caractère</w:t>
            </w:r>
          </w:p>
        </w:tc>
        <w:tc>
          <w:tcPr>
            <w:tcW w:w="1137"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49F1E06B" w14:textId="77777777">
            <w:pPr>
              <w:jc w:val="both"/>
              <w:rPr>
                <w:sz w:val="16"/>
                <w:szCs w:val="16"/>
              </w:rPr>
            </w:pPr>
            <w:r w:rsidRPr="00237864">
              <w:rPr>
                <w:sz w:val="16"/>
                <w:szCs w:val="16"/>
              </w:rPr>
              <w:t>--</w:t>
            </w:r>
          </w:p>
        </w:tc>
        <w:tc>
          <w:tcPr>
            <w:tcW w:w="2560"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5F3B4328" w14:textId="77777777">
            <w:pPr>
              <w:jc w:val="both"/>
              <w:rPr>
                <w:sz w:val="16"/>
                <w:szCs w:val="16"/>
              </w:rPr>
            </w:pPr>
            <w:r w:rsidRPr="00237864">
              <w:rPr>
                <w:sz w:val="16"/>
                <w:szCs w:val="16"/>
              </w:rPr>
              <w:t>Texte en alphanumérique</w:t>
            </w:r>
          </w:p>
        </w:tc>
      </w:tr>
      <w:tr w:rsidRPr="00237864" w:rsidR="00E56AED" w:rsidTr="00D02273" w14:paraId="6872EE94" w14:textId="77777777">
        <w:tc>
          <w:tcPr>
            <w:tcW w:w="10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50CC71E" w14:textId="77777777">
            <w:pPr>
              <w:jc w:val="both"/>
              <w:rPr>
                <w:rFonts w:hAnsi="Arial" w:eastAsia="Times New Roman"/>
                <w:color w:val="000000"/>
                <w:sz w:val="16"/>
              </w:rPr>
            </w:pPr>
            <w:r w:rsidRPr="00237864">
              <w:rPr>
                <w:rFonts w:hAnsi="Arial" w:eastAsia="Times New Roman"/>
                <w:color w:val="000000"/>
                <w:sz w:val="16"/>
              </w:rPr>
              <w:t>Compte esp</w:t>
            </w:r>
            <w:r w:rsidRPr="00237864">
              <w:rPr>
                <w:rFonts w:hAnsi="Arial" w:eastAsia="Times New Roman"/>
                <w:color w:val="000000"/>
                <w:sz w:val="16"/>
              </w:rPr>
              <w:t>è</w:t>
            </w:r>
            <w:r w:rsidRPr="00237864">
              <w:rPr>
                <w:rFonts w:hAnsi="Arial" w:eastAsia="Times New Roman"/>
                <w:color w:val="000000"/>
                <w:sz w:val="16"/>
              </w:rPr>
              <w:t>ce client</w:t>
            </w:r>
          </w:p>
        </w:tc>
        <w:tc>
          <w:tcPr>
            <w:tcW w:w="1418"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63F9A73" w14:textId="77777777">
            <w:pPr>
              <w:jc w:val="both"/>
              <w:rPr>
                <w:rFonts w:hAnsi="Arial" w:eastAsia="Times New Roman"/>
                <w:color w:val="000000"/>
                <w:sz w:val="16"/>
              </w:rPr>
            </w:pPr>
            <w:r w:rsidRPr="00237864">
              <w:rPr>
                <w:rFonts w:hAnsi="Arial" w:eastAsia="Times New Roman"/>
                <w:color w:val="000000"/>
                <w:sz w:val="16"/>
              </w:rPr>
              <w:t>Compte esp</w:t>
            </w:r>
            <w:r w:rsidRPr="00237864">
              <w:rPr>
                <w:rFonts w:hAnsi="Arial" w:eastAsia="Times New Roman"/>
                <w:color w:val="000000"/>
                <w:sz w:val="16"/>
              </w:rPr>
              <w:t>è</w:t>
            </w:r>
            <w:r w:rsidRPr="00237864">
              <w:rPr>
                <w:rFonts w:hAnsi="Arial" w:eastAsia="Times New Roman"/>
                <w:color w:val="000000"/>
                <w:sz w:val="16"/>
              </w:rPr>
              <w:t>ce client</w:t>
            </w:r>
          </w:p>
        </w:tc>
        <w:tc>
          <w:tcPr>
            <w:tcW w:w="126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114EB5F" w14:textId="77777777">
            <w:pPr>
              <w:jc w:val="both"/>
              <w:rPr>
                <w:sz w:val="16"/>
                <w:szCs w:val="16"/>
              </w:rPr>
            </w:pPr>
            <w:r w:rsidRPr="00237864">
              <w:rPr>
                <w:sz w:val="16"/>
                <w:szCs w:val="16"/>
              </w:rPr>
              <w:t>Liste numérique</w:t>
            </w:r>
          </w:p>
        </w:tc>
        <w:tc>
          <w:tcPr>
            <w:tcW w:w="21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A965AD4" w14:textId="77777777">
            <w:pPr>
              <w:jc w:val="both"/>
              <w:rPr>
                <w:sz w:val="16"/>
                <w:szCs w:val="16"/>
              </w:rPr>
            </w:pPr>
            <w:r w:rsidRPr="00237864">
              <w:rPr>
                <w:sz w:val="16"/>
                <w:szCs w:val="16"/>
              </w:rPr>
              <w:t>Liste numérique</w:t>
            </w:r>
          </w:p>
        </w:tc>
        <w:tc>
          <w:tcPr>
            <w:tcW w:w="113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5273D26" w14:textId="77777777">
            <w:pPr>
              <w:jc w:val="both"/>
              <w:rPr>
                <w:sz w:val="16"/>
                <w:szCs w:val="16"/>
              </w:rPr>
            </w:pPr>
            <w:r w:rsidRPr="00237864">
              <w:rPr>
                <w:sz w:val="16"/>
                <w:szCs w:val="16"/>
              </w:rPr>
              <w:t>--</w:t>
            </w:r>
          </w:p>
        </w:tc>
        <w:tc>
          <w:tcPr>
            <w:tcW w:w="256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D61B53E" w14:textId="77777777">
            <w:pPr>
              <w:jc w:val="both"/>
              <w:rPr>
                <w:sz w:val="16"/>
                <w:szCs w:val="16"/>
              </w:rPr>
            </w:pPr>
            <w:r w:rsidRPr="00237864">
              <w:rPr>
                <w:sz w:val="16"/>
                <w:szCs w:val="16"/>
              </w:rPr>
              <w:t xml:space="preserve">Compte espèce client </w:t>
            </w:r>
          </w:p>
        </w:tc>
      </w:tr>
      <w:tr w:rsidRPr="00237864" w:rsidR="00E56AED" w:rsidTr="00D02273" w14:paraId="042CC695" w14:textId="77777777">
        <w:tc>
          <w:tcPr>
            <w:tcW w:w="10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C37828D" w14:textId="77777777">
            <w:pPr>
              <w:jc w:val="both"/>
              <w:rPr>
                <w:rFonts w:hAnsi="Arial" w:eastAsia="Times New Roman"/>
                <w:color w:val="000000"/>
                <w:sz w:val="16"/>
              </w:rPr>
            </w:pPr>
            <w:r w:rsidRPr="00237864">
              <w:rPr>
                <w:rFonts w:hAnsi="Arial" w:eastAsia="Times New Roman"/>
                <w:color w:val="000000"/>
                <w:sz w:val="16"/>
              </w:rPr>
              <w:t xml:space="preserve">Compte titre client </w:t>
            </w:r>
          </w:p>
        </w:tc>
        <w:tc>
          <w:tcPr>
            <w:tcW w:w="1418"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8982C73" w14:textId="77777777">
            <w:pPr>
              <w:jc w:val="both"/>
              <w:rPr>
                <w:rFonts w:hAnsi="Arial" w:eastAsia="Times New Roman"/>
                <w:color w:val="000000"/>
                <w:sz w:val="16"/>
              </w:rPr>
            </w:pPr>
            <w:r w:rsidRPr="00237864">
              <w:rPr>
                <w:rFonts w:hAnsi="Arial" w:eastAsia="Times New Roman"/>
                <w:color w:val="000000"/>
                <w:sz w:val="16"/>
              </w:rPr>
              <w:t>Compte titre client</w:t>
            </w:r>
          </w:p>
        </w:tc>
        <w:tc>
          <w:tcPr>
            <w:tcW w:w="126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0EDE75C" w14:textId="77777777">
            <w:pPr>
              <w:jc w:val="both"/>
              <w:rPr>
                <w:sz w:val="16"/>
                <w:szCs w:val="16"/>
              </w:rPr>
            </w:pPr>
            <w:r w:rsidRPr="00237864">
              <w:rPr>
                <w:sz w:val="16"/>
                <w:szCs w:val="16"/>
              </w:rPr>
              <w:t>Liste numérique</w:t>
            </w:r>
          </w:p>
        </w:tc>
        <w:tc>
          <w:tcPr>
            <w:tcW w:w="21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1D17502" w14:textId="77777777">
            <w:pPr>
              <w:jc w:val="both"/>
              <w:rPr>
                <w:sz w:val="16"/>
                <w:szCs w:val="16"/>
              </w:rPr>
            </w:pPr>
            <w:r w:rsidRPr="00237864">
              <w:rPr>
                <w:sz w:val="16"/>
                <w:szCs w:val="16"/>
              </w:rPr>
              <w:t>Liste numérique</w:t>
            </w:r>
          </w:p>
        </w:tc>
        <w:tc>
          <w:tcPr>
            <w:tcW w:w="113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B82BD98" w14:textId="77777777">
            <w:pPr>
              <w:jc w:val="both"/>
              <w:rPr>
                <w:sz w:val="16"/>
                <w:szCs w:val="16"/>
              </w:rPr>
            </w:pPr>
            <w:r w:rsidRPr="00237864">
              <w:rPr>
                <w:sz w:val="16"/>
                <w:szCs w:val="16"/>
              </w:rPr>
              <w:t>--</w:t>
            </w:r>
          </w:p>
        </w:tc>
        <w:tc>
          <w:tcPr>
            <w:tcW w:w="256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1B05154" w14:textId="77777777">
            <w:pPr>
              <w:jc w:val="both"/>
              <w:rPr>
                <w:sz w:val="16"/>
                <w:szCs w:val="16"/>
              </w:rPr>
            </w:pPr>
            <w:r w:rsidRPr="00237864">
              <w:rPr>
                <w:sz w:val="16"/>
                <w:szCs w:val="16"/>
              </w:rPr>
              <w:t>Compte titre client</w:t>
            </w:r>
          </w:p>
        </w:tc>
      </w:tr>
      <w:tr w:rsidRPr="00237864" w:rsidR="00E56AED" w:rsidTr="00D02273" w14:paraId="27D01240" w14:textId="77777777">
        <w:tc>
          <w:tcPr>
            <w:tcW w:w="10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4CAE50C" w14:textId="77777777">
            <w:pPr>
              <w:jc w:val="both"/>
              <w:rPr>
                <w:rFonts w:hAnsi="Arial" w:eastAsia="Times New Roman"/>
                <w:color w:val="000000"/>
                <w:sz w:val="16"/>
              </w:rPr>
            </w:pPr>
            <w:r w:rsidRPr="00237864">
              <w:rPr>
                <w:rFonts w:hAnsi="Arial" w:eastAsia="Times New Roman"/>
                <w:color w:val="000000"/>
                <w:sz w:val="16"/>
              </w:rPr>
              <w:t xml:space="preserve">Aide </w:t>
            </w:r>
            <w:r w:rsidRPr="00237864">
              <w:rPr>
                <w:rFonts w:hAnsi="Arial" w:eastAsia="Times New Roman"/>
                <w:color w:val="000000"/>
                <w:sz w:val="16"/>
              </w:rPr>
              <w:t>à</w:t>
            </w:r>
            <w:r w:rsidRPr="00237864">
              <w:rPr>
                <w:rFonts w:hAnsi="Arial" w:eastAsia="Times New Roman"/>
                <w:color w:val="000000"/>
                <w:sz w:val="16"/>
              </w:rPr>
              <w:t xml:space="preserve"> la saisie</w:t>
            </w:r>
          </w:p>
        </w:tc>
        <w:tc>
          <w:tcPr>
            <w:tcW w:w="1418"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6C1C990" w14:textId="77777777">
            <w:pPr>
              <w:jc w:val="both"/>
              <w:rPr>
                <w:rFonts w:hAnsi="Arial" w:eastAsia="Times New Roman"/>
                <w:color w:val="000000"/>
                <w:sz w:val="16"/>
              </w:rPr>
            </w:pPr>
            <w:r w:rsidRPr="00237864">
              <w:rPr>
                <w:rFonts w:hAnsi="Arial" w:eastAsia="Times New Roman"/>
                <w:color w:val="000000"/>
                <w:sz w:val="16"/>
              </w:rPr>
              <w:t>Aide a la saisie</w:t>
            </w:r>
          </w:p>
        </w:tc>
        <w:tc>
          <w:tcPr>
            <w:tcW w:w="126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35E68BD" w14:textId="77777777">
            <w:pPr>
              <w:jc w:val="both"/>
              <w:rPr>
                <w:sz w:val="16"/>
                <w:szCs w:val="16"/>
              </w:rPr>
            </w:pPr>
            <w:r w:rsidRPr="00237864">
              <w:rPr>
                <w:sz w:val="16"/>
                <w:szCs w:val="16"/>
              </w:rPr>
              <w:t>Chaine de caractères</w:t>
            </w:r>
          </w:p>
        </w:tc>
        <w:tc>
          <w:tcPr>
            <w:tcW w:w="21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7E4E2D2" w14:textId="77777777">
            <w:pPr>
              <w:jc w:val="both"/>
              <w:rPr>
                <w:sz w:val="16"/>
                <w:szCs w:val="16"/>
              </w:rPr>
            </w:pPr>
            <w:r w:rsidRPr="00237864">
              <w:rPr>
                <w:sz w:val="16"/>
                <w:szCs w:val="16"/>
              </w:rPr>
              <w:t>Chaîne de caractère</w:t>
            </w:r>
          </w:p>
        </w:tc>
        <w:tc>
          <w:tcPr>
            <w:tcW w:w="113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2DE42B1" w14:textId="77777777">
            <w:pPr>
              <w:jc w:val="both"/>
              <w:rPr>
                <w:sz w:val="16"/>
                <w:szCs w:val="16"/>
              </w:rPr>
            </w:pPr>
            <w:r w:rsidRPr="00237864">
              <w:rPr>
                <w:sz w:val="16"/>
                <w:szCs w:val="16"/>
              </w:rPr>
              <w:t>--</w:t>
            </w:r>
          </w:p>
        </w:tc>
        <w:tc>
          <w:tcPr>
            <w:tcW w:w="256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3B1672D" w14:textId="77777777">
            <w:pPr>
              <w:jc w:val="both"/>
              <w:rPr>
                <w:sz w:val="16"/>
                <w:szCs w:val="16"/>
              </w:rPr>
            </w:pPr>
            <w:r w:rsidRPr="00237864">
              <w:rPr>
                <w:sz w:val="16"/>
                <w:szCs w:val="16"/>
              </w:rPr>
              <w:t>Texte en alphanumérique</w:t>
            </w:r>
          </w:p>
        </w:tc>
      </w:tr>
      <w:tr w:rsidRPr="00237864" w:rsidR="00E56AED" w:rsidTr="00D02273" w14:paraId="138CB4A1" w14:textId="77777777">
        <w:tc>
          <w:tcPr>
            <w:tcW w:w="10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458E01D" w14:textId="77777777">
            <w:pPr>
              <w:jc w:val="both"/>
              <w:rPr>
                <w:rFonts w:hAnsi="Arial" w:eastAsia="Times New Roman"/>
                <w:color w:val="000000"/>
                <w:sz w:val="16"/>
              </w:rPr>
            </w:pPr>
            <w:r w:rsidRPr="00237864">
              <w:rPr>
                <w:rFonts w:hAnsi="Arial" w:eastAsia="Times New Roman"/>
                <w:color w:val="000000"/>
                <w:sz w:val="16"/>
              </w:rPr>
              <w:t>Actif</w:t>
            </w:r>
          </w:p>
        </w:tc>
        <w:tc>
          <w:tcPr>
            <w:tcW w:w="1418"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09AA196" w14:textId="77777777">
            <w:pPr>
              <w:jc w:val="both"/>
              <w:rPr>
                <w:rFonts w:hAnsi="Arial" w:eastAsia="Times New Roman"/>
                <w:color w:val="000000"/>
                <w:sz w:val="16"/>
              </w:rPr>
            </w:pPr>
            <w:r w:rsidRPr="00237864">
              <w:rPr>
                <w:rFonts w:hAnsi="Arial" w:eastAsia="Times New Roman"/>
                <w:color w:val="000000"/>
                <w:sz w:val="16"/>
              </w:rPr>
              <w:t>Actif</w:t>
            </w:r>
          </w:p>
        </w:tc>
        <w:tc>
          <w:tcPr>
            <w:tcW w:w="1264"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735C472" w14:textId="77777777">
            <w:pPr>
              <w:jc w:val="both"/>
              <w:rPr>
                <w:sz w:val="16"/>
                <w:szCs w:val="16"/>
              </w:rPr>
            </w:pPr>
            <w:r w:rsidRPr="00237864">
              <w:rPr>
                <w:sz w:val="16"/>
                <w:szCs w:val="16"/>
              </w:rPr>
              <w:t>Alphanumérique</w:t>
            </w:r>
          </w:p>
        </w:tc>
        <w:tc>
          <w:tcPr>
            <w:tcW w:w="21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4BE11CC" w14:textId="77777777">
            <w:pPr>
              <w:jc w:val="both"/>
              <w:rPr>
                <w:sz w:val="16"/>
                <w:szCs w:val="16"/>
              </w:rPr>
            </w:pPr>
            <w:r w:rsidRPr="00237864">
              <w:rPr>
                <w:sz w:val="16"/>
                <w:szCs w:val="16"/>
              </w:rPr>
              <w:t>Alphanumérique</w:t>
            </w:r>
          </w:p>
        </w:tc>
        <w:tc>
          <w:tcPr>
            <w:tcW w:w="113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ABD846C" w14:textId="77777777">
            <w:pPr>
              <w:jc w:val="both"/>
              <w:rPr>
                <w:sz w:val="16"/>
                <w:szCs w:val="16"/>
              </w:rPr>
            </w:pPr>
            <w:r w:rsidRPr="00237864">
              <w:rPr>
                <w:sz w:val="16"/>
                <w:szCs w:val="16"/>
              </w:rPr>
              <w:t>--</w:t>
            </w:r>
          </w:p>
        </w:tc>
        <w:tc>
          <w:tcPr>
            <w:tcW w:w="256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38DD763" w14:textId="77777777">
            <w:pPr>
              <w:jc w:val="both"/>
              <w:rPr>
                <w:sz w:val="16"/>
                <w:szCs w:val="16"/>
              </w:rPr>
            </w:pPr>
            <w:r w:rsidRPr="00237864">
              <w:rPr>
                <w:sz w:val="16"/>
                <w:szCs w:val="16"/>
              </w:rPr>
              <w:t>Alphanumérique</w:t>
            </w:r>
          </w:p>
        </w:tc>
      </w:tr>
    </w:tbl>
    <w:p w:rsidR="00E56AED" w:rsidP="003D34DB" w:rsidRDefault="00E56AED" w14:paraId="17FA38CA" w14:textId="77777777">
      <w:pPr>
        <w:pStyle w:val="Style3"/>
        <w:numPr>
          <w:ilvl w:val="2"/>
          <w:numId w:val="3"/>
        </w:numPr>
        <w:jc w:val="both"/>
      </w:pPr>
      <w:bookmarkStart w:name="_Toc409973772" w:id="347"/>
      <w:r>
        <w:t>Comportement de l’écran</w:t>
      </w:r>
      <w:bookmarkEnd w:id="347"/>
    </w:p>
    <w:p w:rsidR="00E56AED" w:rsidP="0091661A" w:rsidRDefault="00E56AED" w14:paraId="75616EFA" w14:textId="77777777">
      <w:pPr>
        <w:pStyle w:val="Paragraphedeliste1"/>
        <w:numPr>
          <w:ilvl w:val="0"/>
          <w:numId w:val="4"/>
        </w:numPr>
        <w:spacing w:before="240" w:line="100" w:lineRule="atLeast"/>
        <w:ind w:right="142" w:firstLine="0"/>
        <w:jc w:val="both"/>
      </w:pPr>
      <w:r>
        <w:t>Ouverture de l'écran depuis le menu</w:t>
      </w:r>
    </w:p>
    <w:p w:rsidR="00E56AED" w:rsidP="0091661A" w:rsidRDefault="00E56AED" w14:paraId="35EB659B" w14:textId="77777777">
      <w:pPr>
        <w:pStyle w:val="Paragraphedeliste1"/>
        <w:numPr>
          <w:ilvl w:val="0"/>
          <w:numId w:val="4"/>
        </w:numPr>
        <w:spacing w:before="240" w:line="100" w:lineRule="atLeast"/>
        <w:ind w:right="142" w:firstLine="0"/>
        <w:jc w:val="both"/>
      </w:pPr>
      <w:r>
        <w:t>Pop-Up généré en cas de violation d'une règle de gestion ou omission d'une donnée relative à un champ obligatoire</w:t>
      </w:r>
    </w:p>
    <w:p w:rsidR="00E56AED" w:rsidP="0091661A" w:rsidRDefault="00E56AED" w14:paraId="22A5BDA8" w14:textId="77777777">
      <w:pPr>
        <w:pStyle w:val="Paragraphedeliste1"/>
        <w:numPr>
          <w:ilvl w:val="0"/>
          <w:numId w:val="4"/>
        </w:numPr>
        <w:spacing w:before="240" w:line="100" w:lineRule="atLeast"/>
        <w:ind w:right="142" w:firstLine="0"/>
        <w:jc w:val="both"/>
      </w:pPr>
      <w:r>
        <w:t>Sauvegarde de l'écran ==&gt; La référence de l'ordre est générée automatiquement pour l'utilisateur avec un message de bonne exécution.</w:t>
      </w:r>
    </w:p>
    <w:p w:rsidR="00E56AED" w:rsidP="003D34DB" w:rsidRDefault="00E56AED" w14:paraId="4B69A169" w14:textId="77777777">
      <w:pPr>
        <w:pStyle w:val="Style2"/>
        <w:numPr>
          <w:ilvl w:val="1"/>
          <w:numId w:val="3"/>
        </w:numPr>
        <w:jc w:val="both"/>
        <w:rPr>
          <w:i/>
        </w:rPr>
      </w:pPr>
      <w:bookmarkStart w:name="_Toc409973773" w:id="348"/>
      <w:r>
        <w:rPr>
          <w:i/>
        </w:rPr>
        <w:t>Diagramme de navigation</w:t>
      </w:r>
      <w:bookmarkEnd w:id="348"/>
    </w:p>
    <w:p w:rsidRPr="00B4273A" w:rsidR="00E56AED" w:rsidP="0091661A" w:rsidRDefault="00E56AED" w14:paraId="2E6208A5" w14:textId="77777777">
      <w:pPr>
        <w:pStyle w:val="Paragraphedeliste1"/>
        <w:numPr>
          <w:ilvl w:val="0"/>
          <w:numId w:val="4"/>
        </w:numPr>
        <w:spacing w:before="240" w:line="100" w:lineRule="atLeast"/>
        <w:jc w:val="both"/>
        <w:rPr>
          <w:color w:val="222222"/>
        </w:rPr>
      </w:pPr>
      <w:r w:rsidRPr="00B4273A">
        <w:rPr>
          <w:color w:val="222222"/>
        </w:rPr>
        <w:t>Module IPO &gt; Ordres IPO &gt; Saisie Ordre IPO</w:t>
      </w:r>
    </w:p>
    <w:p w:rsidR="00E56AED" w:rsidP="003D34DB" w:rsidRDefault="00E56AED" w14:paraId="01F27112" w14:textId="77777777">
      <w:pPr>
        <w:pStyle w:val="Heading3"/>
        <w:numPr>
          <w:ilvl w:val="2"/>
          <w:numId w:val="3"/>
        </w:numPr>
        <w:jc w:val="both"/>
      </w:pPr>
      <w:bookmarkStart w:name="_Toc409973774" w:id="349"/>
      <w:r>
        <w:t>Description de l’écran &lt;Envoi des ordres OPV&gt;</w:t>
      </w:r>
      <w:bookmarkEnd w:id="349"/>
    </w:p>
    <w:p w:rsidR="00E56AED" w:rsidP="0091661A" w:rsidRDefault="00E56AED" w14:paraId="4CE86BD2" w14:textId="77777777">
      <w:pPr>
        <w:pStyle w:val="Paragraphedeliste1"/>
        <w:numPr>
          <w:ilvl w:val="0"/>
          <w:numId w:val="4"/>
        </w:numPr>
        <w:spacing w:before="240" w:line="100" w:lineRule="atLeast"/>
        <w:jc w:val="both"/>
      </w:pPr>
      <w:r>
        <w:t>écran d'envoi avec une recherche multicritères.</w:t>
      </w:r>
    </w:p>
    <w:p w:rsidR="00E56AED" w:rsidP="0091661A" w:rsidRDefault="00E56AED" w14:paraId="0B7D3E8C" w14:textId="77777777">
      <w:pPr>
        <w:pStyle w:val="Paragraphedeliste1"/>
        <w:numPr>
          <w:ilvl w:val="0"/>
          <w:numId w:val="4"/>
        </w:numPr>
        <w:spacing w:before="240" w:line="100" w:lineRule="atLeast"/>
        <w:jc w:val="both"/>
      </w:pPr>
      <w:r>
        <w:t>Sous écran « Résultat de la recherche » dans lequel s'affiche le résultat.</w:t>
      </w:r>
    </w:p>
    <w:p w:rsidRPr="00B4273A" w:rsidR="00E56AED" w:rsidP="002F5C7D" w:rsidRDefault="00E56AED" w14:paraId="5ED53083" w14:textId="77777777">
      <w:pPr>
        <w:jc w:val="both"/>
      </w:pPr>
      <w:bookmarkStart w:name="_Toc5451539311" w:id="350"/>
      <w:bookmarkStart w:name="_Toc31956880511" w:id="351"/>
      <w:bookmarkStart w:name="_Toc4046143551" w:id="352"/>
      <w:bookmarkEnd w:id="350"/>
      <w:bookmarkEnd w:id="351"/>
      <w:bookmarkEnd w:id="352"/>
    </w:p>
    <w:p w:rsidR="00E56AED" w:rsidP="002F5C7D" w:rsidRDefault="007936E1" w14:paraId="33B2FF83" w14:textId="77777777">
      <w:pPr>
        <w:spacing w:before="240" w:line="100" w:lineRule="atLeast"/>
        <w:jc w:val="both"/>
      </w:pPr>
      <w:r>
        <w:rPr>
          <w:noProof/>
          <w:lang w:eastAsia="fr-FR"/>
        </w:rPr>
        <w:drawing>
          <wp:anchor distT="0" distB="0" distL="0" distR="0" simplePos="0" relativeHeight="18" behindDoc="0" locked="0" layoutInCell="1" allowOverlap="1" wp14:anchorId="6BF5E390" wp14:editId="5327F52F">
            <wp:simplePos x="0" y="0"/>
            <wp:positionH relativeFrom="column">
              <wp:posOffset>-221615</wp:posOffset>
            </wp:positionH>
            <wp:positionV relativeFrom="paragraph">
              <wp:posOffset>-3175</wp:posOffset>
            </wp:positionV>
            <wp:extent cx="6328410" cy="2620010"/>
            <wp:effectExtent l="19050" t="0" r="0" b="0"/>
            <wp:wrapSquare wrapText="largest"/>
            <wp:docPr id="24"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7"/>
                    <pic:cNvPicPr>
                      <a:picLocks noChangeAspect="1" noChangeArrowheads="1"/>
                    </pic:cNvPicPr>
                  </pic:nvPicPr>
                  <pic:blipFill>
                    <a:blip r:embed="rId41"/>
                    <a:srcRect/>
                    <a:stretch>
                      <a:fillRect/>
                    </a:stretch>
                  </pic:blipFill>
                  <pic:spPr bwMode="auto">
                    <a:xfrm>
                      <a:off x="0" y="0"/>
                      <a:ext cx="6328410" cy="2620010"/>
                    </a:xfrm>
                    <a:prstGeom prst="rect">
                      <a:avLst/>
                    </a:prstGeom>
                    <a:solidFill>
                      <a:srgbClr val="FFFFFF"/>
                    </a:solidFill>
                  </pic:spPr>
                </pic:pic>
              </a:graphicData>
            </a:graphic>
          </wp:anchor>
        </w:drawing>
      </w:r>
    </w:p>
    <w:p w:rsidR="00E56AED" w:rsidP="003D34DB" w:rsidRDefault="00E56AED" w14:paraId="750109F8" w14:textId="77777777">
      <w:pPr>
        <w:pStyle w:val="Style3"/>
        <w:numPr>
          <w:ilvl w:val="2"/>
          <w:numId w:val="3"/>
        </w:numPr>
        <w:jc w:val="both"/>
      </w:pPr>
      <w:bookmarkStart w:name="_Toc409973775" w:id="353"/>
      <w:r>
        <w:t>Typologie des données manipulées</w:t>
      </w:r>
      <w:bookmarkEnd w:id="353"/>
    </w:p>
    <w:p w:rsidR="00E56AED" w:rsidP="0091661A" w:rsidRDefault="00E56AED" w14:paraId="43E876F0" w14:textId="77777777">
      <w:pPr>
        <w:pStyle w:val="Paragraphedeliste1"/>
        <w:numPr>
          <w:ilvl w:val="0"/>
          <w:numId w:val="4"/>
        </w:numPr>
        <w:spacing w:before="240" w:after="240" w:line="100" w:lineRule="atLeast"/>
        <w:jc w:val="both"/>
      </w:pPr>
      <w:r>
        <w:t>Pas de données à manipuler, se référer à la maquette de l'écran monitoring ci dessus.</w:t>
      </w:r>
    </w:p>
    <w:p w:rsidR="00E56AED" w:rsidP="003D34DB" w:rsidRDefault="00E56AED" w14:paraId="4827BB2A" w14:textId="77777777">
      <w:pPr>
        <w:pStyle w:val="Style3"/>
        <w:numPr>
          <w:ilvl w:val="2"/>
          <w:numId w:val="3"/>
        </w:numPr>
        <w:jc w:val="both"/>
      </w:pPr>
      <w:bookmarkStart w:name="_Toc409973776" w:id="354"/>
      <w:r>
        <w:t>Comportement de l’écran</w:t>
      </w:r>
      <w:bookmarkEnd w:id="354"/>
    </w:p>
    <w:p w:rsidR="00E56AED" w:rsidP="0091661A" w:rsidRDefault="00E56AED" w14:paraId="37441C44" w14:textId="77777777">
      <w:pPr>
        <w:pStyle w:val="Paragraphedeliste1"/>
        <w:numPr>
          <w:ilvl w:val="0"/>
          <w:numId w:val="4"/>
        </w:numPr>
        <w:spacing w:before="240" w:line="100" w:lineRule="atLeast"/>
        <w:jc w:val="both"/>
      </w:pPr>
      <w:r>
        <w:t>Ouverture de l'écran d'envoi depuis le menu</w:t>
      </w:r>
    </w:p>
    <w:p w:rsidR="00E56AED" w:rsidP="0091661A" w:rsidRDefault="00E56AED" w14:paraId="4AFD26A8" w14:textId="77777777">
      <w:pPr>
        <w:pStyle w:val="Paragraphedeliste1"/>
        <w:numPr>
          <w:ilvl w:val="0"/>
          <w:numId w:val="4"/>
        </w:numPr>
        <w:spacing w:before="240" w:line="100" w:lineRule="atLeast"/>
        <w:jc w:val="both"/>
      </w:pPr>
      <w:r>
        <w:t xml:space="preserve">Affichage de tous les ordres relatifs à l'OPV concerné après la saisie de la référence de l'annonce « Champ référence principale » </w:t>
      </w:r>
    </w:p>
    <w:p w:rsidR="00E56AED" w:rsidP="0091661A" w:rsidRDefault="00E56AED" w14:paraId="6CC0DF95" w14:textId="77777777">
      <w:pPr>
        <w:pStyle w:val="Paragraphedeliste1"/>
        <w:numPr>
          <w:ilvl w:val="0"/>
          <w:numId w:val="4"/>
        </w:numPr>
        <w:spacing w:before="240" w:line="100" w:lineRule="atLeast"/>
        <w:jc w:val="both"/>
      </w:pPr>
      <w:r>
        <w:t>Visualisation du fichier avant l'envoi, un téléchargement sera opéré sur le même écran pour visualisation</w:t>
      </w:r>
    </w:p>
    <w:p w:rsidR="00E56AED" w:rsidP="0091661A" w:rsidRDefault="00E56AED" w14:paraId="3E4E4E31" w14:textId="77777777">
      <w:pPr>
        <w:pStyle w:val="Paragraphedeliste1"/>
        <w:numPr>
          <w:ilvl w:val="0"/>
          <w:numId w:val="4"/>
        </w:numPr>
        <w:spacing w:before="240" w:line="100" w:lineRule="atLeast"/>
        <w:jc w:val="both"/>
      </w:pPr>
      <w:r>
        <w:t>Cliquer sur le bouton envoyer, le téléchargement du ficher centralisateur final annonce la fin du processus</w:t>
      </w:r>
    </w:p>
    <w:p w:rsidR="00E56AED" w:rsidP="003D34DB" w:rsidRDefault="00E56AED" w14:paraId="5D1A7967" w14:textId="77777777">
      <w:pPr>
        <w:pStyle w:val="Heading3"/>
        <w:numPr>
          <w:ilvl w:val="2"/>
          <w:numId w:val="3"/>
        </w:numPr>
        <w:jc w:val="both"/>
      </w:pPr>
      <w:bookmarkStart w:name="_Toc409973777" w:id="355"/>
      <w:r>
        <w:t>Description de l’édition &lt;Fonction Statistique&gt;</w:t>
      </w:r>
      <w:bookmarkEnd w:id="355"/>
    </w:p>
    <w:p w:rsidR="00E56AED" w:rsidP="003D34DB" w:rsidRDefault="00E56AED" w14:paraId="5BB048D2" w14:textId="77777777">
      <w:pPr>
        <w:pStyle w:val="Style3"/>
        <w:numPr>
          <w:ilvl w:val="2"/>
          <w:numId w:val="3"/>
        </w:numPr>
        <w:jc w:val="both"/>
        <w:rPr>
          <w:color w:val="000000"/>
        </w:rPr>
      </w:pPr>
      <w:bookmarkStart w:name="_Toc54515396111" w:id="356"/>
      <w:bookmarkStart w:name="_Toc319568809111" w:id="357"/>
      <w:bookmarkStart w:name="_Toc400528824111" w:id="358"/>
      <w:bookmarkStart w:name="_Toc409973778" w:id="359"/>
      <w:bookmarkEnd w:id="356"/>
      <w:bookmarkEnd w:id="357"/>
      <w:bookmarkEnd w:id="358"/>
      <w:r>
        <w:rPr>
          <w:color w:val="000000"/>
        </w:rPr>
        <w:t>Maquette de l’édition &lt;Fonction statistique&gt;</w:t>
      </w:r>
      <w:bookmarkEnd w:id="359"/>
    </w:p>
    <w:p w:rsidR="00E56AED" w:rsidP="002F5C7D" w:rsidRDefault="00E56AED" w14:paraId="14E6896B" w14:textId="77777777">
      <w:pPr>
        <w:spacing w:after="120"/>
        <w:jc w:val="both"/>
        <w:rPr>
          <w:shd w:val="clear" w:color="auto" w:fill="FFFFFF"/>
        </w:rPr>
      </w:pPr>
    </w:p>
    <w:p w:rsidR="00E56AED" w:rsidP="003D34DB" w:rsidRDefault="00E56AED" w14:paraId="6B327B46" w14:textId="77777777">
      <w:pPr>
        <w:numPr>
          <w:ilvl w:val="0"/>
          <w:numId w:val="52"/>
        </w:numPr>
        <w:suppressAutoHyphens/>
        <w:spacing w:after="120"/>
        <w:jc w:val="both"/>
        <w:rPr>
          <w:i/>
          <w:iCs/>
          <w:u w:val="single"/>
          <w:shd w:val="clear" w:color="auto" w:fill="FFFFFF"/>
        </w:rPr>
      </w:pPr>
      <w:r>
        <w:rPr>
          <w:i/>
          <w:iCs/>
          <w:u w:val="single"/>
          <w:shd w:val="clear" w:color="auto" w:fill="FFFFFF"/>
        </w:rPr>
        <w:t xml:space="preserve">La Fonction Statistique </w:t>
      </w:r>
    </w:p>
    <w:p w:rsidR="00E56AED" w:rsidP="002F5C7D" w:rsidRDefault="00E56AED" w14:paraId="0AB02F7C" w14:textId="77777777">
      <w:pPr>
        <w:spacing w:after="120"/>
        <w:jc w:val="both"/>
      </w:pPr>
      <w:r>
        <w:t>Possibilité</w:t>
      </w:r>
      <w:r w:rsidR="004E5BC5">
        <w:t xml:space="preserve"> </w:t>
      </w:r>
      <w:r>
        <w:t>de</w:t>
      </w:r>
      <w:r w:rsidR="004E5BC5">
        <w:t xml:space="preserve"> </w:t>
      </w:r>
      <w:r>
        <w:t>produire</w:t>
      </w:r>
      <w:r w:rsidR="004E5BC5">
        <w:t xml:space="preserve"> </w:t>
      </w:r>
      <w:r>
        <w:t>des</w:t>
      </w:r>
      <w:r w:rsidR="004E5BC5">
        <w:t xml:space="preserve"> </w:t>
      </w:r>
      <w:r>
        <w:t>statistiques</w:t>
      </w:r>
      <w:r w:rsidR="004E5BC5">
        <w:t xml:space="preserve"> </w:t>
      </w:r>
      <w:r>
        <w:t>quotidiennes</w:t>
      </w:r>
      <w:r w:rsidR="004E5BC5">
        <w:t xml:space="preserve"> </w:t>
      </w:r>
      <w:r>
        <w:t>et</w:t>
      </w:r>
      <w:r w:rsidR="004E5BC5">
        <w:t xml:space="preserve"> </w:t>
      </w:r>
      <w:r>
        <w:t>récapitulatives</w:t>
      </w:r>
      <w:r w:rsidR="004E5BC5">
        <w:t xml:space="preserve"> </w:t>
      </w:r>
      <w:r>
        <w:t>en</w:t>
      </w:r>
      <w:r w:rsidR="004E5BC5">
        <w:t xml:space="preserve"> </w:t>
      </w:r>
      <w:r>
        <w:t>fin</w:t>
      </w:r>
      <w:r w:rsidR="004E5BC5">
        <w:t xml:space="preserve"> </w:t>
      </w:r>
      <w:r>
        <w:t>de</w:t>
      </w:r>
      <w:r w:rsidR="004E5BC5">
        <w:t xml:space="preserve"> </w:t>
      </w:r>
      <w:r>
        <w:t>période</w:t>
      </w:r>
      <w:r w:rsidR="004E5BC5">
        <w:t xml:space="preserve"> </w:t>
      </w:r>
      <w:r>
        <w:t>de</w:t>
      </w:r>
      <w:r w:rsidR="004E5BC5">
        <w:t xml:space="preserve"> </w:t>
      </w:r>
      <w:r>
        <w:t>souscription :</w:t>
      </w:r>
    </w:p>
    <w:p w:rsidR="00E56AED" w:rsidP="003D34DB" w:rsidRDefault="00E56AED" w14:paraId="241A4FB0" w14:textId="77777777">
      <w:pPr>
        <w:numPr>
          <w:ilvl w:val="1"/>
          <w:numId w:val="4"/>
        </w:numPr>
        <w:tabs>
          <w:tab w:val="left" w:pos="708"/>
        </w:tabs>
        <w:suppressAutoHyphens/>
        <w:spacing w:after="120"/>
        <w:jc w:val="both"/>
      </w:pPr>
      <w:r>
        <w:t>Nombre de souscription :(nombre des instructions reçues) ;</w:t>
      </w:r>
    </w:p>
    <w:p w:rsidR="00E56AED" w:rsidP="003D34DB" w:rsidRDefault="00E56AED" w14:paraId="206FC9CA" w14:textId="77777777">
      <w:pPr>
        <w:numPr>
          <w:ilvl w:val="1"/>
          <w:numId w:val="4"/>
        </w:numPr>
        <w:tabs>
          <w:tab w:val="left" w:pos="708"/>
        </w:tabs>
        <w:suppressAutoHyphens/>
        <w:spacing w:after="120"/>
        <w:jc w:val="both"/>
      </w:pPr>
      <w:r>
        <w:t>Valeur de la collecte :( les instructions valorisées) ;</w:t>
      </w:r>
    </w:p>
    <w:p w:rsidR="00E56AED" w:rsidP="003D34DB" w:rsidRDefault="00E56AED" w14:paraId="7B9CFC5B" w14:textId="77777777">
      <w:pPr>
        <w:numPr>
          <w:ilvl w:val="1"/>
          <w:numId w:val="4"/>
        </w:numPr>
        <w:tabs>
          <w:tab w:val="left" w:pos="708"/>
        </w:tabs>
        <w:suppressAutoHyphens/>
        <w:spacing w:after="120"/>
        <w:jc w:val="both"/>
      </w:pPr>
      <w:r>
        <w:t>Nature des souscripteurs ;</w:t>
      </w:r>
    </w:p>
    <w:p w:rsidR="00E56AED" w:rsidP="003D34DB" w:rsidRDefault="00E56AED" w14:paraId="508A352E" w14:textId="77777777">
      <w:pPr>
        <w:numPr>
          <w:ilvl w:val="1"/>
          <w:numId w:val="4"/>
        </w:numPr>
        <w:tabs>
          <w:tab w:val="left" w:pos="708"/>
        </w:tabs>
        <w:suppressAutoHyphens/>
        <w:spacing w:after="120"/>
        <w:jc w:val="both"/>
      </w:pPr>
      <w:r>
        <w:t>Montant,</w:t>
      </w:r>
    </w:p>
    <w:p w:rsidR="00E56AED" w:rsidP="003D34DB" w:rsidRDefault="00E56AED" w14:paraId="612704F1" w14:textId="77777777">
      <w:pPr>
        <w:numPr>
          <w:ilvl w:val="1"/>
          <w:numId w:val="4"/>
        </w:numPr>
        <w:tabs>
          <w:tab w:val="left" w:pos="708"/>
        </w:tabs>
        <w:suppressAutoHyphens/>
        <w:spacing w:after="120"/>
        <w:jc w:val="both"/>
      </w:pPr>
      <w:r>
        <w:t>Type de souscription,</w:t>
      </w:r>
    </w:p>
    <w:p w:rsidR="00E56AED" w:rsidP="003D34DB" w:rsidRDefault="00E56AED" w14:paraId="30F58C96" w14:textId="77777777">
      <w:pPr>
        <w:numPr>
          <w:ilvl w:val="1"/>
          <w:numId w:val="4"/>
        </w:numPr>
        <w:tabs>
          <w:tab w:val="left" w:pos="708"/>
        </w:tabs>
        <w:suppressAutoHyphens/>
        <w:spacing w:after="120"/>
        <w:jc w:val="both"/>
      </w:pPr>
      <w:r>
        <w:t>Sexe des souscripteurs,</w:t>
      </w:r>
    </w:p>
    <w:p w:rsidR="00786D65" w:rsidP="004E5BC5" w:rsidRDefault="00E56AED" w14:paraId="571F13B5" w14:textId="77777777">
      <w:pPr>
        <w:numPr>
          <w:ilvl w:val="1"/>
          <w:numId w:val="4"/>
        </w:numPr>
        <w:tabs>
          <w:tab w:val="left" w:pos="708"/>
        </w:tabs>
        <w:suppressAutoHyphens/>
        <w:spacing w:after="120" w:line="100" w:lineRule="atLeast"/>
        <w:jc w:val="both"/>
        <w:rPr>
          <w:color w:val="000000"/>
        </w:rPr>
      </w:pPr>
      <w:r>
        <w:rPr>
          <w:color w:val="000000"/>
        </w:rPr>
        <w:t>Ville des souscripteurs,….</w:t>
      </w:r>
    </w:p>
    <w:p w:rsidR="004E5BC5" w:rsidP="009005EE" w:rsidRDefault="004E5BC5" w14:paraId="5E43EFF4" w14:textId="77777777">
      <w:pPr>
        <w:tabs>
          <w:tab w:val="left" w:pos="708"/>
        </w:tabs>
        <w:suppressAutoHyphens/>
        <w:spacing w:after="120" w:line="100" w:lineRule="atLeast"/>
        <w:ind w:left="1440"/>
        <w:jc w:val="both"/>
        <w:rPr>
          <w:color w:val="000000"/>
        </w:rPr>
      </w:pPr>
    </w:p>
    <w:p w:rsidRPr="009005EE" w:rsidR="00786D65" w:rsidP="004E5BC5" w:rsidRDefault="00786D65" w14:paraId="6F593E60" w14:textId="77777777">
      <w:pPr>
        <w:tabs>
          <w:tab w:val="left" w:pos="708"/>
        </w:tabs>
        <w:suppressAutoHyphens/>
        <w:spacing w:after="120" w:line="100" w:lineRule="atLeast"/>
        <w:jc w:val="both"/>
      </w:pPr>
      <w:r w:rsidRPr="009005EE">
        <w:rPr>
          <w:bCs/>
        </w:rPr>
        <w:t>Template report statistique à fournir :</w:t>
      </w:r>
    </w:p>
    <w:p w:rsidRPr="009005EE" w:rsidR="00786D65" w:rsidP="00786D65" w:rsidRDefault="00786D65" w14:paraId="4DBAE7CE" w14:textId="77777777">
      <w:pPr>
        <w:pStyle w:val="ListParagraph"/>
        <w:numPr>
          <w:ilvl w:val="1"/>
          <w:numId w:val="93"/>
        </w:numPr>
        <w:tabs>
          <w:tab w:val="left" w:pos="708"/>
        </w:tabs>
        <w:suppressAutoHyphens/>
        <w:spacing w:after="120" w:line="100" w:lineRule="atLeast"/>
        <w:jc w:val="both"/>
        <w:rPr>
          <w:bCs/>
        </w:rPr>
      </w:pPr>
      <w:r w:rsidRPr="009005EE">
        <w:rPr>
          <w:bCs/>
        </w:rPr>
        <w:t>Bourse de casablanca</w:t>
      </w:r>
    </w:p>
    <w:p w:rsidRPr="009005EE" w:rsidR="00786D65" w:rsidP="00786D65" w:rsidRDefault="00786D65" w14:paraId="165B984A" w14:textId="77777777">
      <w:pPr>
        <w:pStyle w:val="ListParagraph"/>
        <w:numPr>
          <w:ilvl w:val="1"/>
          <w:numId w:val="93"/>
        </w:numPr>
        <w:tabs>
          <w:tab w:val="left" w:pos="708"/>
        </w:tabs>
        <w:suppressAutoHyphens/>
        <w:spacing w:after="120" w:line="100" w:lineRule="atLeast"/>
        <w:jc w:val="both"/>
        <w:rPr>
          <w:bCs/>
        </w:rPr>
      </w:pPr>
      <w:r w:rsidRPr="009005EE">
        <w:rPr>
          <w:bCs/>
        </w:rPr>
        <w:t>CDVM</w:t>
      </w:r>
    </w:p>
    <w:p w:rsidRPr="009005EE" w:rsidR="00786D65" w:rsidP="00786D65" w:rsidRDefault="00786D65" w14:paraId="52EE092D" w14:textId="77777777">
      <w:pPr>
        <w:pStyle w:val="ListParagraph"/>
        <w:numPr>
          <w:ilvl w:val="1"/>
          <w:numId w:val="93"/>
        </w:numPr>
        <w:tabs>
          <w:tab w:val="left" w:pos="708"/>
        </w:tabs>
        <w:suppressAutoHyphens/>
        <w:spacing w:after="120" w:line="100" w:lineRule="atLeast"/>
        <w:jc w:val="both"/>
        <w:rPr>
          <w:bCs/>
        </w:rPr>
      </w:pPr>
      <w:r w:rsidRPr="009005EE">
        <w:rPr>
          <w:bCs/>
        </w:rPr>
        <w:t>Direction Générale</w:t>
      </w:r>
    </w:p>
    <w:p w:rsidRPr="009005EE" w:rsidR="00786D65" w:rsidP="00786D65" w:rsidRDefault="00786D65" w14:paraId="10E2E954" w14:textId="77777777">
      <w:pPr>
        <w:pStyle w:val="ListParagraph"/>
        <w:numPr>
          <w:ilvl w:val="1"/>
          <w:numId w:val="93"/>
        </w:numPr>
        <w:tabs>
          <w:tab w:val="left" w:pos="708"/>
        </w:tabs>
        <w:suppressAutoHyphens/>
        <w:spacing w:after="120" w:line="100" w:lineRule="atLeast"/>
        <w:jc w:val="both"/>
        <w:rPr>
          <w:bCs/>
        </w:rPr>
      </w:pPr>
      <w:r w:rsidRPr="009005EE">
        <w:rPr>
          <w:bCs/>
        </w:rPr>
        <w:t>Réseaux d’agence</w:t>
      </w:r>
    </w:p>
    <w:p w:rsidR="00786D65" w:rsidP="00786D65" w:rsidRDefault="00786D65" w14:paraId="6C1DF728" w14:textId="77777777">
      <w:pPr>
        <w:pStyle w:val="ListParagraph"/>
        <w:numPr>
          <w:ilvl w:val="1"/>
          <w:numId w:val="93"/>
        </w:numPr>
        <w:tabs>
          <w:tab w:val="left" w:pos="708"/>
        </w:tabs>
        <w:suppressAutoHyphens/>
        <w:spacing w:after="120" w:line="100" w:lineRule="atLeast"/>
        <w:jc w:val="both"/>
        <w:rPr>
          <w:bCs/>
        </w:rPr>
      </w:pPr>
      <w:r w:rsidRPr="009005EE">
        <w:rPr>
          <w:bCs/>
        </w:rPr>
        <w:t>Fichier des données globales collectées par souscripteur</w:t>
      </w:r>
    </w:p>
    <w:p w:rsidR="00480ABE" w:rsidP="00480ABE" w:rsidRDefault="00480ABE" w14:paraId="549FA9D9" w14:textId="77777777">
      <w:pPr>
        <w:pStyle w:val="ListParagraph"/>
        <w:tabs>
          <w:tab w:val="left" w:pos="708"/>
        </w:tabs>
        <w:suppressAutoHyphens/>
        <w:spacing w:after="120" w:line="100" w:lineRule="atLeast"/>
        <w:ind w:left="1440"/>
        <w:jc w:val="both"/>
        <w:rPr>
          <w:bCs/>
        </w:rPr>
      </w:pPr>
    </w:p>
    <w:p w:rsidRPr="00FF3B1C" w:rsidR="00FF3B1C" w:rsidP="00FF3B1C" w:rsidRDefault="00FF3B1C" w14:paraId="0C43CE77" w14:textId="77777777">
      <w:pPr>
        <w:tabs>
          <w:tab w:val="left" w:pos="708"/>
        </w:tabs>
        <w:suppressAutoHyphens/>
        <w:spacing w:after="120" w:line="100" w:lineRule="atLeast"/>
        <w:jc w:val="both"/>
        <w:rPr>
          <w:bCs/>
        </w:rPr>
      </w:pPr>
      <w:r w:rsidRPr="00480ABE">
        <w:rPr>
          <w:b/>
          <w:bCs/>
          <w:i/>
        </w:rPr>
        <w:t>Remarque </w:t>
      </w:r>
      <w:r>
        <w:rPr>
          <w:bCs/>
        </w:rPr>
        <w:t>: Il est possible pour l’agence de consulter son propre carnet d’ordre via un écran de monitoring pour l’ensemble de ces clients ayant souscrit à l’OPV, ainsi que leurs quantités attribuées respectives.</w:t>
      </w:r>
    </w:p>
    <w:p w:rsidR="00786D65" w:rsidP="00480ABE" w:rsidRDefault="00786D65" w14:paraId="20545C89" w14:textId="77777777">
      <w:pPr>
        <w:tabs>
          <w:tab w:val="left" w:pos="708"/>
        </w:tabs>
        <w:suppressAutoHyphens/>
        <w:spacing w:after="120" w:line="100" w:lineRule="atLeast"/>
        <w:jc w:val="both"/>
        <w:rPr>
          <w:color w:val="000000"/>
        </w:rPr>
      </w:pPr>
    </w:p>
    <w:p w:rsidR="00E56AED" w:rsidP="003D34DB" w:rsidRDefault="00E56AED" w14:paraId="5F6EBB2D" w14:textId="77777777">
      <w:pPr>
        <w:pStyle w:val="Style3"/>
        <w:numPr>
          <w:ilvl w:val="2"/>
          <w:numId w:val="3"/>
        </w:numPr>
        <w:jc w:val="both"/>
        <w:rPr>
          <w:color w:val="000000"/>
        </w:rPr>
      </w:pPr>
      <w:bookmarkStart w:name="_Toc54515397111" w:id="360"/>
      <w:bookmarkStart w:name="_Toc319568810111" w:id="361"/>
      <w:bookmarkStart w:name="_Toc400528825111" w:id="362"/>
      <w:bookmarkStart w:name="_Toc409973779" w:id="363"/>
      <w:bookmarkEnd w:id="360"/>
      <w:bookmarkEnd w:id="361"/>
      <w:bookmarkEnd w:id="362"/>
      <w:r>
        <w:rPr>
          <w:color w:val="000000"/>
        </w:rPr>
        <w:t>Typologie des données manipulées</w:t>
      </w:r>
      <w:bookmarkEnd w:id="363"/>
    </w:p>
    <w:p w:rsidR="00E56AED" w:rsidP="002F5C7D" w:rsidRDefault="00E56AED" w14:paraId="360F8B29" w14:textId="77777777">
      <w:pPr>
        <w:pStyle w:val="Paragraphedeliste1"/>
        <w:spacing w:before="240" w:line="100" w:lineRule="atLeast"/>
        <w:ind w:left="0"/>
        <w:jc w:val="both"/>
        <w:rPr>
          <w:i/>
          <w:color w:val="000000"/>
        </w:rPr>
      </w:pPr>
      <w:r>
        <w:rPr>
          <w:i/>
          <w:color w:val="000000"/>
        </w:rPr>
        <w:t>[Détaillé dans le document SFD de reporting avec exemple de reports]</w:t>
      </w:r>
    </w:p>
    <w:p w:rsidR="00E56AED" w:rsidP="003D34DB" w:rsidRDefault="00E56AED" w14:paraId="0D5A6742" w14:textId="77777777">
      <w:pPr>
        <w:pStyle w:val="Style1"/>
        <w:numPr>
          <w:ilvl w:val="0"/>
          <w:numId w:val="3"/>
        </w:numPr>
      </w:pPr>
      <w:bookmarkStart w:name="_Toc409973780" w:id="364"/>
      <w:r>
        <w:t>Parametrage</w:t>
      </w:r>
      <w:bookmarkEnd w:id="364"/>
    </w:p>
    <w:p w:rsidR="00E56AED" w:rsidP="003D34DB" w:rsidRDefault="00E56AED" w14:paraId="60380DC4" w14:textId="77777777">
      <w:pPr>
        <w:pStyle w:val="Style2"/>
        <w:numPr>
          <w:ilvl w:val="1"/>
          <w:numId w:val="3"/>
        </w:numPr>
        <w:jc w:val="both"/>
      </w:pPr>
      <w:bookmarkStart w:name="_Toc409973781" w:id="365"/>
      <w:r>
        <w:t>Tableau de Bord</w:t>
      </w:r>
      <w:bookmarkEnd w:id="365"/>
    </w:p>
    <w:p w:rsidR="00E56AED" w:rsidP="002F5C7D" w:rsidRDefault="00E56AED" w14:paraId="6174FA48" w14:textId="77777777">
      <w:pPr>
        <w:jc w:val="both"/>
      </w:pPr>
    </w:p>
    <w:p w:rsidR="00E56AED" w:rsidP="002F5C7D" w:rsidRDefault="00E56AED" w14:paraId="5FB29371" w14:textId="77777777">
      <w:pPr>
        <w:jc w:val="both"/>
      </w:pPr>
      <w:r>
        <w:t>Le nœud du tableau de bord dans MegaTrade relatif à l'Offre publique de vente est  :</w:t>
      </w:r>
    </w:p>
    <w:p w:rsidR="00E56AED" w:rsidP="0091661A" w:rsidRDefault="00E56AED" w14:paraId="60CF367B" w14:textId="77777777">
      <w:pPr>
        <w:numPr>
          <w:ilvl w:val="0"/>
          <w:numId w:val="48"/>
        </w:numPr>
        <w:tabs>
          <w:tab w:val="left" w:pos="708"/>
        </w:tabs>
        <w:suppressAutoHyphens/>
        <w:jc w:val="both"/>
      </w:pPr>
      <w:r>
        <w:t>Annonce OPV modifiée : L'alerte est décrite dans la section alerte.</w:t>
      </w:r>
    </w:p>
    <w:p w:rsidR="00E56AED" w:rsidP="002F5C7D" w:rsidRDefault="00E56AED" w14:paraId="086A041F" w14:textId="77777777">
      <w:pPr>
        <w:jc w:val="both"/>
      </w:pPr>
    </w:p>
    <w:p w:rsidR="00E56AED" w:rsidP="003D34DB" w:rsidRDefault="00E56AED" w14:paraId="662CE144" w14:textId="77777777">
      <w:pPr>
        <w:pStyle w:val="Style2"/>
        <w:numPr>
          <w:ilvl w:val="1"/>
          <w:numId w:val="3"/>
        </w:numPr>
        <w:jc w:val="both"/>
      </w:pPr>
      <w:bookmarkStart w:name="_Toc358735502" w:id="366"/>
      <w:bookmarkStart w:name="_Toc409973782" w:id="367"/>
      <w:bookmarkEnd w:id="366"/>
      <w:r>
        <w:t>Profils</w:t>
      </w:r>
      <w:bookmarkEnd w:id="367"/>
    </w:p>
    <w:p w:rsidR="00E56AED" w:rsidP="002F5C7D" w:rsidRDefault="00E56AED" w14:paraId="62CADCE5" w14:textId="77777777">
      <w:pPr>
        <w:spacing w:before="120"/>
        <w:jc w:val="both"/>
      </w:pPr>
      <w:r>
        <w:t>Liste des profils des utilisateurs à configurer dans l’application:</w:t>
      </w:r>
    </w:p>
    <w:p w:rsidR="00E56AED" w:rsidP="0091661A" w:rsidRDefault="00E56AED" w14:paraId="1B892C50" w14:textId="77777777">
      <w:pPr>
        <w:pStyle w:val="Paragraphedeliste1"/>
        <w:numPr>
          <w:ilvl w:val="0"/>
          <w:numId w:val="49"/>
        </w:numPr>
        <w:spacing w:before="120" w:line="100" w:lineRule="atLeast"/>
        <w:jc w:val="both"/>
      </w:pPr>
      <w:r>
        <w:t>Langue</w:t>
      </w:r>
    </w:p>
    <w:p w:rsidR="00E56AED" w:rsidP="0091661A" w:rsidRDefault="00E56AED" w14:paraId="7875BAD9" w14:textId="77777777">
      <w:pPr>
        <w:pStyle w:val="Paragraphedeliste1"/>
        <w:numPr>
          <w:ilvl w:val="0"/>
          <w:numId w:val="49"/>
        </w:numPr>
        <w:spacing w:before="60" w:line="100" w:lineRule="atLeast"/>
        <w:jc w:val="both"/>
      </w:pPr>
      <w:r>
        <w:t>Format de la date : jj/mm/aaaa</w:t>
      </w:r>
    </w:p>
    <w:p w:rsidR="00E56AED" w:rsidP="0091661A" w:rsidRDefault="00E56AED" w14:paraId="578E031A" w14:textId="77777777">
      <w:pPr>
        <w:pStyle w:val="Paragraphedeliste1"/>
        <w:numPr>
          <w:ilvl w:val="0"/>
          <w:numId w:val="49"/>
        </w:numPr>
        <w:spacing w:before="60" w:line="100" w:lineRule="atLeast"/>
        <w:jc w:val="both"/>
      </w:pPr>
      <w:r>
        <w:t>Format des montants et chiffres : Format et règles françaises. XXX,XXX.XX</w:t>
      </w:r>
    </w:p>
    <w:p w:rsidR="00E56AED" w:rsidP="003D34DB" w:rsidRDefault="00E56AED" w14:paraId="7E19E86A" w14:textId="77777777">
      <w:pPr>
        <w:pStyle w:val="Style2"/>
        <w:numPr>
          <w:ilvl w:val="1"/>
          <w:numId w:val="3"/>
        </w:numPr>
        <w:jc w:val="both"/>
      </w:pPr>
      <w:bookmarkStart w:name="_Toc358735504" w:id="368"/>
      <w:bookmarkStart w:name="_Toc409973783" w:id="369"/>
      <w:r>
        <w:t>Taxes et fiscalité:</w:t>
      </w:r>
      <w:bookmarkEnd w:id="368"/>
      <w:bookmarkEnd w:id="369"/>
    </w:p>
    <w:p w:rsidR="00E56AED" w:rsidP="002F5C7D" w:rsidRDefault="00E56AED" w14:paraId="42F620E5" w14:textId="77777777">
      <w:pPr>
        <w:jc w:val="both"/>
      </w:pPr>
      <w:r>
        <w:t>Ce paragraphe n’est pas renseigné, les processus de gestion des ordres OPV détaillés ci-dessus ne sont pas assujettis à une quelconque taxe et ne génèrent pas de fiscalité.</w:t>
      </w:r>
    </w:p>
    <w:p w:rsidR="00E56AED" w:rsidP="003D34DB" w:rsidRDefault="00E56AED" w14:paraId="7758CABA" w14:textId="77777777">
      <w:pPr>
        <w:pStyle w:val="Style2"/>
        <w:numPr>
          <w:ilvl w:val="1"/>
          <w:numId w:val="3"/>
        </w:numPr>
        <w:jc w:val="both"/>
      </w:pPr>
      <w:bookmarkStart w:name="_Toc358735505" w:id="370"/>
      <w:bookmarkStart w:name="_Toc409973784" w:id="371"/>
      <w:r>
        <w:t>Frais:</w:t>
      </w:r>
      <w:bookmarkEnd w:id="370"/>
      <w:bookmarkEnd w:id="371"/>
    </w:p>
    <w:p w:rsidR="00E56AED" w:rsidP="002F5C7D" w:rsidRDefault="00E56AED" w14:paraId="24664419" w14:textId="77777777">
      <w:pPr>
        <w:jc w:val="both"/>
      </w:pPr>
    </w:p>
    <w:p w:rsidR="00E56AED" w:rsidP="002F5C7D" w:rsidRDefault="00E56AED" w14:paraId="024F36BF" w14:textId="77777777">
      <w:pPr>
        <w:jc w:val="both"/>
      </w:pPr>
      <w:r>
        <w:t>En attente de la matrice des frais de chez AWB</w:t>
      </w:r>
    </w:p>
    <w:p w:rsidR="00E56AED" w:rsidP="003D34DB" w:rsidRDefault="00E56AED" w14:paraId="33F3F1B0" w14:textId="77777777">
      <w:pPr>
        <w:pStyle w:val="Style2"/>
        <w:numPr>
          <w:ilvl w:val="1"/>
          <w:numId w:val="3"/>
        </w:numPr>
        <w:jc w:val="both"/>
      </w:pPr>
      <w:bookmarkStart w:name="_Toc358735506" w:id="372"/>
      <w:bookmarkStart w:name="_Toc409973785" w:id="373"/>
      <w:r>
        <w:t>Comptabilité :</w:t>
      </w:r>
      <w:bookmarkEnd w:id="372"/>
      <w:bookmarkEnd w:id="373"/>
    </w:p>
    <w:p w:rsidR="00E56AED" w:rsidP="002F5C7D" w:rsidRDefault="00E56AED" w14:paraId="308BBE8A" w14:textId="77777777">
      <w:pPr>
        <w:jc w:val="both"/>
      </w:pPr>
      <w:r>
        <w:t>Ce paragraphe n’est pas renseigné, les processus de gestion d’ordres détaillés ci-dessus ne génèrent pas d’entrées comptables.</w:t>
      </w:r>
    </w:p>
    <w:p w:rsidR="00E56AED" w:rsidP="002F5C7D" w:rsidRDefault="00E56AED" w14:paraId="7C197731" w14:textId="77777777">
      <w:pPr>
        <w:jc w:val="both"/>
      </w:pPr>
    </w:p>
    <w:p w:rsidR="00E56AED" w:rsidP="002F5C7D" w:rsidRDefault="00E56AED" w14:paraId="77FE8271" w14:textId="77777777">
      <w:pPr>
        <w:jc w:val="both"/>
        <w:rPr>
          <w:b/>
          <w:bCs/>
          <w:i/>
          <w:sz w:val="20"/>
          <w:szCs w:val="20"/>
        </w:rPr>
      </w:pPr>
      <w:r>
        <w:rPr>
          <w:b/>
          <w:bCs/>
          <w:i/>
          <w:sz w:val="20"/>
          <w:szCs w:val="20"/>
        </w:rPr>
        <w:t>[Début Section Vermeg]</w:t>
      </w:r>
    </w:p>
    <w:p w:rsidR="00E56AED" w:rsidP="003D34DB" w:rsidRDefault="00E56AED" w14:paraId="79DF1BC3" w14:textId="77777777">
      <w:pPr>
        <w:pStyle w:val="Style1"/>
        <w:numPr>
          <w:ilvl w:val="0"/>
          <w:numId w:val="3"/>
        </w:numPr>
        <w:rPr>
          <w:color w:val="00000A"/>
        </w:rPr>
      </w:pPr>
      <w:bookmarkStart w:name="_Toc409973786" w:id="374"/>
      <w:r>
        <w:rPr>
          <w:color w:val="00000A"/>
        </w:rPr>
        <w:t>Processus Metier :</w:t>
      </w:r>
      <w:r>
        <w:t xml:space="preserve"> PLAN d'épargne en action</w:t>
      </w:r>
      <w:bookmarkEnd w:id="374"/>
      <w:r>
        <w:t> </w:t>
      </w:r>
    </w:p>
    <w:p w:rsidR="00E56AED" w:rsidP="00063B74" w:rsidRDefault="00E56AED" w14:paraId="7F390BA3" w14:textId="77777777">
      <w:pPr>
        <w:spacing w:before="240" w:after="240" w:line="100" w:lineRule="atLeast"/>
        <w:ind w:right="142"/>
        <w:jc w:val="both"/>
      </w:pPr>
      <w:r>
        <w:t>Le processus métier présenté dans cette partie, est la gestion des contrats « Plan d'épargne en action » dans Megara. Composé d'un couple « Compte titre PEA/compte espèce PEA» ledit contrat est identifié au niveau de l'application, et soumis à des règles de gestion comme  identifié dans la fiche du produit.</w:t>
      </w:r>
    </w:p>
    <w:p w:rsidR="00E56AED" w:rsidP="002F5C7D" w:rsidRDefault="00E56AED" w14:paraId="4A805989" w14:textId="77777777">
      <w:pPr>
        <w:spacing w:before="240" w:after="240" w:line="100" w:lineRule="atLeast"/>
        <w:ind w:right="142"/>
        <w:jc w:val="both"/>
      </w:pPr>
      <w:r>
        <w:t>L'application assurera dans sa gestion des contrats PEA les fonctionnalités suivantes :</w:t>
      </w:r>
    </w:p>
    <w:p w:rsidR="00E56AED" w:rsidP="0091661A" w:rsidRDefault="00E56AED" w14:paraId="38F7B735" w14:textId="77777777">
      <w:pPr>
        <w:numPr>
          <w:ilvl w:val="0"/>
          <w:numId w:val="53"/>
        </w:numPr>
        <w:suppressAutoHyphens/>
        <w:spacing w:before="240" w:after="240" w:line="100" w:lineRule="atLeast"/>
        <w:ind w:left="0" w:right="142" w:firstLine="0"/>
        <w:jc w:val="both"/>
      </w:pPr>
      <w:r>
        <w:t>Création de la fiche du produit PEA</w:t>
      </w:r>
    </w:p>
    <w:p w:rsidR="00E56AED" w:rsidP="0091661A" w:rsidRDefault="00E56AED" w14:paraId="123C4F50" w14:textId="77777777">
      <w:pPr>
        <w:numPr>
          <w:ilvl w:val="0"/>
          <w:numId w:val="53"/>
        </w:numPr>
        <w:suppressAutoHyphens/>
        <w:spacing w:before="240" w:after="240" w:line="100" w:lineRule="atLeast"/>
        <w:ind w:left="0" w:right="142" w:firstLine="0"/>
        <w:jc w:val="both"/>
      </w:pPr>
      <w:r>
        <w:t>Identification des comptes titres et espèce PEA au niveau du référentiel valeur.</w:t>
      </w:r>
    </w:p>
    <w:p w:rsidR="00E56AED" w:rsidP="0091661A" w:rsidRDefault="00E56AED" w14:paraId="2EBB687C" w14:textId="77777777">
      <w:pPr>
        <w:numPr>
          <w:ilvl w:val="0"/>
          <w:numId w:val="53"/>
        </w:numPr>
        <w:suppressAutoHyphens/>
        <w:spacing w:before="240" w:after="240" w:line="100" w:lineRule="atLeast"/>
        <w:ind w:left="0" w:right="142" w:firstLine="0"/>
        <w:jc w:val="both"/>
      </w:pPr>
      <w:r>
        <w:t>Création du contrat PEA dédié</w:t>
      </w:r>
    </w:p>
    <w:p w:rsidR="00E56AED" w:rsidP="0091661A" w:rsidRDefault="00E56AED" w14:paraId="66A42E44" w14:textId="77777777">
      <w:pPr>
        <w:numPr>
          <w:ilvl w:val="0"/>
          <w:numId w:val="53"/>
        </w:numPr>
        <w:suppressAutoHyphens/>
        <w:spacing w:before="240" w:after="240" w:line="100" w:lineRule="atLeast"/>
        <w:ind w:left="0" w:right="142" w:firstLine="0"/>
        <w:jc w:val="both"/>
      </w:pPr>
      <w:r>
        <w:t>Gestion des règles associées à la souscription PEA</w:t>
      </w:r>
    </w:p>
    <w:p w:rsidR="00E56AED" w:rsidP="0091661A" w:rsidRDefault="00E56AED" w14:paraId="438FE302" w14:textId="77777777">
      <w:pPr>
        <w:numPr>
          <w:ilvl w:val="0"/>
          <w:numId w:val="53"/>
        </w:numPr>
        <w:suppressAutoHyphens/>
        <w:spacing w:before="240" w:after="240" w:line="100" w:lineRule="atLeast"/>
        <w:ind w:left="0" w:right="142" w:firstLine="0"/>
        <w:jc w:val="both"/>
      </w:pPr>
      <w:r>
        <w:t>Contrôle et suivi des versements clients</w:t>
      </w:r>
    </w:p>
    <w:p w:rsidR="00E56AED" w:rsidP="0091661A" w:rsidRDefault="00E56AED" w14:paraId="0204AAAF" w14:textId="77777777">
      <w:pPr>
        <w:numPr>
          <w:ilvl w:val="0"/>
          <w:numId w:val="53"/>
        </w:numPr>
        <w:suppressAutoHyphens/>
        <w:spacing w:before="240" w:after="240" w:line="100" w:lineRule="atLeast"/>
        <w:ind w:left="0" w:right="142" w:firstLine="0"/>
        <w:jc w:val="both"/>
      </w:pPr>
      <w:r>
        <w:t>Résiliation ou clôture des contrats</w:t>
      </w:r>
    </w:p>
    <w:p w:rsidR="00E56AED" w:rsidP="0091661A" w:rsidRDefault="00E56AED" w14:paraId="08149EB8" w14:textId="77777777">
      <w:pPr>
        <w:numPr>
          <w:ilvl w:val="0"/>
          <w:numId w:val="53"/>
        </w:numPr>
        <w:suppressAutoHyphens/>
        <w:spacing w:before="240" w:after="240" w:line="100" w:lineRule="atLeast"/>
        <w:ind w:left="0" w:right="142" w:firstLine="0"/>
        <w:jc w:val="both"/>
      </w:pPr>
      <w:r>
        <w:t>Comptabilisation des opérations liées aux comptes PEA</w:t>
      </w:r>
    </w:p>
    <w:p w:rsidR="00E56AED" w:rsidP="00755182" w:rsidRDefault="00E56AED" w14:paraId="1A19B398" w14:textId="77777777">
      <w:pPr>
        <w:numPr>
          <w:ilvl w:val="0"/>
          <w:numId w:val="53"/>
        </w:numPr>
        <w:suppressAutoHyphens/>
        <w:spacing w:before="240" w:after="240" w:line="100" w:lineRule="atLeast"/>
        <w:ind w:left="0" w:right="142" w:firstLine="0"/>
        <w:jc w:val="both"/>
      </w:pPr>
      <w:r>
        <w:t xml:space="preserve">Editique et reporting de gestion (L'édition des ordres de </w:t>
      </w:r>
      <w:r w:rsidRPr="00755182">
        <w:rPr>
          <w:bCs/>
        </w:rPr>
        <w:t xml:space="preserve">bourse </w:t>
      </w:r>
      <w:r w:rsidRPr="00755182" w:rsidR="005F38DC">
        <w:rPr>
          <w:bCs/>
        </w:rPr>
        <w:t xml:space="preserve">ET OPCVM </w:t>
      </w:r>
      <w:r w:rsidRPr="00755182">
        <w:rPr>
          <w:bCs/>
        </w:rPr>
        <w:t>sur</w:t>
      </w:r>
      <w:r>
        <w:t xml:space="preserve"> les comptes PEA est la même que celle d'un ordre du carnet).</w:t>
      </w:r>
    </w:p>
    <w:p w:rsidRPr="008E0523" w:rsidR="00E56AED" w:rsidP="003D34DB" w:rsidRDefault="00E56AED" w14:paraId="670B81E8" w14:textId="77777777">
      <w:pPr>
        <w:pStyle w:val="Style2"/>
        <w:numPr>
          <w:ilvl w:val="1"/>
          <w:numId w:val="3"/>
        </w:numPr>
        <w:jc w:val="both"/>
        <w:rPr>
          <w:color w:val="00000A"/>
        </w:rPr>
      </w:pPr>
      <w:bookmarkStart w:name="_Toc409973787" w:id="375"/>
      <w:r w:rsidRPr="008E0523">
        <w:rPr>
          <w:color w:val="00000A"/>
        </w:rPr>
        <w:t>Gestion des contrats PEA :</w:t>
      </w:r>
      <w:bookmarkEnd w:id="375"/>
    </w:p>
    <w:p w:rsidR="00E56AED" w:rsidP="003D34DB" w:rsidRDefault="00E56AED" w14:paraId="3F839EF9" w14:textId="77777777">
      <w:pPr>
        <w:pStyle w:val="Style3"/>
        <w:numPr>
          <w:ilvl w:val="2"/>
          <w:numId w:val="3"/>
        </w:numPr>
        <w:jc w:val="both"/>
      </w:pPr>
      <w:bookmarkStart w:name="_Toc409973788" w:id="376"/>
      <w:r>
        <w:t>Description générale</w:t>
      </w:r>
      <w:bookmarkEnd w:id="376"/>
    </w:p>
    <w:p w:rsidR="00E56AED" w:rsidP="002F5C7D" w:rsidRDefault="00E56AED" w14:paraId="37769804" w14:textId="77777777">
      <w:pPr>
        <w:spacing w:before="240" w:after="240" w:line="100" w:lineRule="atLeast"/>
        <w:ind w:right="142"/>
        <w:jc w:val="both"/>
      </w:pPr>
      <w:r>
        <w:t>L'objectif de cette partie est de décrire les différentes étapes du cycle de vie d'un PEA dès sa création jusqu'à sa suspension. Le périmètre fonctionnel du système est :</w:t>
      </w:r>
    </w:p>
    <w:p w:rsidR="00E56AED" w:rsidP="003D34DB" w:rsidRDefault="00E56AED" w14:paraId="5BB297F6" w14:textId="77777777">
      <w:pPr>
        <w:numPr>
          <w:ilvl w:val="0"/>
          <w:numId w:val="74"/>
        </w:numPr>
        <w:suppressAutoHyphens/>
        <w:spacing w:before="240" w:after="240" w:line="100" w:lineRule="atLeast"/>
        <w:jc w:val="both"/>
      </w:pPr>
      <w:r>
        <w:t xml:space="preserve">L’élaboration du contrat, généré automatiquement dès la réception du compte espèce PEA, </w:t>
      </w:r>
    </w:p>
    <w:p w:rsidR="00E56AED" w:rsidP="003D34DB" w:rsidRDefault="00E56AED" w14:paraId="6D7C8F48" w14:textId="77777777">
      <w:pPr>
        <w:numPr>
          <w:ilvl w:val="0"/>
          <w:numId w:val="74"/>
        </w:numPr>
        <w:suppressAutoHyphens/>
        <w:spacing w:before="240" w:after="240" w:line="100" w:lineRule="atLeast"/>
        <w:jc w:val="both"/>
      </w:pPr>
      <w:r>
        <w:t>La gestion du PEA tout  au long de son activité</w:t>
      </w:r>
    </w:p>
    <w:p w:rsidR="00E56AED" w:rsidP="003D34DB" w:rsidRDefault="00E56AED" w14:paraId="5E91B1F8" w14:textId="77777777">
      <w:pPr>
        <w:numPr>
          <w:ilvl w:val="0"/>
          <w:numId w:val="74"/>
        </w:numPr>
        <w:suppressAutoHyphens/>
        <w:spacing w:before="240" w:after="240" w:line="100" w:lineRule="atLeast"/>
        <w:jc w:val="both"/>
      </w:pPr>
      <w:r>
        <w:t>Le contrôle des règles énoncées dans la fiche produit</w:t>
      </w:r>
    </w:p>
    <w:p w:rsidR="00E56AED" w:rsidP="003D34DB" w:rsidRDefault="00E56AED" w14:paraId="166557D4" w14:textId="77777777">
      <w:pPr>
        <w:numPr>
          <w:ilvl w:val="0"/>
          <w:numId w:val="74"/>
        </w:numPr>
        <w:suppressAutoHyphens/>
        <w:spacing w:before="240" w:after="240" w:line="100" w:lineRule="atLeast"/>
        <w:jc w:val="both"/>
      </w:pPr>
      <w:r>
        <w:t>Le déclanchement des procédures de résiliation ou de clôture.</w:t>
      </w:r>
    </w:p>
    <w:p w:rsidR="00E56AED" w:rsidP="003D34DB" w:rsidRDefault="00E56AED" w14:paraId="48E72699" w14:textId="77777777">
      <w:pPr>
        <w:pStyle w:val="Style3"/>
        <w:numPr>
          <w:ilvl w:val="2"/>
          <w:numId w:val="3"/>
        </w:numPr>
        <w:jc w:val="both"/>
      </w:pPr>
      <w:bookmarkStart w:name="_Toc3587354901" w:id="377"/>
      <w:bookmarkStart w:name="_Toc4005287991" w:id="378"/>
      <w:bookmarkStart w:name="_Toc409973789" w:id="379"/>
      <w:bookmarkEnd w:id="377"/>
      <w:bookmarkEnd w:id="378"/>
      <w:r>
        <w:t>Description détaillée</w:t>
      </w:r>
      <w:bookmarkEnd w:id="379"/>
    </w:p>
    <w:p w:rsidR="00E56AED" w:rsidP="002F5C7D" w:rsidRDefault="00E56AED" w14:paraId="66C09977" w14:textId="77777777">
      <w:pPr>
        <w:spacing w:before="240" w:after="240" w:line="100" w:lineRule="atLeast"/>
        <w:ind w:right="142"/>
        <w:jc w:val="both"/>
      </w:pPr>
      <w:r>
        <w:t>Le système permet la création d'un PEA, s'alignant aux 02 étapes suivantes :</w:t>
      </w:r>
    </w:p>
    <w:p w:rsidR="00E56AED" w:rsidP="002F5C7D" w:rsidRDefault="00E56AED" w14:paraId="05CC5AED" w14:textId="77777777">
      <w:pPr>
        <w:spacing w:before="240" w:after="240" w:line="100" w:lineRule="atLeast"/>
        <w:ind w:right="142"/>
        <w:jc w:val="both"/>
      </w:pPr>
      <w:r>
        <w:t>1- Création de la fiche représentative du produit PEA : Cette fiche centralise toutes les conditions qui règlemente la gestion du contrat (Cible, Avantage fiscal, Alimentation du compte, Plafond de versement ... etc.)</w:t>
      </w:r>
    </w:p>
    <w:p w:rsidR="00E56AED" w:rsidP="002F5C7D" w:rsidRDefault="00E56AED" w14:paraId="0BC8F0C5" w14:textId="77777777">
      <w:pPr>
        <w:spacing w:before="240" w:after="240" w:line="100" w:lineRule="atLeast"/>
        <w:ind w:right="142"/>
        <w:jc w:val="both"/>
        <w:rPr>
          <w:b/>
          <w:bCs/>
        </w:rPr>
      </w:pPr>
      <w:r>
        <w:rPr>
          <w:b/>
          <w:bCs/>
        </w:rPr>
        <w:t>NB : Cette opération n'est faite qu’une seul fois dans la limite de changement d'une des conditions du produit.</w:t>
      </w:r>
    </w:p>
    <w:p w:rsidR="00E56AED" w:rsidP="002F5C7D" w:rsidRDefault="00E56AED" w14:paraId="36C971A9" w14:textId="77777777">
      <w:pPr>
        <w:spacing w:before="240" w:after="240" w:line="100" w:lineRule="atLeast"/>
        <w:ind w:right="142"/>
        <w:jc w:val="both"/>
      </w:pPr>
      <w:r>
        <w:t xml:space="preserve">2 – </w:t>
      </w:r>
      <w:r w:rsidR="00934BA9">
        <w:t xml:space="preserve"> </w:t>
      </w:r>
      <w:r>
        <w:t>Création du contrat PEA : A ce niveau les comptes sont rattachés sous le contexte de  la fiche produit, le tout référencé par un code de contrat PEA, Exemple (PEA000011445)</w:t>
      </w:r>
    </w:p>
    <w:p w:rsidR="00934BA9" w:rsidP="00934BA9" w:rsidRDefault="00934BA9" w14:paraId="691A2DCB" w14:textId="77777777">
      <w:pPr>
        <w:suppressAutoHyphens/>
        <w:spacing w:before="240" w:after="240" w:line="100" w:lineRule="atLeast"/>
        <w:ind w:right="142"/>
        <w:jc w:val="both"/>
        <w:rPr>
          <w:b/>
          <w:i/>
        </w:rPr>
      </w:pPr>
      <w:r w:rsidRPr="00934BA9">
        <w:rPr>
          <w:b/>
          <w:i/>
        </w:rPr>
        <w:t xml:space="preserve">Remarque : </w:t>
      </w:r>
    </w:p>
    <w:p w:rsidR="00934BA9" w:rsidP="00934BA9" w:rsidRDefault="00934BA9" w14:paraId="2C5BB6F0" w14:textId="77777777">
      <w:pPr>
        <w:pStyle w:val="ListParagraph"/>
        <w:numPr>
          <w:ilvl w:val="0"/>
          <w:numId w:val="94"/>
        </w:numPr>
        <w:suppressAutoHyphens/>
        <w:spacing w:before="240" w:after="240" w:line="100" w:lineRule="atLeast"/>
        <w:ind w:right="142"/>
        <w:jc w:val="both"/>
      </w:pPr>
      <w:r>
        <w:t>Les champs relatifs aux écrans de création seront détaillés dans la partie «cas d'utilisation »</w:t>
      </w:r>
    </w:p>
    <w:p w:rsidR="00934BA9" w:rsidP="00934BA9" w:rsidRDefault="00934BA9" w14:paraId="5585E822" w14:textId="77777777">
      <w:pPr>
        <w:pStyle w:val="ListParagraph"/>
        <w:numPr>
          <w:ilvl w:val="0"/>
          <w:numId w:val="94"/>
        </w:numPr>
        <w:suppressAutoHyphens/>
        <w:spacing w:before="240" w:after="240" w:line="100" w:lineRule="atLeast"/>
        <w:ind w:right="142"/>
        <w:jc w:val="both"/>
      </w:pPr>
      <w:r>
        <w:t>Il a été acté avec AWB qu’il faut reprendre les trois champs suivants lors de la migration :</w:t>
      </w:r>
    </w:p>
    <w:p w:rsidR="00934BA9" w:rsidP="00934BA9" w:rsidRDefault="00934BA9" w14:paraId="0D273D1E" w14:textId="77777777">
      <w:pPr>
        <w:pStyle w:val="ListParagraph"/>
        <w:numPr>
          <w:ilvl w:val="0"/>
          <w:numId w:val="113"/>
        </w:numPr>
        <w:suppressAutoHyphens/>
        <w:spacing w:before="240" w:after="240" w:line="100" w:lineRule="atLeast"/>
        <w:ind w:right="142"/>
        <w:jc w:val="both"/>
      </w:pPr>
      <w:r>
        <w:t xml:space="preserve">La date du premier versement </w:t>
      </w:r>
    </w:p>
    <w:p w:rsidR="00934BA9" w:rsidP="00934BA9" w:rsidRDefault="00934BA9" w14:paraId="3560566E" w14:textId="77777777">
      <w:pPr>
        <w:pStyle w:val="ListParagraph"/>
        <w:numPr>
          <w:ilvl w:val="0"/>
          <w:numId w:val="113"/>
        </w:numPr>
        <w:suppressAutoHyphens/>
        <w:spacing w:before="240" w:after="240" w:line="100" w:lineRule="atLeast"/>
        <w:ind w:right="142"/>
        <w:jc w:val="both"/>
      </w:pPr>
      <w:r>
        <w:t>Le cumule des versements espèce</w:t>
      </w:r>
    </w:p>
    <w:p w:rsidR="00934BA9" w:rsidP="00934BA9" w:rsidRDefault="00934BA9" w14:paraId="4BE08C15" w14:textId="77777777">
      <w:pPr>
        <w:pStyle w:val="ListParagraph"/>
        <w:numPr>
          <w:ilvl w:val="0"/>
          <w:numId w:val="113"/>
        </w:numPr>
        <w:suppressAutoHyphens/>
        <w:spacing w:before="240" w:after="240" w:line="100" w:lineRule="atLeast"/>
        <w:ind w:right="142"/>
        <w:jc w:val="both"/>
      </w:pPr>
      <w:r>
        <w:t>Les numéros de contrats</w:t>
      </w:r>
    </w:p>
    <w:p w:rsidRPr="00934BA9" w:rsidR="00934BA9" w:rsidP="00934BA9" w:rsidRDefault="00934BA9" w14:paraId="006ADE78" w14:textId="77777777">
      <w:pPr>
        <w:pStyle w:val="ListParagraph"/>
        <w:numPr>
          <w:ilvl w:val="0"/>
          <w:numId w:val="94"/>
        </w:numPr>
        <w:suppressAutoHyphens/>
        <w:spacing w:before="240" w:after="240" w:line="100" w:lineRule="atLeast"/>
        <w:ind w:right="142"/>
        <w:jc w:val="both"/>
      </w:pPr>
      <w:r>
        <w:t>La reconstitution de l’historique de versement des contrats PEA migrés ne sera pas traitée dans Megara, en cas de besoin il faut revenir à l’archive de la banque.</w:t>
      </w:r>
    </w:p>
    <w:p w:rsidR="00E56AED" w:rsidP="002F5C7D" w:rsidRDefault="00E56AED" w14:paraId="1EE55718" w14:textId="77777777">
      <w:pPr>
        <w:spacing w:before="240" w:after="240" w:line="100" w:lineRule="atLeast"/>
        <w:ind w:right="142"/>
        <w:jc w:val="both"/>
      </w:pPr>
    </w:p>
    <w:p w:rsidR="00E56AED" w:rsidP="002F5C7D" w:rsidRDefault="00E56AED" w14:paraId="5F4B01B8" w14:textId="77777777">
      <w:pPr>
        <w:spacing w:before="240" w:after="240" w:line="100" w:lineRule="atLeast"/>
        <w:ind w:right="142"/>
        <w:jc w:val="both"/>
      </w:pPr>
    </w:p>
    <w:p w:rsidR="00E56AED" w:rsidP="002F5C7D" w:rsidRDefault="007936E1" w14:paraId="5B8DD88E" w14:textId="77777777">
      <w:pPr>
        <w:spacing w:before="240" w:after="240" w:line="100" w:lineRule="atLeast"/>
        <w:ind w:right="142"/>
        <w:jc w:val="both"/>
      </w:pPr>
      <w:r>
        <w:rPr>
          <w:noProof/>
          <w:lang w:eastAsia="fr-FR"/>
        </w:rPr>
        <w:drawing>
          <wp:anchor distT="0" distB="0" distL="0" distR="0" simplePos="0" relativeHeight="14" behindDoc="0" locked="0" layoutInCell="1" allowOverlap="1" wp14:anchorId="3EF5FF3D" wp14:editId="7E4DA7F7">
            <wp:simplePos x="0" y="0"/>
            <wp:positionH relativeFrom="column">
              <wp:posOffset>0</wp:posOffset>
            </wp:positionH>
            <wp:positionV relativeFrom="paragraph">
              <wp:posOffset>0</wp:posOffset>
            </wp:positionV>
            <wp:extent cx="6241415" cy="7287260"/>
            <wp:effectExtent l="19050" t="0" r="6985" b="0"/>
            <wp:wrapSquare wrapText="largest"/>
            <wp:docPr id="25"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6"/>
                    <pic:cNvPicPr>
                      <a:picLocks noChangeAspect="1" noChangeArrowheads="1"/>
                    </pic:cNvPicPr>
                  </pic:nvPicPr>
                  <pic:blipFill>
                    <a:blip r:embed="rId42"/>
                    <a:srcRect/>
                    <a:stretch>
                      <a:fillRect/>
                    </a:stretch>
                  </pic:blipFill>
                  <pic:spPr bwMode="auto">
                    <a:xfrm>
                      <a:off x="0" y="0"/>
                      <a:ext cx="6241415" cy="7287260"/>
                    </a:xfrm>
                    <a:prstGeom prst="rect">
                      <a:avLst/>
                    </a:prstGeom>
                    <a:solidFill>
                      <a:srgbClr val="FFFFFF"/>
                    </a:solidFill>
                  </pic:spPr>
                </pic:pic>
              </a:graphicData>
            </a:graphic>
          </wp:anchor>
        </w:drawing>
      </w:r>
    </w:p>
    <w:p w:rsidR="00E56AED" w:rsidP="003D34DB" w:rsidRDefault="00E56AED" w14:paraId="6BB9A689" w14:textId="77777777">
      <w:pPr>
        <w:pStyle w:val="Style3"/>
        <w:numPr>
          <w:ilvl w:val="2"/>
          <w:numId w:val="3"/>
        </w:numPr>
        <w:jc w:val="both"/>
      </w:pPr>
      <w:bookmarkStart w:name="_Toc409973790" w:id="380"/>
      <w:r>
        <w:t>Alertes et notifications</w:t>
      </w:r>
      <w:bookmarkEnd w:id="380"/>
    </w:p>
    <w:p w:rsidR="00E56AED" w:rsidP="002F5C7D" w:rsidRDefault="00E56AED" w14:paraId="4C36C5A3" w14:textId="77777777">
      <w:pPr>
        <w:spacing w:before="240" w:after="240" w:line="100" w:lineRule="atLeast"/>
        <w:ind w:right="142"/>
        <w:jc w:val="both"/>
      </w:pPr>
      <w:r>
        <w:t>Ce paragraphe décrit les alertes à générer dans le tableau de bord du gestionnaire du contrat PEA :</w:t>
      </w:r>
    </w:p>
    <w:p w:rsidR="00E56AED" w:rsidP="003D34DB" w:rsidRDefault="00E56AED" w14:paraId="6C48DF65" w14:textId="77777777">
      <w:pPr>
        <w:numPr>
          <w:ilvl w:val="0"/>
          <w:numId w:val="54"/>
        </w:numPr>
        <w:suppressAutoHyphens/>
        <w:spacing w:before="240" w:after="240" w:line="100" w:lineRule="atLeast"/>
        <w:jc w:val="both"/>
      </w:pPr>
      <w:r>
        <w:t>Défaut de versement annuel au-delà d'une année : s'il le compte n'est pas alimenté à la hauteur de 2400.00 MAD durant une année à compter à partir de la première date de versement.</w:t>
      </w:r>
    </w:p>
    <w:p w:rsidR="00480ABE" w:rsidP="003D34DB" w:rsidRDefault="00480ABE" w14:paraId="42AF1616" w14:textId="77777777">
      <w:pPr>
        <w:numPr>
          <w:ilvl w:val="0"/>
          <w:numId w:val="54"/>
        </w:numPr>
        <w:suppressAutoHyphens/>
        <w:spacing w:before="240" w:after="240" w:line="100" w:lineRule="atLeast"/>
        <w:jc w:val="both"/>
      </w:pPr>
      <w:r>
        <w:t>Dépassement des versements le seuil de 600,000 MAD</w:t>
      </w:r>
    </w:p>
    <w:p w:rsidR="00480ABE" w:rsidP="003D34DB" w:rsidRDefault="00480ABE" w14:paraId="51EF0F26" w14:textId="77777777">
      <w:pPr>
        <w:numPr>
          <w:ilvl w:val="0"/>
          <w:numId w:val="54"/>
        </w:numPr>
        <w:suppressAutoHyphens/>
        <w:spacing w:before="240" w:after="240" w:line="100" w:lineRule="atLeast"/>
        <w:jc w:val="both"/>
      </w:pPr>
      <w:r>
        <w:t>Retrait espèce</w:t>
      </w:r>
    </w:p>
    <w:p w:rsidR="00480ABE" w:rsidP="003D34DB" w:rsidRDefault="00480ABE" w14:paraId="5B2517BE" w14:textId="77777777">
      <w:pPr>
        <w:numPr>
          <w:ilvl w:val="0"/>
          <w:numId w:val="54"/>
        </w:numPr>
        <w:suppressAutoHyphens/>
        <w:spacing w:before="240" w:after="240" w:line="100" w:lineRule="atLeast"/>
        <w:jc w:val="both"/>
      </w:pPr>
      <w:r>
        <w:t>Demande de résiliation ou de clôture</w:t>
      </w:r>
    </w:p>
    <w:p w:rsidRPr="008E0523" w:rsidR="00E56AED" w:rsidP="002F5C7D" w:rsidRDefault="00E56AED" w14:paraId="390CC64A" w14:textId="77777777">
      <w:pPr>
        <w:jc w:val="both"/>
      </w:pPr>
    </w:p>
    <w:p w:rsidR="00E56AED" w:rsidP="003D34DB" w:rsidRDefault="00E56AED" w14:paraId="3A1FDECC" w14:textId="77777777">
      <w:pPr>
        <w:pStyle w:val="Style1"/>
        <w:numPr>
          <w:ilvl w:val="0"/>
          <w:numId w:val="3"/>
        </w:numPr>
      </w:pPr>
      <w:bookmarkStart w:name="_Toc4005288031" w:id="381"/>
      <w:bookmarkStart w:name="_Toc409973791" w:id="382"/>
      <w:bookmarkEnd w:id="381"/>
      <w:r>
        <w:t>Services/ Activités</w:t>
      </w:r>
      <w:bookmarkEnd w:id="382"/>
    </w:p>
    <w:p w:rsidR="00E56AED" w:rsidP="003D34DB" w:rsidRDefault="00E56AED" w14:paraId="73B310BF" w14:textId="77777777">
      <w:pPr>
        <w:pStyle w:val="Style2"/>
        <w:numPr>
          <w:ilvl w:val="1"/>
          <w:numId w:val="3"/>
        </w:numPr>
        <w:jc w:val="both"/>
      </w:pPr>
      <w:bookmarkStart w:name="_Toc409973792" w:id="383"/>
      <w:r>
        <w:t>Service/Activité 1</w:t>
      </w:r>
      <w:bookmarkEnd w:id="383"/>
    </w:p>
    <w:p w:rsidR="00E56AED" w:rsidP="002F5C7D" w:rsidRDefault="00E56AED" w14:paraId="37966B05" w14:textId="77777777">
      <w:pPr>
        <w:spacing w:before="240" w:after="240" w:line="100" w:lineRule="atLeast"/>
        <w:ind w:right="142"/>
        <w:jc w:val="both"/>
      </w:pPr>
      <w:r>
        <w:t>[</w:t>
      </w:r>
      <w:r>
        <w:rPr>
          <w:i/>
        </w:rPr>
        <w:t>Processus décrit dans la Description des cas d'utilisation</w:t>
      </w:r>
      <w:r>
        <w:t>]</w:t>
      </w:r>
    </w:p>
    <w:p w:rsidRPr="008E0523" w:rsidR="00E56AED" w:rsidP="002F5C7D" w:rsidRDefault="00E56AED" w14:paraId="20946D91" w14:textId="77777777">
      <w:pPr>
        <w:jc w:val="both"/>
      </w:pPr>
      <w:bookmarkStart w:name="_Toc3587354951" w:id="384"/>
      <w:bookmarkStart w:name="_Toc4005288051" w:id="385"/>
      <w:bookmarkEnd w:id="384"/>
      <w:bookmarkEnd w:id="385"/>
    </w:p>
    <w:p w:rsidRPr="008E0523" w:rsidR="00E56AED" w:rsidP="003D34DB" w:rsidRDefault="00E56AED" w14:paraId="793C29D7" w14:textId="77777777">
      <w:pPr>
        <w:pStyle w:val="Style1"/>
        <w:numPr>
          <w:ilvl w:val="0"/>
          <w:numId w:val="3"/>
        </w:numPr>
      </w:pPr>
      <w:bookmarkStart w:name="_Toc4005288071" w:id="386"/>
      <w:bookmarkStart w:name="_Toc409973793" w:id="387"/>
      <w:bookmarkEnd w:id="386"/>
      <w:r w:rsidRPr="008E0523">
        <w:t>Menu</w:t>
      </w:r>
      <w:bookmarkEnd w:id="387"/>
    </w:p>
    <w:p w:rsidR="00E56AED" w:rsidP="002F5C7D" w:rsidRDefault="00E56AED" w14:paraId="141E18F7" w14:textId="77777777">
      <w:pPr>
        <w:jc w:val="both"/>
      </w:pPr>
    </w:p>
    <w:p w:rsidR="00E56AED" w:rsidP="002F5C7D" w:rsidRDefault="00E56AED" w14:paraId="61B078F2" w14:textId="77777777">
      <w:pPr>
        <w:jc w:val="both"/>
        <w:rPr>
          <w:i/>
          <w:iCs/>
        </w:rPr>
      </w:pPr>
      <w:r>
        <w:rPr>
          <w:i/>
          <w:iCs/>
        </w:rPr>
        <w:t>[Pas de Menu disponible à ce niveau d’étude]</w:t>
      </w:r>
    </w:p>
    <w:p w:rsidR="00E56AED" w:rsidP="002F5C7D" w:rsidRDefault="00E56AED" w14:paraId="4A1CC51D" w14:textId="77777777">
      <w:pPr>
        <w:jc w:val="both"/>
      </w:pPr>
    </w:p>
    <w:p w:rsidR="00E56AED" w:rsidP="002F5C7D" w:rsidRDefault="00E56AED" w14:paraId="4CC2C446" w14:textId="77777777">
      <w:pPr>
        <w:jc w:val="both"/>
        <w:rPr>
          <w:b/>
          <w:i/>
          <w:sz w:val="20"/>
          <w:szCs w:val="20"/>
        </w:rPr>
      </w:pPr>
      <w:r>
        <w:rPr>
          <w:b/>
          <w:i/>
          <w:sz w:val="20"/>
          <w:szCs w:val="20"/>
        </w:rPr>
        <w:t>[Fin section Vermeg]</w:t>
      </w:r>
    </w:p>
    <w:p w:rsidR="00E56AED" w:rsidP="003D34DB" w:rsidRDefault="00E56AED" w14:paraId="66F089FE" w14:textId="77777777">
      <w:pPr>
        <w:pStyle w:val="Style1"/>
        <w:numPr>
          <w:ilvl w:val="0"/>
          <w:numId w:val="3"/>
        </w:numPr>
      </w:pPr>
      <w:bookmarkStart w:name="_Toc4005288081" w:id="388"/>
      <w:bookmarkStart w:name="_Toc409973794" w:id="389"/>
      <w:r>
        <w:t>Description des cas d’utilisation</w:t>
      </w:r>
      <w:bookmarkEnd w:id="388"/>
      <w:bookmarkEnd w:id="389"/>
    </w:p>
    <w:p w:rsidR="00E56AED" w:rsidP="002F5C7D" w:rsidRDefault="00E56AED" w14:paraId="34EAC9F0" w14:textId="77777777">
      <w:pPr>
        <w:spacing w:before="240" w:line="100" w:lineRule="atLeast"/>
        <w:jc w:val="both"/>
        <w:rPr>
          <w:b/>
          <w:sz w:val="24"/>
          <w:szCs w:val="24"/>
          <w:u w:val="single"/>
        </w:rPr>
      </w:pPr>
      <w:r>
        <w:rPr>
          <w:b/>
          <w:sz w:val="24"/>
          <w:szCs w:val="24"/>
          <w:u w:val="single"/>
        </w:rPr>
        <w:t>Remarques Générales:</w:t>
      </w:r>
    </w:p>
    <w:p w:rsidR="00E56AED" w:rsidP="002F5C7D" w:rsidRDefault="00E56AED" w14:paraId="2E51CEE9" w14:textId="77777777">
      <w:pPr>
        <w:spacing w:before="240" w:line="100" w:lineRule="atLeast"/>
        <w:jc w:val="both"/>
      </w:pPr>
      <w:r>
        <w:t>Le système permet plusieurs fonctionnalités qui facilitent le suivi du contrat à l'utilisateur :</w:t>
      </w:r>
    </w:p>
    <w:p w:rsidR="00E56AED" w:rsidP="003D34DB" w:rsidRDefault="00E56AED" w14:paraId="137B8881" w14:textId="77777777">
      <w:pPr>
        <w:numPr>
          <w:ilvl w:val="0"/>
          <w:numId w:val="56"/>
        </w:numPr>
        <w:suppressAutoHyphens/>
        <w:spacing w:before="240" w:line="100" w:lineRule="atLeast"/>
        <w:jc w:val="both"/>
      </w:pPr>
      <w:r>
        <w:t>La consultation des écrans de monitoring avec une recherche multicritères</w:t>
      </w:r>
    </w:p>
    <w:p w:rsidR="00E56AED" w:rsidP="003D34DB" w:rsidRDefault="00E56AED" w14:paraId="053077C3" w14:textId="77777777">
      <w:pPr>
        <w:numPr>
          <w:ilvl w:val="0"/>
          <w:numId w:val="56"/>
        </w:numPr>
        <w:suppressAutoHyphens/>
        <w:spacing w:before="240" w:line="100" w:lineRule="atLeast"/>
        <w:jc w:val="both"/>
      </w:pPr>
      <w:r>
        <w:t xml:space="preserve"> La visualisation et l'extraction (en fichier Excel natif Megara) de toutes les instances créées dans le système (Opération, contrat et fiche produit)</w:t>
      </w:r>
    </w:p>
    <w:p w:rsidR="00E56AED" w:rsidP="003D34DB" w:rsidRDefault="00E56AED" w14:paraId="2F6F1E7A" w14:textId="77777777">
      <w:pPr>
        <w:numPr>
          <w:ilvl w:val="0"/>
          <w:numId w:val="56"/>
        </w:numPr>
        <w:suppressAutoHyphens/>
        <w:spacing w:before="240" w:line="100" w:lineRule="atLeast"/>
        <w:jc w:val="both"/>
      </w:pPr>
      <w:r>
        <w:t>La génération du reporting.</w:t>
      </w:r>
    </w:p>
    <w:p w:rsidR="00E56AED" w:rsidP="003D34DB" w:rsidRDefault="00E56AED" w14:paraId="54F0EF5B" w14:textId="77777777">
      <w:pPr>
        <w:numPr>
          <w:ilvl w:val="0"/>
          <w:numId w:val="56"/>
        </w:numPr>
        <w:suppressAutoHyphens/>
        <w:spacing w:before="240" w:line="100" w:lineRule="atLeast"/>
        <w:jc w:val="both"/>
      </w:pPr>
      <w:r>
        <w:t>Exploitation des données référentiel : Compte titre, espèce ...</w:t>
      </w:r>
    </w:p>
    <w:p w:rsidR="00E56AED" w:rsidP="003D34DB" w:rsidRDefault="00E56AED" w14:paraId="3A1B6960" w14:textId="77777777">
      <w:pPr>
        <w:pStyle w:val="Style2"/>
        <w:numPr>
          <w:ilvl w:val="1"/>
          <w:numId w:val="3"/>
        </w:numPr>
        <w:jc w:val="both"/>
      </w:pPr>
      <w:bookmarkStart w:name="__DdeLink__9173_516327014" w:id="390"/>
      <w:bookmarkStart w:name="_Toc409973795" w:id="391"/>
      <w:bookmarkEnd w:id="390"/>
      <w:r>
        <w:t>Cas d’utilisation &lt;Création de la fiche produit&gt;</w:t>
      </w:r>
      <w:bookmarkEnd w:id="391"/>
    </w:p>
    <w:p w:rsidR="00E56AED" w:rsidP="003D34DB" w:rsidRDefault="00E56AED" w14:paraId="48A65041" w14:textId="77777777">
      <w:pPr>
        <w:pStyle w:val="Style3"/>
        <w:numPr>
          <w:ilvl w:val="2"/>
          <w:numId w:val="3"/>
        </w:numPr>
        <w:jc w:val="both"/>
      </w:pPr>
      <w:bookmarkStart w:name="_Toc3183521291" w:id="392"/>
      <w:bookmarkStart w:name="_Toc3195687951" w:id="393"/>
      <w:bookmarkStart w:name="_Toc4005288101" w:id="394"/>
      <w:bookmarkStart w:name="_Toc409973796" w:id="395"/>
      <w:bookmarkEnd w:id="392"/>
      <w:bookmarkEnd w:id="393"/>
      <w:bookmarkEnd w:id="394"/>
      <w:r>
        <w:t>Définition et objectif</w:t>
      </w:r>
      <w:bookmarkEnd w:id="395"/>
    </w:p>
    <w:p w:rsidR="00E56AED" w:rsidP="003D34DB" w:rsidRDefault="00E56AED" w14:paraId="2F61B949" w14:textId="77777777">
      <w:pPr>
        <w:pStyle w:val="Paragraphedeliste1"/>
        <w:numPr>
          <w:ilvl w:val="0"/>
          <w:numId w:val="16"/>
        </w:numPr>
        <w:spacing w:before="240" w:line="100" w:lineRule="atLeast"/>
        <w:jc w:val="both"/>
      </w:pPr>
      <w:r>
        <w:t xml:space="preserve">Un écran est dédié à la création de la fiche produit PEA, il s'agit de l'écran de la configuration contractuelle regroupant toutes les conditions à laquelle le client est soumis, les conditions du contrat PEA sont compartimentées par thématique. </w:t>
      </w:r>
    </w:p>
    <w:p w:rsidR="00E56AED" w:rsidP="003D34DB" w:rsidRDefault="00E56AED" w14:paraId="530E0008" w14:textId="77777777">
      <w:pPr>
        <w:pStyle w:val="Style3"/>
        <w:numPr>
          <w:ilvl w:val="2"/>
          <w:numId w:val="3"/>
        </w:numPr>
        <w:jc w:val="both"/>
      </w:pPr>
      <w:bookmarkStart w:name="_Toc3183521301" w:id="396"/>
      <w:bookmarkStart w:name="_Toc3195687961" w:id="397"/>
      <w:bookmarkStart w:name="_Toc4005288111" w:id="398"/>
      <w:bookmarkStart w:name="_Toc409973797" w:id="399"/>
      <w:bookmarkEnd w:id="396"/>
      <w:bookmarkEnd w:id="397"/>
      <w:bookmarkEnd w:id="398"/>
      <w:r>
        <w:t>Pré-conditions</w:t>
      </w:r>
      <w:bookmarkEnd w:id="399"/>
    </w:p>
    <w:p w:rsidR="00E56AED" w:rsidP="003D34DB" w:rsidRDefault="00E56AED" w14:paraId="5B241CEE" w14:textId="77777777">
      <w:pPr>
        <w:pStyle w:val="Paragraphedeliste1"/>
        <w:numPr>
          <w:ilvl w:val="0"/>
          <w:numId w:val="14"/>
        </w:numPr>
        <w:spacing w:before="240" w:after="240" w:line="100" w:lineRule="atLeast"/>
        <w:jc w:val="both"/>
      </w:pPr>
      <w:r>
        <w:t>Pas de pré-conditions à prévoir pour le cas d'utilisation « Création de la fiche produit »</w:t>
      </w:r>
    </w:p>
    <w:p w:rsidR="00E56AED" w:rsidP="003D34DB" w:rsidRDefault="00E56AED" w14:paraId="1376B121" w14:textId="77777777">
      <w:pPr>
        <w:pStyle w:val="Style3"/>
        <w:numPr>
          <w:ilvl w:val="2"/>
          <w:numId w:val="3"/>
        </w:numPr>
        <w:spacing w:before="240" w:after="240" w:line="100" w:lineRule="atLeast"/>
        <w:ind w:right="142"/>
        <w:jc w:val="both"/>
      </w:pPr>
      <w:bookmarkStart w:name="_Toc409973798" w:id="400"/>
      <w:r>
        <w:t>Post-conditions</w:t>
      </w:r>
      <w:bookmarkEnd w:id="400"/>
    </w:p>
    <w:tbl>
      <w:tblPr>
        <w:tblW w:w="0" w:type="auto"/>
        <w:tblInd w:w="-108" w:type="dxa"/>
        <w:tblBorders>
          <w:top w:val="single" w:color="000001" w:sz="4" w:space="0"/>
          <w:left w:val="single" w:color="000001" w:sz="4" w:space="0"/>
          <w:bottom w:val="single" w:color="000001" w:sz="4" w:space="0"/>
          <w:right w:val="single" w:color="000001" w:sz="4" w:space="0"/>
        </w:tblBorders>
        <w:tblCellMar>
          <w:left w:w="10" w:type="dxa"/>
          <w:right w:w="10" w:type="dxa"/>
        </w:tblCellMar>
        <w:tblLook w:val="0000" w:firstRow="0" w:lastRow="0" w:firstColumn="0" w:lastColumn="0" w:noHBand="0" w:noVBand="0"/>
      </w:tblPr>
      <w:tblGrid>
        <w:gridCol w:w="1603"/>
        <w:gridCol w:w="7567"/>
      </w:tblGrid>
      <w:tr w:rsidR="00E56AED" w:rsidTr="00F91AFF" w14:paraId="00F94757" w14:textId="77777777">
        <w:trPr>
          <w:cantSplit/>
          <w:tblHeader/>
        </w:trPr>
        <w:tc>
          <w:tcPr>
            <w:tcW w:w="1610" w:type="dxa"/>
            <w:tcBorders>
              <w:top w:val="single" w:color="000001" w:sz="4" w:space="0"/>
              <w:bottom w:val="single" w:color="000001" w:sz="4" w:space="0"/>
              <w:right w:val="single" w:color="000001" w:sz="4" w:space="0"/>
            </w:tcBorders>
            <w:shd w:val="clear" w:color="auto" w:fill="D9D9D9"/>
            <w:tcMar>
              <w:top w:w="0" w:type="dxa"/>
              <w:left w:w="108" w:type="dxa"/>
              <w:bottom w:w="0" w:type="dxa"/>
              <w:right w:w="108" w:type="dxa"/>
            </w:tcMar>
          </w:tcPr>
          <w:p w:rsidR="00E56AED" w:rsidP="00F91AFF" w:rsidRDefault="00E56AED" w14:paraId="4B75EA39" w14:textId="77777777">
            <w:pPr>
              <w:jc w:val="both"/>
            </w:pPr>
            <w:r>
              <w:rPr>
                <w:b/>
              </w:rPr>
              <w:t>Réf.</w:t>
            </w:r>
          </w:p>
        </w:tc>
        <w:tc>
          <w:tcPr>
            <w:tcW w:w="7607" w:type="dxa"/>
            <w:tcBorders>
              <w:top w:val="single" w:color="000001" w:sz="4" w:space="0"/>
              <w:left w:val="single" w:color="000001" w:sz="4" w:space="0"/>
              <w:bottom w:val="single" w:color="000001" w:sz="4" w:space="0"/>
            </w:tcBorders>
            <w:shd w:val="clear" w:color="auto" w:fill="D9D9D9"/>
            <w:tcMar>
              <w:top w:w="0" w:type="dxa"/>
              <w:left w:w="108" w:type="dxa"/>
              <w:bottom w:w="0" w:type="dxa"/>
              <w:right w:w="108" w:type="dxa"/>
            </w:tcMar>
          </w:tcPr>
          <w:p w:rsidR="00E56AED" w:rsidP="003D34DB" w:rsidRDefault="00E56AED" w14:paraId="05A75F22" w14:textId="77777777">
            <w:pPr>
              <w:numPr>
                <w:ilvl w:val="0"/>
                <w:numId w:val="97"/>
              </w:numPr>
              <w:suppressAutoHyphens/>
              <w:overflowPunct w:val="0"/>
              <w:spacing w:after="200"/>
              <w:jc w:val="both"/>
            </w:pPr>
            <w:r>
              <w:rPr>
                <w:b/>
              </w:rPr>
              <w:t>Description</w:t>
            </w:r>
          </w:p>
        </w:tc>
      </w:tr>
      <w:tr w:rsidR="00E56AED" w:rsidTr="00F91AFF" w14:paraId="3F8E1D14" w14:textId="77777777">
        <w:trPr>
          <w:cantSplit/>
        </w:trPr>
        <w:tc>
          <w:tcPr>
            <w:tcW w:w="1610" w:type="dxa"/>
            <w:tcBorders>
              <w:top w:val="single" w:color="000001" w:sz="4" w:space="0"/>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7632799E" w14:textId="77777777">
            <w:pPr>
              <w:jc w:val="both"/>
            </w:pPr>
            <w:r>
              <w:t>POS-095-1</w:t>
            </w:r>
          </w:p>
        </w:tc>
        <w:tc>
          <w:tcPr>
            <w:tcW w:w="7607" w:type="dxa"/>
            <w:tcBorders>
              <w:top w:val="single" w:color="000001" w:sz="4" w:space="0"/>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09709844" w14:textId="77777777">
            <w:pPr>
              <w:pStyle w:val="Normal1"/>
              <w:jc w:val="both"/>
            </w:pPr>
            <w:r>
              <w:rPr>
                <w:rFonts w:ascii="Calibri" w:hAnsi="Calibri"/>
                <w:i w:val="0"/>
                <w:sz w:val="22"/>
                <w:szCs w:val="22"/>
              </w:rPr>
              <w:t>Saisie du type du client : Résident, Majeure, MRE</w:t>
            </w:r>
          </w:p>
        </w:tc>
      </w:tr>
      <w:tr w:rsidR="00E56AED" w:rsidTr="00F91AFF" w14:paraId="23757AEF" w14:textId="77777777">
        <w:trPr>
          <w:cantSplit/>
        </w:trPr>
        <w:tc>
          <w:tcPr>
            <w:tcW w:w="1610"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49FE60D5" w14:textId="77777777">
            <w:pPr>
              <w:jc w:val="both"/>
            </w:pPr>
            <w:r>
              <w:t xml:space="preserve">POS-095-2 </w:t>
            </w:r>
          </w:p>
        </w:tc>
        <w:tc>
          <w:tcPr>
            <w:tcW w:w="7607"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3ED599AE" w14:textId="77777777">
            <w:pPr>
              <w:pStyle w:val="Normal1"/>
              <w:jc w:val="both"/>
            </w:pPr>
            <w:r>
              <w:rPr>
                <w:rFonts w:ascii="Calibri" w:hAnsi="Calibri"/>
                <w:i w:val="0"/>
                <w:sz w:val="22"/>
                <w:szCs w:val="22"/>
              </w:rPr>
              <w:t>Saisie de la durée du PEA</w:t>
            </w:r>
          </w:p>
        </w:tc>
      </w:tr>
      <w:tr w:rsidR="00E56AED" w:rsidTr="00F91AFF" w14:paraId="68782ABD" w14:textId="77777777">
        <w:trPr>
          <w:cantSplit/>
        </w:trPr>
        <w:tc>
          <w:tcPr>
            <w:tcW w:w="1610"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6CF9EAAE" w14:textId="77777777">
            <w:pPr>
              <w:jc w:val="both"/>
            </w:pPr>
            <w:r>
              <w:t xml:space="preserve">POS-095-3 </w:t>
            </w:r>
          </w:p>
        </w:tc>
        <w:tc>
          <w:tcPr>
            <w:tcW w:w="7607"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4AACF678" w14:textId="77777777">
            <w:pPr>
              <w:pStyle w:val="Normal1"/>
              <w:jc w:val="both"/>
            </w:pPr>
            <w:r>
              <w:rPr>
                <w:rFonts w:ascii="Calibri" w:hAnsi="Calibri"/>
                <w:i w:val="0"/>
                <w:sz w:val="22"/>
                <w:szCs w:val="22"/>
              </w:rPr>
              <w:t>Saisie du placement initial minimal</w:t>
            </w:r>
          </w:p>
        </w:tc>
      </w:tr>
      <w:tr w:rsidR="00E56AED" w:rsidTr="00F91AFF" w14:paraId="629D9D3F" w14:textId="77777777">
        <w:trPr>
          <w:cantSplit/>
        </w:trPr>
        <w:tc>
          <w:tcPr>
            <w:tcW w:w="1610"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650C89FF" w14:textId="77777777">
            <w:pPr>
              <w:jc w:val="both"/>
            </w:pPr>
            <w:r>
              <w:t xml:space="preserve">POS-095-4 </w:t>
            </w:r>
          </w:p>
        </w:tc>
        <w:tc>
          <w:tcPr>
            <w:tcW w:w="7607"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2D16E6B6" w14:textId="77777777">
            <w:pPr>
              <w:pStyle w:val="Normal1"/>
              <w:jc w:val="both"/>
            </w:pPr>
            <w:r>
              <w:rPr>
                <w:rFonts w:ascii="Calibri" w:hAnsi="Calibri"/>
                <w:i w:val="0"/>
                <w:sz w:val="22"/>
                <w:szCs w:val="22"/>
              </w:rPr>
              <w:t>Saisie de l'exonération sur les taxes : TPA et TPCVM</w:t>
            </w:r>
          </w:p>
        </w:tc>
      </w:tr>
      <w:tr w:rsidR="00E56AED" w:rsidTr="00F91AFF" w14:paraId="709E2C2A" w14:textId="77777777">
        <w:trPr>
          <w:cantSplit/>
        </w:trPr>
        <w:tc>
          <w:tcPr>
            <w:tcW w:w="1610"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53A65E84" w14:textId="77777777">
            <w:pPr>
              <w:jc w:val="both"/>
            </w:pPr>
            <w:r>
              <w:t xml:space="preserve">POS-095-5 </w:t>
            </w:r>
          </w:p>
        </w:tc>
        <w:tc>
          <w:tcPr>
            <w:tcW w:w="7607"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3084C59F" w14:textId="77777777">
            <w:pPr>
              <w:pStyle w:val="Normal1"/>
              <w:jc w:val="both"/>
            </w:pPr>
            <w:r>
              <w:rPr>
                <w:rFonts w:ascii="Calibri" w:hAnsi="Calibri"/>
                <w:i w:val="0"/>
                <w:sz w:val="22"/>
                <w:szCs w:val="22"/>
              </w:rPr>
              <w:t>Saisie des moyens d'alimentation du compte espèce</w:t>
            </w:r>
          </w:p>
        </w:tc>
      </w:tr>
      <w:tr w:rsidR="00E56AED" w:rsidTr="00F91AFF" w14:paraId="4FC5B2CD" w14:textId="77777777">
        <w:trPr>
          <w:cantSplit/>
        </w:trPr>
        <w:tc>
          <w:tcPr>
            <w:tcW w:w="1610"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7F114B6E" w14:textId="77777777">
            <w:pPr>
              <w:jc w:val="both"/>
            </w:pPr>
            <w:r>
              <w:t xml:space="preserve">POS-095-6 </w:t>
            </w:r>
          </w:p>
        </w:tc>
        <w:tc>
          <w:tcPr>
            <w:tcW w:w="7607"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5587A4AF" w14:textId="77777777">
            <w:pPr>
              <w:pStyle w:val="Normal1"/>
              <w:jc w:val="both"/>
            </w:pPr>
            <w:r>
              <w:rPr>
                <w:rFonts w:ascii="Calibri" w:hAnsi="Calibri"/>
                <w:i w:val="0"/>
                <w:sz w:val="22"/>
                <w:szCs w:val="22"/>
              </w:rPr>
              <w:t>Saisie du plafond du versement</w:t>
            </w:r>
          </w:p>
        </w:tc>
      </w:tr>
      <w:tr w:rsidR="00E56AED" w:rsidTr="00F91AFF" w14:paraId="3981EF91" w14:textId="77777777">
        <w:trPr>
          <w:cantSplit/>
        </w:trPr>
        <w:tc>
          <w:tcPr>
            <w:tcW w:w="1610"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6E694B85" w14:textId="77777777">
            <w:pPr>
              <w:jc w:val="both"/>
            </w:pPr>
            <w:r>
              <w:t xml:space="preserve">POS-095-7 </w:t>
            </w:r>
          </w:p>
        </w:tc>
        <w:tc>
          <w:tcPr>
            <w:tcW w:w="7607"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5883207B" w14:textId="77777777">
            <w:pPr>
              <w:pStyle w:val="Normal1"/>
              <w:jc w:val="both"/>
            </w:pPr>
            <w:r>
              <w:rPr>
                <w:rFonts w:ascii="Calibri" w:hAnsi="Calibri"/>
                <w:i w:val="0"/>
                <w:sz w:val="22"/>
                <w:szCs w:val="22"/>
              </w:rPr>
              <w:t>Saisie du versement minimal par année</w:t>
            </w:r>
          </w:p>
        </w:tc>
      </w:tr>
      <w:tr w:rsidR="00E56AED" w:rsidTr="00F91AFF" w14:paraId="17D6E948" w14:textId="77777777">
        <w:trPr>
          <w:cantSplit/>
        </w:trPr>
        <w:tc>
          <w:tcPr>
            <w:tcW w:w="1610"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48D06232" w14:textId="77777777">
            <w:pPr>
              <w:jc w:val="both"/>
            </w:pPr>
            <w:r>
              <w:t xml:space="preserve">POS-095-8 </w:t>
            </w:r>
          </w:p>
        </w:tc>
        <w:tc>
          <w:tcPr>
            <w:tcW w:w="7607"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7D53EDCE" w14:textId="77777777">
            <w:pPr>
              <w:pStyle w:val="Normal1"/>
              <w:jc w:val="both"/>
            </w:pPr>
            <w:r>
              <w:rPr>
                <w:rFonts w:ascii="Calibri" w:hAnsi="Calibri"/>
                <w:i w:val="0"/>
                <w:sz w:val="22"/>
                <w:szCs w:val="22"/>
              </w:rPr>
              <w:t>Saisie des titres de placement</w:t>
            </w:r>
          </w:p>
        </w:tc>
      </w:tr>
      <w:tr w:rsidR="00E56AED" w:rsidTr="00F91AFF" w14:paraId="7A38FFA1" w14:textId="77777777">
        <w:trPr>
          <w:cantSplit/>
        </w:trPr>
        <w:tc>
          <w:tcPr>
            <w:tcW w:w="1610"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2AC022EF" w14:textId="77777777">
            <w:pPr>
              <w:jc w:val="both"/>
            </w:pPr>
            <w:r>
              <w:t xml:space="preserve">POS-095-9 </w:t>
            </w:r>
          </w:p>
        </w:tc>
        <w:tc>
          <w:tcPr>
            <w:tcW w:w="7607"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2808F202" w14:textId="77777777">
            <w:pPr>
              <w:pStyle w:val="Normal1"/>
              <w:jc w:val="both"/>
            </w:pPr>
            <w:r>
              <w:rPr>
                <w:rFonts w:ascii="Calibri" w:hAnsi="Calibri"/>
                <w:i w:val="0"/>
                <w:sz w:val="22"/>
                <w:szCs w:val="22"/>
              </w:rPr>
              <w:t>Saisie des types de transactions</w:t>
            </w:r>
          </w:p>
        </w:tc>
      </w:tr>
      <w:tr w:rsidR="00E56AED" w:rsidTr="00F91AFF" w14:paraId="586008AE" w14:textId="77777777">
        <w:trPr>
          <w:cantSplit/>
        </w:trPr>
        <w:tc>
          <w:tcPr>
            <w:tcW w:w="1610"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77B3B992" w14:textId="77777777">
            <w:pPr>
              <w:jc w:val="both"/>
            </w:pPr>
            <w:r>
              <w:t>POS-095-10</w:t>
            </w:r>
          </w:p>
        </w:tc>
        <w:tc>
          <w:tcPr>
            <w:tcW w:w="7607" w:type="dxa"/>
            <w:tcBorders>
              <w:left w:val="single" w:color="000001" w:sz="4" w:space="0"/>
              <w:bottom w:val="single" w:color="000001" w:sz="4" w:space="0"/>
            </w:tcBorders>
            <w:shd w:val="clear" w:color="auto" w:fill="FFFFFF"/>
            <w:tcMar>
              <w:top w:w="0" w:type="dxa"/>
              <w:left w:w="108" w:type="dxa"/>
              <w:bottom w:w="0" w:type="dxa"/>
              <w:right w:w="108" w:type="dxa"/>
            </w:tcMar>
          </w:tcPr>
          <w:p w:rsidRPr="007C0DD4" w:rsidR="00E56AED" w:rsidP="00F91AFF" w:rsidRDefault="00E56AED" w14:paraId="44E3206F" w14:textId="77777777">
            <w:pPr>
              <w:pStyle w:val="Normal1"/>
              <w:jc w:val="both"/>
              <w:rPr>
                <w:rFonts w:ascii="Calibri" w:hAnsi="Calibri"/>
                <w:i w:val="0"/>
                <w:sz w:val="22"/>
                <w:szCs w:val="22"/>
              </w:rPr>
            </w:pPr>
            <w:r w:rsidRPr="007C0DD4">
              <w:rPr>
                <w:rFonts w:ascii="Calibri" w:hAnsi="Calibri"/>
                <w:i w:val="0"/>
                <w:sz w:val="22"/>
                <w:szCs w:val="22"/>
              </w:rPr>
              <w:t>Saisie du mode de financement</w:t>
            </w:r>
          </w:p>
        </w:tc>
      </w:tr>
      <w:tr w:rsidR="00E56AED" w:rsidTr="00F91AFF" w14:paraId="7B2B23C6" w14:textId="77777777">
        <w:trPr>
          <w:cantSplit/>
        </w:trPr>
        <w:tc>
          <w:tcPr>
            <w:tcW w:w="1610"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7739EA8D" w14:textId="77777777">
            <w:pPr>
              <w:jc w:val="both"/>
            </w:pPr>
            <w:r>
              <w:t>POS-095-11</w:t>
            </w:r>
          </w:p>
        </w:tc>
        <w:tc>
          <w:tcPr>
            <w:tcW w:w="7607" w:type="dxa"/>
            <w:tcBorders>
              <w:left w:val="single" w:color="000001" w:sz="4" w:space="0"/>
              <w:bottom w:val="single" w:color="000001" w:sz="4" w:space="0"/>
            </w:tcBorders>
            <w:shd w:val="clear" w:color="auto" w:fill="FFFFFF"/>
            <w:tcMar>
              <w:top w:w="0" w:type="dxa"/>
              <w:left w:w="108" w:type="dxa"/>
              <w:bottom w:w="0" w:type="dxa"/>
              <w:right w:w="108" w:type="dxa"/>
            </w:tcMar>
          </w:tcPr>
          <w:p w:rsidRPr="007C0DD4" w:rsidR="00E56AED" w:rsidP="00F91AFF" w:rsidRDefault="00E56AED" w14:paraId="03E82048" w14:textId="77777777">
            <w:pPr>
              <w:pStyle w:val="Normal1"/>
              <w:jc w:val="both"/>
              <w:rPr>
                <w:rFonts w:ascii="Calibri" w:hAnsi="Calibri"/>
                <w:i w:val="0"/>
                <w:sz w:val="22"/>
                <w:szCs w:val="22"/>
              </w:rPr>
            </w:pPr>
            <w:r w:rsidRPr="007C0DD4">
              <w:rPr>
                <w:rFonts w:ascii="Calibri" w:hAnsi="Calibri"/>
                <w:i w:val="0"/>
                <w:sz w:val="22"/>
                <w:szCs w:val="22"/>
              </w:rPr>
              <w:t>Saisie de la fréquence de versement</w:t>
            </w:r>
          </w:p>
        </w:tc>
      </w:tr>
      <w:tr w:rsidR="00E56AED" w:rsidTr="00F91AFF" w14:paraId="00231065" w14:textId="77777777">
        <w:trPr>
          <w:cantSplit/>
        </w:trPr>
        <w:tc>
          <w:tcPr>
            <w:tcW w:w="1610"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410856EB" w14:textId="77777777">
            <w:pPr>
              <w:jc w:val="both"/>
            </w:pPr>
            <w:r>
              <w:t xml:space="preserve">POS-095-12 </w:t>
            </w:r>
          </w:p>
        </w:tc>
        <w:tc>
          <w:tcPr>
            <w:tcW w:w="7607"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77FB561A" w14:textId="77777777">
            <w:pPr>
              <w:pStyle w:val="Normal1"/>
              <w:jc w:val="both"/>
            </w:pPr>
            <w:r>
              <w:rPr>
                <w:rFonts w:ascii="Calibri" w:hAnsi="Calibri"/>
                <w:i w:val="0"/>
                <w:sz w:val="22"/>
                <w:szCs w:val="22"/>
              </w:rPr>
              <w:t>Saisie des conditions de clôture (Champs texte libre)</w:t>
            </w:r>
          </w:p>
        </w:tc>
      </w:tr>
      <w:tr w:rsidR="00E56AED" w:rsidTr="00F91AFF" w14:paraId="0178FBE7" w14:textId="77777777">
        <w:trPr>
          <w:cantSplit/>
        </w:trPr>
        <w:tc>
          <w:tcPr>
            <w:tcW w:w="1610"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5C38AA5D" w14:textId="77777777">
            <w:pPr>
              <w:jc w:val="both"/>
            </w:pPr>
            <w:r>
              <w:t xml:space="preserve">POS-095-13 </w:t>
            </w:r>
          </w:p>
        </w:tc>
        <w:tc>
          <w:tcPr>
            <w:tcW w:w="7607"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04EC8A0E" w14:textId="77777777">
            <w:pPr>
              <w:pStyle w:val="Normal1"/>
              <w:jc w:val="both"/>
            </w:pPr>
            <w:r>
              <w:rPr>
                <w:rFonts w:ascii="Calibri" w:hAnsi="Calibri"/>
                <w:i w:val="0"/>
                <w:sz w:val="22"/>
                <w:szCs w:val="22"/>
              </w:rPr>
              <w:t>Saisie des conditions de résiliation (Champs texte libre)</w:t>
            </w:r>
          </w:p>
        </w:tc>
      </w:tr>
    </w:tbl>
    <w:p w:rsidR="00E56AED" w:rsidP="006B05E2" w:rsidRDefault="00E56AED" w14:paraId="196484F8" w14:textId="77777777">
      <w:pPr>
        <w:pStyle w:val="Style3"/>
        <w:tabs>
          <w:tab w:val="clear" w:pos="360"/>
        </w:tabs>
        <w:spacing w:before="240" w:after="240" w:line="100" w:lineRule="atLeast"/>
        <w:ind w:left="720" w:right="142" w:firstLine="0"/>
        <w:jc w:val="both"/>
      </w:pPr>
    </w:p>
    <w:p w:rsidR="00E56AED" w:rsidP="002F5C7D" w:rsidRDefault="00E56AED" w14:paraId="404DCC7A" w14:textId="77777777">
      <w:pPr>
        <w:spacing w:before="240" w:after="240" w:line="100" w:lineRule="atLeast"/>
        <w:ind w:right="142"/>
        <w:jc w:val="both"/>
      </w:pPr>
      <w:bookmarkStart w:name="__DdeLink__9173_5163270141" w:id="401"/>
      <w:bookmarkEnd w:id="401"/>
    </w:p>
    <w:p w:rsidRPr="005E375D" w:rsidR="00E56AED" w:rsidP="003D34DB" w:rsidRDefault="00E56AED" w14:paraId="03AA3403" w14:textId="77777777">
      <w:pPr>
        <w:pStyle w:val="Style3"/>
        <w:numPr>
          <w:ilvl w:val="2"/>
          <w:numId w:val="3"/>
        </w:numPr>
        <w:spacing w:before="240" w:after="240" w:line="100" w:lineRule="atLeast"/>
        <w:ind w:right="142"/>
        <w:jc w:val="both"/>
      </w:pPr>
      <w:bookmarkStart w:name="_Toc409973799" w:id="402"/>
      <w:r w:rsidRPr="005E375D">
        <w:t>Diagramme d’activité</w:t>
      </w:r>
      <w:bookmarkEnd w:id="402"/>
    </w:p>
    <w:p w:rsidR="00E56AED" w:rsidP="002F5C7D" w:rsidRDefault="00E56AED" w14:paraId="3399FE0E" w14:textId="77777777">
      <w:pPr>
        <w:jc w:val="both"/>
        <w:rPr>
          <w:color w:val="000000"/>
          <w:sz w:val="20"/>
          <w:szCs w:val="20"/>
        </w:rPr>
      </w:pPr>
      <w:r>
        <w:rPr>
          <w:color w:val="000000"/>
          <w:sz w:val="20"/>
          <w:szCs w:val="20"/>
        </w:rPr>
        <w:t xml:space="preserve">[Pas d'écran disponible a ce niveau] </w:t>
      </w:r>
    </w:p>
    <w:p w:rsidR="00E56AED" w:rsidP="002F5C7D" w:rsidRDefault="00E56AED" w14:paraId="35B423F2" w14:textId="77777777">
      <w:pPr>
        <w:jc w:val="both"/>
      </w:pPr>
    </w:p>
    <w:p w:rsidRPr="005E375D" w:rsidR="00E56AED" w:rsidP="003D34DB" w:rsidRDefault="00E56AED" w14:paraId="5AD3D1FB" w14:textId="77777777">
      <w:pPr>
        <w:pStyle w:val="Style3"/>
        <w:numPr>
          <w:ilvl w:val="2"/>
          <w:numId w:val="3"/>
        </w:numPr>
        <w:spacing w:before="240" w:after="240" w:line="100" w:lineRule="atLeast"/>
        <w:ind w:right="142"/>
        <w:jc w:val="both"/>
      </w:pPr>
      <w:bookmarkStart w:name="_Toc409973800" w:id="403"/>
      <w:r w:rsidRPr="005E375D">
        <w:t>Règles de gestion</w:t>
      </w:r>
      <w:bookmarkEnd w:id="403"/>
    </w:p>
    <w:p w:rsidR="00E56AED" w:rsidP="002F5C7D" w:rsidRDefault="00E56AED" w14:paraId="0B2B6693" w14:textId="77777777">
      <w:pPr>
        <w:jc w:val="both"/>
      </w:pPr>
    </w:p>
    <w:tbl>
      <w:tblPr>
        <w:tblW w:w="0" w:type="auto"/>
        <w:tblInd w:w="-108" w:type="dxa"/>
        <w:tblBorders>
          <w:top w:val="single" w:color="000001" w:sz="4" w:space="0"/>
          <w:left w:val="single" w:color="000001" w:sz="4" w:space="0"/>
          <w:bottom w:val="single" w:color="000001" w:sz="4" w:space="0"/>
          <w:right w:val="single" w:color="000001" w:sz="4" w:space="0"/>
        </w:tblBorders>
        <w:tblCellMar>
          <w:left w:w="10" w:type="dxa"/>
          <w:right w:w="10" w:type="dxa"/>
        </w:tblCellMar>
        <w:tblLook w:val="0000" w:firstRow="0" w:lastRow="0" w:firstColumn="0" w:lastColumn="0" w:noHBand="0" w:noVBand="0"/>
      </w:tblPr>
      <w:tblGrid>
        <w:gridCol w:w="1603"/>
        <w:gridCol w:w="7567"/>
      </w:tblGrid>
      <w:tr w:rsidR="00E56AED" w:rsidTr="00F91AFF" w14:paraId="1D3F869D" w14:textId="77777777">
        <w:trPr>
          <w:cantSplit/>
          <w:tblHeader/>
        </w:trPr>
        <w:tc>
          <w:tcPr>
            <w:tcW w:w="1610" w:type="dxa"/>
            <w:tcBorders>
              <w:top w:val="single" w:color="000001" w:sz="4" w:space="0"/>
              <w:bottom w:val="single" w:color="000001" w:sz="4" w:space="0"/>
              <w:right w:val="single" w:color="000001" w:sz="4" w:space="0"/>
            </w:tcBorders>
            <w:shd w:val="clear" w:color="auto" w:fill="D9D9D9"/>
            <w:tcMar>
              <w:top w:w="0" w:type="dxa"/>
              <w:left w:w="108" w:type="dxa"/>
              <w:bottom w:w="0" w:type="dxa"/>
              <w:right w:w="108" w:type="dxa"/>
            </w:tcMar>
          </w:tcPr>
          <w:p w:rsidR="00E56AED" w:rsidP="00F91AFF" w:rsidRDefault="00E56AED" w14:paraId="1B0AC775" w14:textId="77777777">
            <w:pPr>
              <w:jc w:val="both"/>
            </w:pPr>
            <w:r>
              <w:rPr>
                <w:b/>
              </w:rPr>
              <w:t>Réf.</w:t>
            </w:r>
          </w:p>
        </w:tc>
        <w:tc>
          <w:tcPr>
            <w:tcW w:w="7607" w:type="dxa"/>
            <w:tcBorders>
              <w:top w:val="single" w:color="000001" w:sz="4" w:space="0"/>
              <w:left w:val="single" w:color="000001" w:sz="4" w:space="0"/>
              <w:bottom w:val="single" w:color="000001" w:sz="4" w:space="0"/>
            </w:tcBorders>
            <w:shd w:val="clear" w:color="auto" w:fill="D9D9D9"/>
            <w:tcMar>
              <w:top w:w="0" w:type="dxa"/>
              <w:left w:w="108" w:type="dxa"/>
              <w:bottom w:w="0" w:type="dxa"/>
              <w:right w:w="108" w:type="dxa"/>
            </w:tcMar>
          </w:tcPr>
          <w:p w:rsidR="00E56AED" w:rsidP="003D34DB" w:rsidRDefault="00E56AED" w14:paraId="079293DF" w14:textId="77777777">
            <w:pPr>
              <w:numPr>
                <w:ilvl w:val="0"/>
                <w:numId w:val="97"/>
              </w:numPr>
              <w:suppressAutoHyphens/>
              <w:overflowPunct w:val="0"/>
              <w:spacing w:after="200"/>
              <w:jc w:val="both"/>
            </w:pPr>
            <w:r>
              <w:rPr>
                <w:b/>
              </w:rPr>
              <w:t>Description</w:t>
            </w:r>
          </w:p>
        </w:tc>
      </w:tr>
      <w:tr w:rsidR="00E56AED" w:rsidTr="00F91AFF" w14:paraId="1C343216" w14:textId="77777777">
        <w:trPr>
          <w:cantSplit/>
        </w:trPr>
        <w:tc>
          <w:tcPr>
            <w:tcW w:w="1610" w:type="dxa"/>
            <w:tcBorders>
              <w:top w:val="single" w:color="000001" w:sz="4" w:space="0"/>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291BFC25" w14:textId="77777777">
            <w:pPr>
              <w:jc w:val="both"/>
            </w:pPr>
            <w:r>
              <w:t>RG-095-1</w:t>
            </w:r>
          </w:p>
        </w:tc>
        <w:tc>
          <w:tcPr>
            <w:tcW w:w="7607" w:type="dxa"/>
            <w:tcBorders>
              <w:top w:val="single" w:color="000001" w:sz="4" w:space="0"/>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31A4D961" w14:textId="77777777">
            <w:pPr>
              <w:pStyle w:val="Normal1"/>
              <w:jc w:val="both"/>
            </w:pPr>
            <w:r>
              <w:rPr>
                <w:rFonts w:ascii="Calibri" w:hAnsi="Calibri"/>
                <w:i w:val="0"/>
                <w:sz w:val="22"/>
                <w:szCs w:val="22"/>
              </w:rPr>
              <w:t>La saisie de l'identifiant fiche de produit est obligatoire</w:t>
            </w:r>
          </w:p>
        </w:tc>
      </w:tr>
      <w:tr w:rsidR="00E56AED" w:rsidTr="00F91AFF" w14:paraId="4FA4E3C5" w14:textId="77777777">
        <w:trPr>
          <w:cantSplit/>
        </w:trPr>
        <w:tc>
          <w:tcPr>
            <w:tcW w:w="1610"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19723349" w14:textId="77777777">
            <w:pPr>
              <w:jc w:val="both"/>
            </w:pPr>
            <w:r>
              <w:t>RG-095-2</w:t>
            </w:r>
          </w:p>
        </w:tc>
        <w:tc>
          <w:tcPr>
            <w:tcW w:w="7607"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4D264153" w14:textId="77777777">
            <w:pPr>
              <w:pStyle w:val="Normal1"/>
              <w:jc w:val="both"/>
            </w:pPr>
            <w:r>
              <w:rPr>
                <w:rFonts w:ascii="Calibri" w:hAnsi="Calibri"/>
                <w:i w:val="0"/>
                <w:sz w:val="22"/>
                <w:szCs w:val="22"/>
              </w:rPr>
              <w:t>La valeur du champ durée de la PEA est un nombre</w:t>
            </w:r>
          </w:p>
        </w:tc>
      </w:tr>
      <w:tr w:rsidR="00E56AED" w:rsidTr="00F91AFF" w14:paraId="7664B5D7" w14:textId="77777777">
        <w:trPr>
          <w:cantSplit/>
        </w:trPr>
        <w:tc>
          <w:tcPr>
            <w:tcW w:w="1610"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03C2D583" w14:textId="77777777">
            <w:pPr>
              <w:jc w:val="both"/>
            </w:pPr>
            <w:r>
              <w:t>RG-095-3</w:t>
            </w:r>
          </w:p>
        </w:tc>
        <w:tc>
          <w:tcPr>
            <w:tcW w:w="7607"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6485A701" w14:textId="77777777">
            <w:pPr>
              <w:pStyle w:val="Normal1"/>
              <w:jc w:val="both"/>
            </w:pPr>
            <w:r>
              <w:rPr>
                <w:rFonts w:ascii="Calibri" w:hAnsi="Calibri"/>
                <w:i w:val="0"/>
                <w:sz w:val="22"/>
                <w:szCs w:val="22"/>
              </w:rPr>
              <w:t>La valeur du champ placement initial minimal est un nombre</w:t>
            </w:r>
          </w:p>
        </w:tc>
      </w:tr>
      <w:tr w:rsidR="00E56AED" w:rsidTr="00F91AFF" w14:paraId="2C15B069" w14:textId="77777777">
        <w:trPr>
          <w:cantSplit/>
        </w:trPr>
        <w:tc>
          <w:tcPr>
            <w:tcW w:w="1610"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10A0E934" w14:textId="77777777">
            <w:pPr>
              <w:jc w:val="both"/>
            </w:pPr>
            <w:r>
              <w:t>RG-095-4</w:t>
            </w:r>
          </w:p>
        </w:tc>
        <w:tc>
          <w:tcPr>
            <w:tcW w:w="7607"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081F192E" w14:textId="77777777">
            <w:pPr>
              <w:pStyle w:val="Normal1"/>
              <w:jc w:val="both"/>
            </w:pPr>
            <w:r>
              <w:rPr>
                <w:rFonts w:ascii="Calibri" w:hAnsi="Calibri"/>
                <w:i w:val="0"/>
                <w:sz w:val="22"/>
                <w:szCs w:val="22"/>
              </w:rPr>
              <w:t>La valeur des champs TPA et TPCVM est 0</w:t>
            </w:r>
          </w:p>
        </w:tc>
      </w:tr>
      <w:tr w:rsidR="00E56AED" w:rsidTr="00F91AFF" w14:paraId="0BCB3E0A" w14:textId="77777777">
        <w:trPr>
          <w:cantSplit/>
        </w:trPr>
        <w:tc>
          <w:tcPr>
            <w:tcW w:w="1610"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571D768C" w14:textId="77777777">
            <w:pPr>
              <w:jc w:val="both"/>
            </w:pPr>
            <w:r>
              <w:t>RG-095-5</w:t>
            </w:r>
          </w:p>
        </w:tc>
        <w:tc>
          <w:tcPr>
            <w:tcW w:w="7607"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2059C0DD" w14:textId="77777777">
            <w:pPr>
              <w:pStyle w:val="Normal1"/>
              <w:jc w:val="both"/>
            </w:pPr>
            <w:r>
              <w:rPr>
                <w:rFonts w:ascii="Calibri" w:hAnsi="Calibri"/>
                <w:i w:val="0"/>
                <w:sz w:val="22"/>
                <w:szCs w:val="22"/>
              </w:rPr>
              <w:t>Les moyens d'alimentation du compte espèce PEA sont :</w:t>
            </w:r>
          </w:p>
          <w:p w:rsidR="00E56AED" w:rsidP="003D34DB" w:rsidRDefault="00E56AED" w14:paraId="2E489642" w14:textId="77777777">
            <w:pPr>
              <w:pStyle w:val="Normal1"/>
              <w:numPr>
                <w:ilvl w:val="0"/>
                <w:numId w:val="100"/>
              </w:numPr>
              <w:suppressAutoHyphens/>
              <w:overflowPunct w:val="0"/>
              <w:spacing w:after="200" w:line="100" w:lineRule="atLeast"/>
              <w:jc w:val="both"/>
            </w:pPr>
            <w:r>
              <w:rPr>
                <w:rFonts w:ascii="Calibri" w:hAnsi="Calibri"/>
                <w:i w:val="0"/>
                <w:sz w:val="22"/>
                <w:szCs w:val="22"/>
              </w:rPr>
              <w:t>Virement Permanant</w:t>
            </w:r>
          </w:p>
          <w:p w:rsidR="00E56AED" w:rsidP="003D34DB" w:rsidRDefault="00E56AED" w14:paraId="31B92FC1" w14:textId="77777777">
            <w:pPr>
              <w:pStyle w:val="Normal1"/>
              <w:numPr>
                <w:ilvl w:val="0"/>
                <w:numId w:val="100"/>
              </w:numPr>
              <w:suppressAutoHyphens/>
              <w:overflowPunct w:val="0"/>
              <w:spacing w:after="200" w:line="100" w:lineRule="atLeast"/>
              <w:jc w:val="both"/>
            </w:pPr>
            <w:r>
              <w:rPr>
                <w:rFonts w:ascii="Calibri" w:hAnsi="Calibri"/>
                <w:i w:val="0"/>
                <w:sz w:val="22"/>
                <w:szCs w:val="22"/>
              </w:rPr>
              <w:t>Virement Bancaire</w:t>
            </w:r>
          </w:p>
          <w:p w:rsidR="00E56AED" w:rsidP="003D34DB" w:rsidRDefault="00E56AED" w14:paraId="2869C76C" w14:textId="77777777">
            <w:pPr>
              <w:pStyle w:val="Normal1"/>
              <w:numPr>
                <w:ilvl w:val="0"/>
                <w:numId w:val="100"/>
              </w:numPr>
              <w:suppressAutoHyphens/>
              <w:overflowPunct w:val="0"/>
              <w:spacing w:after="200" w:line="100" w:lineRule="atLeast"/>
              <w:jc w:val="both"/>
            </w:pPr>
            <w:r>
              <w:rPr>
                <w:rFonts w:ascii="Calibri" w:hAnsi="Calibri"/>
                <w:i w:val="0"/>
                <w:sz w:val="22"/>
                <w:szCs w:val="22"/>
              </w:rPr>
              <w:t>Remise de chèque</w:t>
            </w:r>
          </w:p>
          <w:p w:rsidR="00E56AED" w:rsidP="003D34DB" w:rsidRDefault="00E56AED" w14:paraId="7D143892" w14:textId="77777777">
            <w:pPr>
              <w:pStyle w:val="Normal1"/>
              <w:numPr>
                <w:ilvl w:val="0"/>
                <w:numId w:val="100"/>
              </w:numPr>
              <w:suppressAutoHyphens/>
              <w:overflowPunct w:val="0"/>
              <w:spacing w:after="200" w:line="100" w:lineRule="atLeast"/>
              <w:jc w:val="both"/>
            </w:pPr>
            <w:r>
              <w:rPr>
                <w:rFonts w:ascii="Calibri" w:hAnsi="Calibri"/>
                <w:i w:val="0"/>
                <w:sz w:val="22"/>
                <w:szCs w:val="22"/>
              </w:rPr>
              <w:t>Versement espèce</w:t>
            </w:r>
          </w:p>
        </w:tc>
      </w:tr>
      <w:tr w:rsidR="00E56AED" w:rsidTr="00F91AFF" w14:paraId="2D5240AE" w14:textId="77777777">
        <w:trPr>
          <w:cantSplit/>
        </w:trPr>
        <w:tc>
          <w:tcPr>
            <w:tcW w:w="1610"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0F17C8FF" w14:textId="77777777">
            <w:pPr>
              <w:jc w:val="both"/>
            </w:pPr>
            <w:r>
              <w:t>RG-095-6</w:t>
            </w:r>
          </w:p>
        </w:tc>
        <w:tc>
          <w:tcPr>
            <w:tcW w:w="7607"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1E869D6E" w14:textId="77777777">
            <w:pPr>
              <w:pStyle w:val="Normal1"/>
              <w:jc w:val="both"/>
            </w:pPr>
            <w:r>
              <w:rPr>
                <w:rFonts w:ascii="Calibri" w:hAnsi="Calibri"/>
                <w:i w:val="0"/>
                <w:sz w:val="22"/>
                <w:szCs w:val="22"/>
              </w:rPr>
              <w:t>La valeur du champ plafond du versement est un nombre</w:t>
            </w:r>
          </w:p>
        </w:tc>
      </w:tr>
      <w:tr w:rsidR="00E56AED" w:rsidTr="00F91AFF" w14:paraId="23FA4C18" w14:textId="77777777">
        <w:trPr>
          <w:cantSplit/>
        </w:trPr>
        <w:tc>
          <w:tcPr>
            <w:tcW w:w="1610"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47882422" w14:textId="77777777">
            <w:pPr>
              <w:jc w:val="both"/>
            </w:pPr>
            <w:r>
              <w:t>RG-095-7</w:t>
            </w:r>
          </w:p>
        </w:tc>
        <w:tc>
          <w:tcPr>
            <w:tcW w:w="7607"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4CDF0CC9" w14:textId="77777777">
            <w:pPr>
              <w:pStyle w:val="Normal1"/>
              <w:jc w:val="both"/>
            </w:pPr>
            <w:r>
              <w:rPr>
                <w:rFonts w:ascii="Calibri" w:hAnsi="Calibri"/>
                <w:i w:val="0"/>
                <w:sz w:val="22"/>
                <w:szCs w:val="22"/>
              </w:rPr>
              <w:t>La valeur du champ versement minimal par année est un nombre</w:t>
            </w:r>
          </w:p>
        </w:tc>
      </w:tr>
      <w:tr w:rsidR="00E56AED" w:rsidTr="00F91AFF" w14:paraId="5BD01C2C" w14:textId="77777777">
        <w:trPr>
          <w:cantSplit/>
        </w:trPr>
        <w:tc>
          <w:tcPr>
            <w:tcW w:w="1610"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5445FCB9" w14:textId="77777777">
            <w:pPr>
              <w:jc w:val="both"/>
            </w:pPr>
            <w:r>
              <w:t>RG-095-8</w:t>
            </w:r>
          </w:p>
        </w:tc>
        <w:tc>
          <w:tcPr>
            <w:tcW w:w="7607"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1BFD3467" w14:textId="77777777">
            <w:pPr>
              <w:pStyle w:val="Normal1"/>
              <w:jc w:val="both"/>
            </w:pPr>
            <w:r>
              <w:rPr>
                <w:rFonts w:ascii="Calibri" w:hAnsi="Calibri"/>
                <w:i w:val="0"/>
                <w:sz w:val="22"/>
                <w:szCs w:val="22"/>
              </w:rPr>
              <w:t>Les titres de placement sont les Actions, les OPCVMs action et les droits d'attribution ou de souscriptions.</w:t>
            </w:r>
          </w:p>
        </w:tc>
      </w:tr>
      <w:tr w:rsidR="00E56AED" w:rsidTr="00F91AFF" w14:paraId="31EE2172" w14:textId="77777777">
        <w:trPr>
          <w:cantSplit/>
        </w:trPr>
        <w:tc>
          <w:tcPr>
            <w:tcW w:w="1610"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59D5AC22" w14:textId="77777777">
            <w:pPr>
              <w:jc w:val="both"/>
            </w:pPr>
            <w:r>
              <w:t>RG-095-9</w:t>
            </w:r>
          </w:p>
        </w:tc>
        <w:tc>
          <w:tcPr>
            <w:tcW w:w="7607"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7539809F" w14:textId="77777777">
            <w:pPr>
              <w:pStyle w:val="Normal1"/>
              <w:jc w:val="both"/>
              <w:rPr>
                <w:rFonts w:ascii="Calibri" w:hAnsi="Calibri"/>
                <w:i w:val="0"/>
                <w:sz w:val="22"/>
                <w:szCs w:val="22"/>
              </w:rPr>
            </w:pPr>
            <w:r>
              <w:rPr>
                <w:rFonts w:ascii="Calibri" w:hAnsi="Calibri"/>
                <w:i w:val="0"/>
                <w:sz w:val="22"/>
                <w:szCs w:val="22"/>
              </w:rPr>
              <w:t>Les types de transactions sont :</w:t>
            </w:r>
          </w:p>
          <w:p w:rsidR="00F116AB" w:rsidP="00F91AFF" w:rsidRDefault="00F116AB" w14:paraId="3A083FA9" w14:textId="77777777">
            <w:pPr>
              <w:pStyle w:val="Normal1"/>
              <w:jc w:val="both"/>
            </w:pPr>
          </w:p>
          <w:p w:rsidR="00E56AED" w:rsidP="003D34DB" w:rsidRDefault="00E56AED" w14:paraId="697EFF73" w14:textId="77777777">
            <w:pPr>
              <w:pStyle w:val="Normal1"/>
              <w:numPr>
                <w:ilvl w:val="0"/>
                <w:numId w:val="100"/>
              </w:numPr>
              <w:suppressAutoHyphens/>
              <w:overflowPunct w:val="0"/>
              <w:spacing w:after="200" w:line="100" w:lineRule="atLeast"/>
              <w:jc w:val="both"/>
            </w:pPr>
            <w:r>
              <w:rPr>
                <w:rFonts w:ascii="Calibri" w:hAnsi="Calibri"/>
                <w:i w:val="0"/>
                <w:sz w:val="22"/>
                <w:szCs w:val="22"/>
              </w:rPr>
              <w:t xml:space="preserve">Achat / Vente </w:t>
            </w:r>
          </w:p>
          <w:p w:rsidR="00E56AED" w:rsidP="003D34DB" w:rsidRDefault="00E56AED" w14:paraId="481ABC70" w14:textId="77777777">
            <w:pPr>
              <w:pStyle w:val="Normal1"/>
              <w:numPr>
                <w:ilvl w:val="0"/>
                <w:numId w:val="100"/>
              </w:numPr>
              <w:suppressAutoHyphens/>
              <w:overflowPunct w:val="0"/>
              <w:spacing w:after="200" w:line="100" w:lineRule="atLeast"/>
              <w:jc w:val="both"/>
            </w:pPr>
            <w:r>
              <w:rPr>
                <w:rFonts w:ascii="Calibri" w:hAnsi="Calibri"/>
                <w:i w:val="0"/>
                <w:sz w:val="22"/>
                <w:szCs w:val="22"/>
              </w:rPr>
              <w:t xml:space="preserve">Souscription / Rachat </w:t>
            </w:r>
          </w:p>
          <w:p w:rsidR="00E56AED" w:rsidP="003D34DB" w:rsidRDefault="00E56AED" w14:paraId="44BBF07A" w14:textId="77777777">
            <w:pPr>
              <w:pStyle w:val="Normal1"/>
              <w:numPr>
                <w:ilvl w:val="0"/>
                <w:numId w:val="100"/>
              </w:numPr>
              <w:suppressAutoHyphens/>
              <w:overflowPunct w:val="0"/>
              <w:spacing w:after="200" w:line="100" w:lineRule="atLeast"/>
              <w:jc w:val="both"/>
            </w:pPr>
            <w:r>
              <w:rPr>
                <w:rFonts w:ascii="Calibri" w:hAnsi="Calibri"/>
                <w:i w:val="0"/>
                <w:sz w:val="22"/>
                <w:szCs w:val="22"/>
              </w:rPr>
              <w:t>Opération sur titres</w:t>
            </w:r>
          </w:p>
          <w:p w:rsidR="00E56AED" w:rsidP="003D34DB" w:rsidRDefault="00E56AED" w14:paraId="79053F59" w14:textId="77777777">
            <w:pPr>
              <w:pStyle w:val="Normal1"/>
              <w:numPr>
                <w:ilvl w:val="0"/>
                <w:numId w:val="100"/>
              </w:numPr>
              <w:suppressAutoHyphens/>
              <w:overflowPunct w:val="0"/>
              <w:spacing w:after="200" w:line="100" w:lineRule="atLeast"/>
              <w:jc w:val="both"/>
            </w:pPr>
            <w:r>
              <w:rPr>
                <w:rFonts w:ascii="Calibri" w:hAnsi="Calibri"/>
                <w:i w:val="0"/>
                <w:sz w:val="22"/>
                <w:szCs w:val="22"/>
              </w:rPr>
              <w:t>Nantissement</w:t>
            </w:r>
          </w:p>
          <w:p w:rsidRPr="00F116AB" w:rsidR="00E56AED" w:rsidP="003D34DB" w:rsidRDefault="00E56AED" w14:paraId="595C4107" w14:textId="77777777">
            <w:pPr>
              <w:pStyle w:val="Normal1"/>
              <w:numPr>
                <w:ilvl w:val="0"/>
                <w:numId w:val="100"/>
              </w:numPr>
              <w:suppressAutoHyphens/>
              <w:overflowPunct w:val="0"/>
              <w:spacing w:after="200" w:line="100" w:lineRule="atLeast"/>
              <w:jc w:val="both"/>
            </w:pPr>
            <w:r>
              <w:rPr>
                <w:rFonts w:ascii="Calibri" w:hAnsi="Calibri"/>
                <w:i w:val="0"/>
                <w:sz w:val="22"/>
                <w:szCs w:val="22"/>
              </w:rPr>
              <w:t>Blocage</w:t>
            </w:r>
          </w:p>
          <w:p w:rsidR="00F116AB" w:rsidP="003D34DB" w:rsidRDefault="00F116AB" w14:paraId="43378195" w14:textId="77777777">
            <w:pPr>
              <w:pStyle w:val="Normal1"/>
              <w:numPr>
                <w:ilvl w:val="0"/>
                <w:numId w:val="100"/>
              </w:numPr>
              <w:suppressAutoHyphens/>
              <w:overflowPunct w:val="0"/>
              <w:spacing w:after="200" w:line="100" w:lineRule="atLeast"/>
              <w:jc w:val="both"/>
            </w:pPr>
            <w:r>
              <w:rPr>
                <w:rFonts w:ascii="Calibri" w:hAnsi="Calibri"/>
                <w:i w:val="0"/>
                <w:sz w:val="22"/>
                <w:szCs w:val="22"/>
              </w:rPr>
              <w:t>L’impact manuel des titres n’est pas considéré en tant que type de transaction.</w:t>
            </w:r>
          </w:p>
          <w:p w:rsidR="00E56AED" w:rsidP="00F91AFF" w:rsidRDefault="00E56AED" w14:paraId="43731B61" w14:textId="77777777">
            <w:pPr>
              <w:pStyle w:val="Normal1"/>
              <w:jc w:val="both"/>
            </w:pPr>
            <w:r>
              <w:rPr>
                <w:rFonts w:ascii="Calibri" w:hAnsi="Calibri"/>
                <w:i w:val="0"/>
                <w:sz w:val="22"/>
                <w:szCs w:val="22"/>
              </w:rPr>
              <w:t>NB : les opérations de transfert ne seront pas retenues, ceci en cas de transfert de titres, une alerte est remontée au niveau du tableau de bord.</w:t>
            </w:r>
          </w:p>
        </w:tc>
      </w:tr>
      <w:tr w:rsidR="00E56AED" w:rsidTr="00F91AFF" w14:paraId="414248FA" w14:textId="77777777">
        <w:trPr>
          <w:cantSplit/>
        </w:trPr>
        <w:tc>
          <w:tcPr>
            <w:tcW w:w="1610"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1785D7A7" w14:textId="77777777">
            <w:pPr>
              <w:jc w:val="both"/>
            </w:pPr>
            <w:r>
              <w:t>RG-095-10</w:t>
            </w:r>
          </w:p>
        </w:tc>
        <w:tc>
          <w:tcPr>
            <w:tcW w:w="7607"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04AECEDB" w14:textId="77777777">
            <w:pPr>
              <w:pStyle w:val="Normal1"/>
              <w:jc w:val="both"/>
            </w:pPr>
            <w:r w:rsidRPr="00400A25">
              <w:rPr>
                <w:rFonts w:ascii="Calibri" w:hAnsi="Calibri"/>
                <w:i w:val="0"/>
                <w:sz w:val="22"/>
                <w:szCs w:val="22"/>
              </w:rPr>
              <w:t>Les modes de financement : Libre et régulier</w:t>
            </w:r>
          </w:p>
        </w:tc>
      </w:tr>
      <w:tr w:rsidR="00E56AED" w:rsidTr="00F91AFF" w14:paraId="1A56801F" w14:textId="77777777">
        <w:trPr>
          <w:cantSplit/>
        </w:trPr>
        <w:tc>
          <w:tcPr>
            <w:tcW w:w="1610"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26F6791C" w14:textId="77777777">
            <w:pPr>
              <w:jc w:val="both"/>
            </w:pPr>
            <w:r>
              <w:t>RG-095-11</w:t>
            </w:r>
          </w:p>
        </w:tc>
        <w:tc>
          <w:tcPr>
            <w:tcW w:w="7607" w:type="dxa"/>
            <w:tcBorders>
              <w:left w:val="single" w:color="000001" w:sz="4" w:space="0"/>
              <w:bottom w:val="single" w:color="000001" w:sz="4" w:space="0"/>
            </w:tcBorders>
            <w:shd w:val="clear" w:color="auto" w:fill="FFFFFF"/>
            <w:tcMar>
              <w:top w:w="0" w:type="dxa"/>
              <w:left w:w="108" w:type="dxa"/>
              <w:bottom w:w="0" w:type="dxa"/>
              <w:right w:w="108" w:type="dxa"/>
            </w:tcMar>
          </w:tcPr>
          <w:p w:rsidRPr="00400A25" w:rsidR="00E56AED" w:rsidP="00F91AFF" w:rsidRDefault="00E56AED" w14:paraId="5890FC4A" w14:textId="77777777">
            <w:pPr>
              <w:pStyle w:val="Normal1"/>
              <w:jc w:val="both"/>
              <w:rPr>
                <w:rFonts w:ascii="Calibri" w:hAnsi="Calibri"/>
                <w:i w:val="0"/>
                <w:sz w:val="22"/>
                <w:szCs w:val="22"/>
              </w:rPr>
            </w:pPr>
            <w:r w:rsidRPr="00400A25">
              <w:rPr>
                <w:rFonts w:ascii="Calibri" w:hAnsi="Calibri"/>
                <w:i w:val="0"/>
                <w:sz w:val="22"/>
                <w:szCs w:val="22"/>
              </w:rPr>
              <w:t>La fréquence de versement pour un virement bancaire :</w:t>
            </w:r>
          </w:p>
          <w:p w:rsidR="00E56AED" w:rsidP="00F91AFF" w:rsidRDefault="00E56AED" w14:paraId="4D2B89E9" w14:textId="77777777">
            <w:pPr>
              <w:pStyle w:val="Normal1"/>
              <w:jc w:val="both"/>
            </w:pPr>
            <w:r w:rsidRPr="00400A25">
              <w:rPr>
                <w:rFonts w:ascii="Calibri" w:hAnsi="Calibri"/>
                <w:i w:val="0"/>
                <w:sz w:val="22"/>
                <w:szCs w:val="22"/>
              </w:rPr>
              <w:t xml:space="preserve">- Mensuelle dans un premier temps, puis trimestrielle, semestrielle, et annuelle </w:t>
            </w:r>
            <w:r>
              <w:rPr>
                <w:rFonts w:ascii="Calibri" w:hAnsi="Calibri"/>
                <w:i w:val="0"/>
                <w:sz w:val="22"/>
                <w:szCs w:val="22"/>
              </w:rPr>
              <w:t xml:space="preserve">  </w:t>
            </w:r>
            <w:r w:rsidRPr="00400A25">
              <w:rPr>
                <w:rFonts w:ascii="Calibri" w:hAnsi="Calibri"/>
                <w:i w:val="0"/>
                <w:sz w:val="22"/>
                <w:szCs w:val="22"/>
              </w:rPr>
              <w:t>dans un deuxième temps.</w:t>
            </w:r>
          </w:p>
        </w:tc>
      </w:tr>
      <w:tr w:rsidR="00E56AED" w:rsidTr="00F91AFF" w14:paraId="2278F72D" w14:textId="77777777">
        <w:trPr>
          <w:cantSplit/>
        </w:trPr>
        <w:tc>
          <w:tcPr>
            <w:tcW w:w="1610"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037DDBE3" w14:textId="77777777">
            <w:pPr>
              <w:jc w:val="both"/>
            </w:pPr>
            <w:r>
              <w:t>RG-095-12</w:t>
            </w:r>
          </w:p>
        </w:tc>
        <w:tc>
          <w:tcPr>
            <w:tcW w:w="7607"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F91AFF" w:rsidRDefault="00E56AED" w14:paraId="0E6956E7" w14:textId="77777777">
            <w:pPr>
              <w:pStyle w:val="Normal1"/>
              <w:jc w:val="both"/>
              <w:rPr>
                <w:rFonts w:ascii="Calibri" w:hAnsi="Calibri"/>
                <w:i w:val="0"/>
                <w:sz w:val="22"/>
                <w:szCs w:val="22"/>
              </w:rPr>
            </w:pPr>
            <w:r>
              <w:rPr>
                <w:rFonts w:ascii="Calibri" w:hAnsi="Calibri"/>
                <w:i w:val="0"/>
                <w:sz w:val="22"/>
                <w:szCs w:val="22"/>
              </w:rPr>
              <w:t>Les conditions de résiliation d'un contrat PEA sont :</w:t>
            </w:r>
          </w:p>
          <w:p w:rsidR="00E56AED" w:rsidP="00F91AFF" w:rsidRDefault="00E56AED" w14:paraId="7A37A1AC" w14:textId="77777777">
            <w:pPr>
              <w:pStyle w:val="Normal1"/>
              <w:jc w:val="both"/>
            </w:pPr>
          </w:p>
          <w:p w:rsidR="00E56AED" w:rsidP="003D34DB" w:rsidRDefault="00E56AED" w14:paraId="434247CF" w14:textId="77777777">
            <w:pPr>
              <w:pStyle w:val="Normal1"/>
              <w:numPr>
                <w:ilvl w:val="0"/>
                <w:numId w:val="100"/>
              </w:numPr>
              <w:suppressAutoHyphens/>
              <w:overflowPunct w:val="0"/>
              <w:spacing w:after="200" w:line="100" w:lineRule="atLeast"/>
              <w:jc w:val="both"/>
            </w:pPr>
            <w:r>
              <w:rPr>
                <w:rFonts w:ascii="Calibri" w:hAnsi="Calibri"/>
                <w:i w:val="0"/>
                <w:sz w:val="22"/>
                <w:szCs w:val="22"/>
              </w:rPr>
              <w:t>Un retrait partiel du compte espèce PEA</w:t>
            </w:r>
          </w:p>
          <w:p w:rsidR="00E56AED" w:rsidP="003D34DB" w:rsidRDefault="00E56AED" w14:paraId="60C9A1A5" w14:textId="77777777">
            <w:pPr>
              <w:pStyle w:val="Normal1"/>
              <w:numPr>
                <w:ilvl w:val="0"/>
                <w:numId w:val="100"/>
              </w:numPr>
              <w:suppressAutoHyphens/>
              <w:overflowPunct w:val="0"/>
              <w:spacing w:after="200" w:line="100" w:lineRule="atLeast"/>
              <w:jc w:val="both"/>
            </w:pPr>
            <w:r>
              <w:rPr>
                <w:rFonts w:ascii="Calibri" w:hAnsi="Calibri"/>
                <w:i w:val="0"/>
                <w:sz w:val="22"/>
                <w:szCs w:val="22"/>
              </w:rPr>
              <w:t>Dépassement du plafond de placement : 600.000MAD</w:t>
            </w:r>
          </w:p>
          <w:p w:rsidR="00E56AED" w:rsidP="003D34DB" w:rsidRDefault="00E56AED" w14:paraId="324B21CA" w14:textId="77777777">
            <w:pPr>
              <w:pStyle w:val="Normal1"/>
              <w:numPr>
                <w:ilvl w:val="0"/>
                <w:numId w:val="100"/>
              </w:numPr>
              <w:suppressAutoHyphens/>
              <w:overflowPunct w:val="0"/>
              <w:spacing w:after="200" w:line="100" w:lineRule="atLeast"/>
              <w:jc w:val="both"/>
            </w:pPr>
            <w:r>
              <w:rPr>
                <w:rFonts w:ascii="Calibri" w:hAnsi="Calibri"/>
                <w:i w:val="0"/>
                <w:sz w:val="22"/>
                <w:szCs w:val="22"/>
              </w:rPr>
              <w:t>Un client n'a le droit qu'a un seul PEA</w:t>
            </w:r>
          </w:p>
          <w:p w:rsidR="00E56AED" w:rsidP="003D34DB" w:rsidRDefault="00E56AED" w14:paraId="075C1CFA" w14:textId="77777777">
            <w:pPr>
              <w:pStyle w:val="Normal1"/>
              <w:numPr>
                <w:ilvl w:val="0"/>
                <w:numId w:val="100"/>
              </w:numPr>
              <w:suppressAutoHyphens/>
              <w:overflowPunct w:val="0"/>
              <w:spacing w:after="200" w:line="100" w:lineRule="atLeast"/>
              <w:jc w:val="both"/>
            </w:pPr>
            <w:r>
              <w:rPr>
                <w:rFonts w:ascii="Calibri" w:hAnsi="Calibri"/>
                <w:i w:val="0"/>
                <w:sz w:val="22"/>
                <w:szCs w:val="22"/>
              </w:rPr>
              <w:t>Décès du titulaire</w:t>
            </w:r>
          </w:p>
          <w:p w:rsidR="00E56AED" w:rsidP="003D34DB" w:rsidRDefault="00E56AED" w14:paraId="73D04715" w14:textId="77777777">
            <w:pPr>
              <w:pStyle w:val="Normal1"/>
              <w:numPr>
                <w:ilvl w:val="0"/>
                <w:numId w:val="100"/>
              </w:numPr>
              <w:suppressAutoHyphens/>
              <w:overflowPunct w:val="0"/>
              <w:spacing w:after="200" w:line="100" w:lineRule="atLeast"/>
              <w:jc w:val="both"/>
            </w:pPr>
            <w:r>
              <w:rPr>
                <w:rFonts w:ascii="Calibri" w:hAnsi="Calibri"/>
                <w:i w:val="0"/>
                <w:sz w:val="22"/>
                <w:szCs w:val="22"/>
              </w:rPr>
              <w:t>Le transfert des valeurs d'un compte à un autre</w:t>
            </w:r>
          </w:p>
          <w:p w:rsidR="00E56AED" w:rsidP="003D34DB" w:rsidRDefault="00E56AED" w14:paraId="1843ED8A" w14:textId="77777777">
            <w:pPr>
              <w:pStyle w:val="Normal1"/>
              <w:numPr>
                <w:ilvl w:val="0"/>
                <w:numId w:val="100"/>
              </w:numPr>
              <w:suppressAutoHyphens/>
              <w:overflowPunct w:val="0"/>
              <w:spacing w:after="200" w:line="100" w:lineRule="atLeast"/>
              <w:jc w:val="both"/>
            </w:pPr>
            <w:r>
              <w:rPr>
                <w:rFonts w:ascii="Calibri" w:hAnsi="Calibri"/>
                <w:i w:val="0"/>
                <w:sz w:val="22"/>
                <w:szCs w:val="22"/>
              </w:rPr>
              <w:t>Durée de vie du contrat&lt; 5 Ans (Imposition)</w:t>
            </w:r>
          </w:p>
          <w:p w:rsidR="00E56AED" w:rsidP="00F91AFF" w:rsidRDefault="00E56AED" w14:paraId="00FC72D2" w14:textId="77777777">
            <w:pPr>
              <w:pStyle w:val="Normal1"/>
              <w:jc w:val="both"/>
              <w:rPr>
                <w:rFonts w:ascii="Calibri" w:hAnsi="Calibri"/>
                <w:i w:val="0"/>
                <w:sz w:val="22"/>
                <w:szCs w:val="22"/>
              </w:rPr>
            </w:pPr>
            <w:r>
              <w:rPr>
                <w:rFonts w:ascii="Calibri" w:hAnsi="Calibri"/>
                <w:i w:val="0"/>
                <w:sz w:val="22"/>
                <w:szCs w:val="22"/>
              </w:rPr>
              <w:t xml:space="preserve"> Les conditions de clôture d'un contrat PEA sont :</w:t>
            </w:r>
          </w:p>
          <w:p w:rsidR="00E56AED" w:rsidP="00F91AFF" w:rsidRDefault="00E56AED" w14:paraId="6FCD91CA" w14:textId="77777777">
            <w:pPr>
              <w:pStyle w:val="Normal1"/>
              <w:jc w:val="both"/>
            </w:pPr>
          </w:p>
          <w:p w:rsidR="00E56AED" w:rsidP="003D34DB" w:rsidRDefault="00E56AED" w14:paraId="3C5EF8BB" w14:textId="77777777">
            <w:pPr>
              <w:pStyle w:val="Normal1"/>
              <w:numPr>
                <w:ilvl w:val="0"/>
                <w:numId w:val="100"/>
              </w:numPr>
              <w:suppressAutoHyphens/>
              <w:overflowPunct w:val="0"/>
              <w:spacing w:after="200" w:line="100" w:lineRule="atLeast"/>
              <w:jc w:val="both"/>
            </w:pPr>
            <w:r>
              <w:rPr>
                <w:rFonts w:ascii="Calibri" w:hAnsi="Calibri"/>
                <w:i w:val="0"/>
                <w:sz w:val="22"/>
                <w:szCs w:val="22"/>
              </w:rPr>
              <w:t>Durée de vie du contrat &gt; 5 ans (Exonération)</w:t>
            </w:r>
          </w:p>
        </w:tc>
      </w:tr>
    </w:tbl>
    <w:p w:rsidR="00E56AED" w:rsidP="002F5C7D" w:rsidRDefault="00E56AED" w14:paraId="15AF39A4" w14:textId="77777777">
      <w:pPr>
        <w:jc w:val="both"/>
      </w:pPr>
    </w:p>
    <w:p w:rsidRPr="005E375D" w:rsidR="00E56AED" w:rsidP="003D34DB" w:rsidRDefault="00E56AED" w14:paraId="7E42F635" w14:textId="77777777">
      <w:pPr>
        <w:pStyle w:val="Style3"/>
        <w:numPr>
          <w:ilvl w:val="2"/>
          <w:numId w:val="3"/>
        </w:numPr>
        <w:spacing w:before="240" w:after="240" w:line="100" w:lineRule="atLeast"/>
        <w:ind w:right="142"/>
        <w:jc w:val="both"/>
      </w:pPr>
      <w:bookmarkStart w:name="_Toc409973801" w:id="404"/>
      <w:r w:rsidRPr="005E375D">
        <w:t>Traitement</w:t>
      </w:r>
      <w:bookmarkEnd w:id="404"/>
    </w:p>
    <w:p w:rsidRPr="00755182" w:rsidR="00E56AED" w:rsidP="003D34DB" w:rsidRDefault="00E56AED" w14:paraId="69EC40D8" w14:textId="77777777">
      <w:pPr>
        <w:numPr>
          <w:ilvl w:val="0"/>
          <w:numId w:val="57"/>
        </w:numPr>
        <w:suppressAutoHyphens/>
        <w:jc w:val="both"/>
      </w:pPr>
      <w:r w:rsidRPr="00755182">
        <w:t>Se référer à la partie [Règles de gestion du contrat PEA]</w:t>
      </w:r>
    </w:p>
    <w:p w:rsidRPr="00755182" w:rsidR="00E56AED" w:rsidP="003D34DB" w:rsidRDefault="00E56AED" w14:paraId="27808665" w14:textId="77777777">
      <w:pPr>
        <w:numPr>
          <w:ilvl w:val="0"/>
          <w:numId w:val="57"/>
        </w:numPr>
        <w:suppressAutoHyphens/>
        <w:jc w:val="both"/>
      </w:pPr>
      <w:r w:rsidRPr="00755182">
        <w:t>Il faut signaler que la fiche produit est référencé un identifiant</w:t>
      </w:r>
    </w:p>
    <w:p w:rsidRPr="005E375D" w:rsidR="00E56AED" w:rsidP="003D34DB" w:rsidRDefault="00E56AED" w14:paraId="08B0A810" w14:textId="77777777">
      <w:pPr>
        <w:pStyle w:val="Style3"/>
        <w:numPr>
          <w:ilvl w:val="2"/>
          <w:numId w:val="3"/>
        </w:numPr>
        <w:spacing w:before="240" w:after="240" w:line="100" w:lineRule="atLeast"/>
        <w:ind w:right="142"/>
        <w:jc w:val="both"/>
      </w:pPr>
      <w:bookmarkStart w:name="_Toc409973802" w:id="405"/>
      <w:r w:rsidRPr="005E375D">
        <w:t>Message d'erreur</w:t>
      </w:r>
      <w:bookmarkEnd w:id="405"/>
    </w:p>
    <w:p w:rsidR="00E56AED" w:rsidP="0091661A" w:rsidRDefault="00E56AED" w14:paraId="7C2C1958" w14:textId="77777777">
      <w:pPr>
        <w:pStyle w:val="Paragraphedeliste1"/>
        <w:numPr>
          <w:ilvl w:val="0"/>
          <w:numId w:val="4"/>
        </w:numPr>
        <w:spacing w:before="240" w:after="240" w:line="100" w:lineRule="atLeast"/>
        <w:jc w:val="both"/>
      </w:pPr>
      <w:r>
        <w:t>Identifier et lister les messages d’erreur spécifiques à ce CUF.</w:t>
      </w:r>
    </w:p>
    <w:tbl>
      <w:tblPr>
        <w:tblW w:w="0" w:type="auto"/>
        <w:tblInd w:w="108" w:type="dxa"/>
        <w:tblLayout w:type="fixed"/>
        <w:tblLook w:val="0000" w:firstRow="0" w:lastRow="0" w:firstColumn="0" w:lastColumn="0" w:noHBand="0" w:noVBand="0"/>
      </w:tblPr>
      <w:tblGrid>
        <w:gridCol w:w="1505"/>
        <w:gridCol w:w="7718"/>
      </w:tblGrid>
      <w:tr w:rsidRPr="00237864" w:rsidR="00E56AED" w:rsidTr="00D02273" w14:paraId="47707C8D" w14:textId="77777777">
        <w:trPr>
          <w:tblHeader/>
        </w:trPr>
        <w:tc>
          <w:tcPr>
            <w:tcW w:w="1505"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91661A" w:rsidRDefault="00E56AED" w14:paraId="42D53343" w14:textId="77777777">
            <w:pPr>
              <w:numPr>
                <w:ilvl w:val="0"/>
                <w:numId w:val="4"/>
              </w:numPr>
              <w:tabs>
                <w:tab w:val="left" w:pos="708"/>
              </w:tabs>
              <w:suppressAutoHyphens/>
              <w:jc w:val="both"/>
              <w:rPr>
                <w:b/>
              </w:rPr>
            </w:pPr>
            <w:r w:rsidRPr="00237864">
              <w:rPr>
                <w:b/>
              </w:rPr>
              <w:t>Réf.</w:t>
            </w:r>
          </w:p>
        </w:tc>
        <w:tc>
          <w:tcPr>
            <w:tcW w:w="7718"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91661A" w:rsidRDefault="00E56AED" w14:paraId="081C7992" w14:textId="77777777">
            <w:pPr>
              <w:numPr>
                <w:ilvl w:val="0"/>
                <w:numId w:val="4"/>
              </w:numPr>
              <w:tabs>
                <w:tab w:val="left" w:pos="708"/>
              </w:tabs>
              <w:suppressAutoHyphens/>
              <w:jc w:val="both"/>
              <w:rPr>
                <w:b/>
              </w:rPr>
            </w:pPr>
            <w:r w:rsidRPr="00237864">
              <w:rPr>
                <w:b/>
              </w:rPr>
              <w:t>Description</w:t>
            </w:r>
          </w:p>
        </w:tc>
      </w:tr>
      <w:tr w:rsidRPr="00237864" w:rsidR="00E56AED" w:rsidTr="00D02273" w14:paraId="7408D819" w14:textId="77777777">
        <w:tc>
          <w:tcPr>
            <w:tcW w:w="150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91661A" w:rsidRDefault="00E56AED" w14:paraId="41671500" w14:textId="77777777">
            <w:pPr>
              <w:numPr>
                <w:ilvl w:val="0"/>
                <w:numId w:val="4"/>
              </w:numPr>
              <w:tabs>
                <w:tab w:val="left" w:pos="708"/>
              </w:tabs>
              <w:suppressAutoHyphens/>
              <w:jc w:val="both"/>
            </w:pPr>
            <w:r w:rsidRPr="00237864">
              <w:t>ERR-GEN-1</w:t>
            </w:r>
          </w:p>
        </w:tc>
        <w:tc>
          <w:tcPr>
            <w:tcW w:w="7718" w:type="dxa"/>
            <w:tcBorders>
              <w:top w:val="single" w:color="000000" w:sz="4" w:space="0"/>
              <w:left w:val="single" w:color="000000" w:sz="4" w:space="0"/>
              <w:bottom w:val="single" w:color="000000" w:sz="4" w:space="0"/>
              <w:right w:val="single" w:color="000000" w:sz="4" w:space="0"/>
            </w:tcBorders>
            <w:shd w:val="clear" w:color="auto" w:fill="FFFFFF"/>
          </w:tcPr>
          <w:p w:rsidR="00E56AED" w:rsidP="0091661A" w:rsidRDefault="00E56AED" w14:paraId="2A9D6A6E" w14:textId="77777777">
            <w:pPr>
              <w:pStyle w:val="Normal1"/>
              <w:numPr>
                <w:ilvl w:val="0"/>
                <w:numId w:val="4"/>
              </w:numPr>
              <w:tabs>
                <w:tab w:val="left" w:pos="708"/>
              </w:tabs>
              <w:suppressAutoHyphens/>
              <w:spacing w:line="100" w:lineRule="atLeast"/>
              <w:jc w:val="both"/>
            </w:pPr>
          </w:p>
        </w:tc>
      </w:tr>
    </w:tbl>
    <w:p w:rsidR="00E56AED" w:rsidP="002F5C7D" w:rsidRDefault="00E56AED" w14:paraId="125724A1" w14:textId="77777777">
      <w:pPr>
        <w:spacing w:before="60" w:line="100" w:lineRule="atLeast"/>
        <w:jc w:val="both"/>
        <w:rPr>
          <w:i/>
          <w:color w:val="999999"/>
          <w:sz w:val="20"/>
          <w:szCs w:val="20"/>
        </w:rPr>
      </w:pPr>
      <w:r>
        <w:rPr>
          <w:i/>
          <w:color w:val="999999"/>
          <w:sz w:val="20"/>
          <w:szCs w:val="20"/>
        </w:rPr>
        <w:t>XXX = Trigramme spécifique à ce cas d’utilisation</w:t>
      </w:r>
    </w:p>
    <w:p w:rsidR="00E56AED" w:rsidP="003D34DB" w:rsidRDefault="00E56AED" w14:paraId="3424FD8B" w14:textId="77777777">
      <w:pPr>
        <w:pStyle w:val="Style2"/>
        <w:numPr>
          <w:ilvl w:val="1"/>
          <w:numId w:val="3"/>
        </w:numPr>
        <w:jc w:val="both"/>
      </w:pPr>
      <w:bookmarkStart w:name="_Toc409973803" w:id="406"/>
      <w:r>
        <w:t>Cas d’utilisation &lt;Création du contrat PEA&gt;</w:t>
      </w:r>
      <w:bookmarkEnd w:id="406"/>
    </w:p>
    <w:p w:rsidR="00E56AED" w:rsidP="003D34DB" w:rsidRDefault="00E56AED" w14:paraId="0A1F9B29" w14:textId="77777777">
      <w:pPr>
        <w:pStyle w:val="Style3"/>
        <w:numPr>
          <w:ilvl w:val="2"/>
          <w:numId w:val="3"/>
        </w:numPr>
        <w:jc w:val="both"/>
      </w:pPr>
      <w:bookmarkStart w:name="_Toc409973804" w:id="407"/>
      <w:r>
        <w:t>Définition et objectif</w:t>
      </w:r>
      <w:bookmarkEnd w:id="407"/>
    </w:p>
    <w:p w:rsidR="00E56AED" w:rsidP="003D34DB" w:rsidRDefault="00E56AED" w14:paraId="79902951" w14:textId="77777777">
      <w:pPr>
        <w:pStyle w:val="Paragraphedeliste1"/>
        <w:numPr>
          <w:ilvl w:val="0"/>
          <w:numId w:val="16"/>
        </w:numPr>
        <w:spacing w:before="240" w:line="100" w:lineRule="atLeast"/>
        <w:jc w:val="both"/>
      </w:pPr>
      <w:r>
        <w:t>Avant la création du contrat PEA, il est à signaler que le processus de création du compte titre PEA et le contrat en lui-même sont automatisés dès la réception du compte espèce PEA depuis l'agence :</w:t>
      </w:r>
    </w:p>
    <w:p w:rsidR="00E56AED" w:rsidP="002F5C7D" w:rsidRDefault="00E56AED" w14:paraId="2A8DF5D3" w14:textId="77777777">
      <w:pPr>
        <w:pStyle w:val="Paragraphedeliste1"/>
        <w:spacing w:before="240" w:line="100" w:lineRule="atLeast"/>
        <w:jc w:val="both"/>
      </w:pPr>
      <w:r>
        <w:rPr>
          <w:b/>
          <w:bCs/>
        </w:rPr>
        <w:t>1</w:t>
      </w:r>
      <w:r>
        <w:rPr>
          <w:b/>
          <w:bCs/>
          <w:vertAlign w:val="superscript"/>
        </w:rPr>
        <w:t>-</w:t>
      </w:r>
      <w:r>
        <w:rPr>
          <w:b/>
          <w:bCs/>
        </w:rPr>
        <w:t>Si le client existe :</w:t>
      </w:r>
    </w:p>
    <w:p w:rsidR="00E56AED" w:rsidP="002F5C7D" w:rsidRDefault="00E56AED" w14:paraId="231C5A9F" w14:textId="77777777">
      <w:pPr>
        <w:pStyle w:val="Paragraphedeliste1"/>
        <w:spacing w:before="240" w:line="100" w:lineRule="atLeast"/>
        <w:jc w:val="both"/>
      </w:pPr>
      <w:r>
        <w:t>A la réception du compte espèce PEA de l'agence :</w:t>
      </w:r>
    </w:p>
    <w:p w:rsidR="00E56AED" w:rsidP="002F5C7D" w:rsidRDefault="00E56AED" w14:paraId="11CD5DBB" w14:textId="77777777">
      <w:pPr>
        <w:pStyle w:val="Paragraphedeliste1"/>
        <w:spacing w:before="240" w:line="100" w:lineRule="atLeast"/>
        <w:jc w:val="both"/>
      </w:pPr>
      <w:r>
        <w:t>- Création du compte espèce PEA.</w:t>
      </w:r>
    </w:p>
    <w:p w:rsidR="00E56AED" w:rsidP="002F5C7D" w:rsidRDefault="00E56AED" w14:paraId="0E918BDB" w14:textId="77777777">
      <w:pPr>
        <w:pStyle w:val="Paragraphedeliste1"/>
        <w:spacing w:before="240" w:line="100" w:lineRule="atLeast"/>
        <w:jc w:val="both"/>
      </w:pPr>
      <w:r>
        <w:t>- Création du compte titre client PEA rattaché au client</w:t>
      </w:r>
    </w:p>
    <w:p w:rsidR="00E56AED" w:rsidP="002F5C7D" w:rsidRDefault="00E56AED" w14:paraId="00AEF787" w14:textId="77777777">
      <w:pPr>
        <w:pStyle w:val="Paragraphedeliste1"/>
        <w:spacing w:before="240" w:line="100" w:lineRule="atLeast"/>
        <w:jc w:val="both"/>
      </w:pPr>
      <w:r>
        <w:t>- Création de l'éligibilité comptes titre / espèce PEA</w:t>
      </w:r>
    </w:p>
    <w:p w:rsidR="00E56AED" w:rsidP="002F5C7D" w:rsidRDefault="00E56AED" w14:paraId="535A948A" w14:textId="77777777">
      <w:pPr>
        <w:pStyle w:val="Paragraphedeliste1"/>
        <w:spacing w:before="240" w:line="100" w:lineRule="atLeast"/>
        <w:jc w:val="both"/>
      </w:pPr>
      <w:r>
        <w:rPr>
          <w:b/>
          <w:bCs/>
        </w:rPr>
        <w:t>2-S'il s'agit d'un nouveau client </w:t>
      </w:r>
      <w:r>
        <w:t>:</w:t>
      </w:r>
    </w:p>
    <w:p w:rsidR="00E56AED" w:rsidP="002F5C7D" w:rsidRDefault="00E56AED" w14:paraId="55014933" w14:textId="77777777">
      <w:pPr>
        <w:pStyle w:val="Paragraphedeliste1"/>
        <w:spacing w:before="240" w:line="100" w:lineRule="atLeast"/>
        <w:jc w:val="both"/>
      </w:pPr>
      <w:r>
        <w:t>A la réception du compte espèce PEA de l'agence :</w:t>
      </w:r>
    </w:p>
    <w:p w:rsidR="00E56AED" w:rsidP="002F5C7D" w:rsidRDefault="00E56AED" w14:paraId="2D621161" w14:textId="77777777">
      <w:pPr>
        <w:pStyle w:val="Paragraphedeliste1"/>
        <w:spacing w:before="240" w:line="100" w:lineRule="atLeast"/>
        <w:jc w:val="both"/>
      </w:pPr>
      <w:r>
        <w:t>- Création de la fiche client.</w:t>
      </w:r>
    </w:p>
    <w:p w:rsidR="00E56AED" w:rsidP="002F5C7D" w:rsidRDefault="00E56AED" w14:paraId="264186A3" w14:textId="77777777">
      <w:pPr>
        <w:pStyle w:val="Paragraphedeliste1"/>
        <w:spacing w:before="240" w:line="100" w:lineRule="atLeast"/>
        <w:jc w:val="both"/>
      </w:pPr>
      <w:r>
        <w:t xml:space="preserve">- Création du compte espèce PEA </w:t>
      </w:r>
    </w:p>
    <w:p w:rsidR="00E56AED" w:rsidP="002F5C7D" w:rsidRDefault="00E56AED" w14:paraId="3AD6F13C" w14:textId="77777777">
      <w:pPr>
        <w:pStyle w:val="Paragraphedeliste1"/>
        <w:spacing w:before="240" w:line="100" w:lineRule="atLeast"/>
        <w:jc w:val="both"/>
      </w:pPr>
      <w:r>
        <w:t>- Création du compte titre client PEA rattaché au client.</w:t>
      </w:r>
    </w:p>
    <w:p w:rsidR="00E56AED" w:rsidP="002F5C7D" w:rsidRDefault="00E56AED" w14:paraId="62F1525A" w14:textId="77777777">
      <w:pPr>
        <w:pStyle w:val="Paragraphedeliste1"/>
        <w:spacing w:before="240" w:line="100" w:lineRule="atLeast"/>
        <w:jc w:val="both"/>
      </w:pPr>
      <w:r>
        <w:t>- Création de l'éligibilité comptes titre / espèce</w:t>
      </w:r>
    </w:p>
    <w:p w:rsidR="00E56AED" w:rsidP="003D34DB" w:rsidRDefault="00E56AED" w14:paraId="5EF13271" w14:textId="77777777">
      <w:pPr>
        <w:pStyle w:val="Paragraphedeliste1"/>
        <w:numPr>
          <w:ilvl w:val="0"/>
          <w:numId w:val="16"/>
        </w:numPr>
        <w:spacing w:before="240" w:line="100" w:lineRule="atLeast"/>
        <w:jc w:val="both"/>
        <w:rPr>
          <w:i/>
          <w:iCs/>
          <w:u w:val="single"/>
        </w:rPr>
      </w:pPr>
      <w:r>
        <w:rPr>
          <w:i/>
          <w:iCs/>
          <w:u w:val="single"/>
        </w:rPr>
        <w:t>Prévoir lors de la migration, l'icône «</w:t>
      </w:r>
      <w:r>
        <w:rPr>
          <w:b/>
          <w:bCs/>
          <w:i/>
          <w:iCs/>
          <w:u w:val="single"/>
        </w:rPr>
        <w:t> PEA </w:t>
      </w:r>
      <w:r>
        <w:rPr>
          <w:i/>
          <w:iCs/>
          <w:u w:val="single"/>
        </w:rPr>
        <w:t>» sous les comptes titres et espèces.[Se référer aux spécifications techniques des interfaces]</w:t>
      </w:r>
    </w:p>
    <w:p w:rsidR="00E56AED" w:rsidP="003D34DB" w:rsidRDefault="00E56AED" w14:paraId="6628FA88" w14:textId="77777777">
      <w:pPr>
        <w:pStyle w:val="Paragraphedeliste1"/>
        <w:numPr>
          <w:ilvl w:val="0"/>
          <w:numId w:val="16"/>
        </w:numPr>
        <w:spacing w:before="240" w:line="100" w:lineRule="atLeast"/>
        <w:jc w:val="both"/>
      </w:pPr>
      <w:r>
        <w:t>L'objectif de ce cas d'utilisation est rattaché le compte titre PEA au compte espèce PEA sous les contraintes de la fiche de produit.</w:t>
      </w:r>
    </w:p>
    <w:p w:rsidR="00381987" w:rsidP="003D34DB" w:rsidRDefault="00381987" w14:paraId="4D20194F" w14:textId="77777777">
      <w:pPr>
        <w:pStyle w:val="Paragraphedeliste1"/>
        <w:numPr>
          <w:ilvl w:val="0"/>
          <w:numId w:val="16"/>
        </w:numPr>
        <w:spacing w:before="240" w:line="100" w:lineRule="atLeast"/>
        <w:jc w:val="both"/>
      </w:pPr>
      <w:r>
        <w:t>Il faut signaler qu’un compte PEA qu’on lui rajoute le service BEL ne passera plus par le carnet d’ordre.</w:t>
      </w:r>
    </w:p>
    <w:p w:rsidR="00E56AED" w:rsidP="003D34DB" w:rsidRDefault="00E56AED" w14:paraId="6377C6BC" w14:textId="77777777">
      <w:pPr>
        <w:pStyle w:val="Style3"/>
        <w:numPr>
          <w:ilvl w:val="2"/>
          <w:numId w:val="3"/>
        </w:numPr>
        <w:jc w:val="both"/>
      </w:pPr>
      <w:bookmarkStart w:name="_Toc409973805" w:id="408"/>
      <w:r>
        <w:t>Pré-conditions</w:t>
      </w:r>
      <w:bookmarkEnd w:id="408"/>
    </w:p>
    <w:p w:rsidR="00E56AED" w:rsidP="003D34DB" w:rsidRDefault="00E56AED" w14:paraId="05100EBD" w14:textId="77777777">
      <w:pPr>
        <w:pStyle w:val="Paragraphedeliste1"/>
        <w:numPr>
          <w:ilvl w:val="0"/>
          <w:numId w:val="16"/>
        </w:numPr>
        <w:spacing w:before="240" w:after="240" w:line="100" w:lineRule="atLeast"/>
        <w:jc w:val="both"/>
      </w:pPr>
      <w:r>
        <w:t>Les pré-conditions spécifiques à la création du contrat PEA sont :</w:t>
      </w:r>
    </w:p>
    <w:tbl>
      <w:tblPr>
        <w:tblW w:w="0" w:type="auto"/>
        <w:tblLayout w:type="fixed"/>
        <w:tblLook w:val="0000" w:firstRow="0" w:lastRow="0" w:firstColumn="0" w:lastColumn="0" w:noHBand="0" w:noVBand="0"/>
      </w:tblPr>
      <w:tblGrid>
        <w:gridCol w:w="1511"/>
        <w:gridCol w:w="7727"/>
      </w:tblGrid>
      <w:tr w:rsidRPr="00237864" w:rsidR="00E56AED" w:rsidTr="006709CC" w14:paraId="55E49044" w14:textId="77777777">
        <w:trPr>
          <w:tblHeader/>
        </w:trPr>
        <w:tc>
          <w:tcPr>
            <w:tcW w:w="1511"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5412267A" w14:textId="77777777">
            <w:pPr>
              <w:jc w:val="both"/>
              <w:rPr>
                <w:b/>
              </w:rPr>
            </w:pPr>
            <w:r w:rsidRPr="00237864">
              <w:rPr>
                <w:b/>
              </w:rPr>
              <w:t>Réf.</w:t>
            </w:r>
          </w:p>
        </w:tc>
        <w:tc>
          <w:tcPr>
            <w:tcW w:w="7727"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575AEA8A" w14:textId="77777777">
            <w:pPr>
              <w:jc w:val="both"/>
              <w:rPr>
                <w:b/>
              </w:rPr>
            </w:pPr>
            <w:r w:rsidRPr="00237864">
              <w:rPr>
                <w:b/>
              </w:rPr>
              <w:t>Description</w:t>
            </w:r>
          </w:p>
        </w:tc>
      </w:tr>
      <w:tr w:rsidRPr="00237864" w:rsidR="00E56AED" w:rsidTr="006709CC" w14:paraId="08B3C680" w14:textId="77777777">
        <w:tc>
          <w:tcPr>
            <w:tcW w:w="151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3C7F5C44" w14:textId="77777777">
            <w:pPr>
              <w:jc w:val="both"/>
            </w:pPr>
            <w:r w:rsidRPr="00237864">
              <w:t>PRE-096-1</w:t>
            </w:r>
          </w:p>
        </w:tc>
        <w:tc>
          <w:tcPr>
            <w:tcW w:w="7727" w:type="dxa"/>
            <w:tcBorders>
              <w:top w:val="single" w:color="000000" w:sz="4" w:space="0"/>
              <w:left w:val="single" w:color="000000" w:sz="4" w:space="0"/>
              <w:bottom w:val="single" w:color="000000" w:sz="4" w:space="0"/>
              <w:right w:val="single" w:color="000000" w:sz="4" w:space="0"/>
            </w:tcBorders>
            <w:shd w:val="clear" w:color="auto" w:fill="FFFFFF"/>
          </w:tcPr>
          <w:p w:rsidRPr="005E375D" w:rsidR="00E56AED" w:rsidP="002F5C7D" w:rsidRDefault="00E56AED" w14:paraId="7D037531" w14:textId="77777777">
            <w:pPr>
              <w:pStyle w:val="Normal1"/>
              <w:jc w:val="both"/>
              <w:rPr>
                <w:rFonts w:ascii="Calibri" w:hAnsi="Calibri"/>
                <w:i w:val="0"/>
                <w:sz w:val="22"/>
                <w:szCs w:val="22"/>
                <w:lang w:val="fr-FR"/>
              </w:rPr>
            </w:pPr>
            <w:r w:rsidRPr="005E375D">
              <w:rPr>
                <w:rFonts w:ascii="Calibri" w:hAnsi="Calibri"/>
                <w:i w:val="0"/>
                <w:sz w:val="22"/>
                <w:szCs w:val="22"/>
                <w:lang w:val="fr-FR"/>
              </w:rPr>
              <w:t xml:space="preserve">Existence de le fiche produit </w:t>
            </w:r>
          </w:p>
        </w:tc>
      </w:tr>
      <w:tr w:rsidRPr="00237864" w:rsidR="00E56AED" w:rsidTr="006709CC" w14:paraId="3C6ADEB0" w14:textId="77777777">
        <w:tc>
          <w:tcPr>
            <w:tcW w:w="151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73D2CCFA" w14:textId="77777777">
            <w:pPr>
              <w:jc w:val="both"/>
            </w:pPr>
            <w:r w:rsidRPr="00237864">
              <w:t>PRE-096-2</w:t>
            </w:r>
          </w:p>
        </w:tc>
        <w:tc>
          <w:tcPr>
            <w:tcW w:w="7727" w:type="dxa"/>
            <w:tcBorders>
              <w:top w:val="single" w:color="000000" w:sz="4" w:space="0"/>
              <w:left w:val="single" w:color="000000" w:sz="4" w:space="0"/>
              <w:bottom w:val="single" w:color="000000" w:sz="4" w:space="0"/>
              <w:right w:val="single" w:color="000000" w:sz="4" w:space="0"/>
            </w:tcBorders>
            <w:shd w:val="clear" w:color="auto" w:fill="FFFFFF"/>
          </w:tcPr>
          <w:p w:rsidRPr="005E375D" w:rsidR="00E56AED" w:rsidP="002F5C7D" w:rsidRDefault="00E56AED" w14:paraId="790E80A9" w14:textId="77777777">
            <w:pPr>
              <w:pStyle w:val="Normal1"/>
              <w:jc w:val="both"/>
              <w:rPr>
                <w:rFonts w:ascii="Calibri" w:hAnsi="Calibri"/>
                <w:i w:val="0"/>
                <w:sz w:val="22"/>
                <w:szCs w:val="22"/>
                <w:lang w:val="fr-FR"/>
              </w:rPr>
            </w:pPr>
            <w:r w:rsidRPr="005E375D">
              <w:rPr>
                <w:rFonts w:ascii="Calibri" w:hAnsi="Calibri"/>
                <w:i w:val="0"/>
                <w:sz w:val="22"/>
                <w:szCs w:val="22"/>
                <w:lang w:val="fr-FR"/>
              </w:rPr>
              <w:t>Compte espèce PEA disponible</w:t>
            </w:r>
          </w:p>
        </w:tc>
      </w:tr>
      <w:tr w:rsidRPr="00237864" w:rsidR="00E56AED" w:rsidTr="006709CC" w14:paraId="6312ADA3" w14:textId="77777777">
        <w:tc>
          <w:tcPr>
            <w:tcW w:w="151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6AEDD330" w14:textId="77777777">
            <w:pPr>
              <w:jc w:val="both"/>
            </w:pPr>
            <w:r w:rsidRPr="00237864">
              <w:t>PRE-096-3</w:t>
            </w:r>
          </w:p>
        </w:tc>
        <w:tc>
          <w:tcPr>
            <w:tcW w:w="7727" w:type="dxa"/>
            <w:tcBorders>
              <w:top w:val="single" w:color="000000" w:sz="4" w:space="0"/>
              <w:left w:val="single" w:color="000000" w:sz="4" w:space="0"/>
              <w:bottom w:val="single" w:color="000000" w:sz="4" w:space="0"/>
              <w:right w:val="single" w:color="000000" w:sz="4" w:space="0"/>
            </w:tcBorders>
            <w:shd w:val="clear" w:color="auto" w:fill="FFFFFF"/>
          </w:tcPr>
          <w:p w:rsidRPr="005E375D" w:rsidR="00E56AED" w:rsidP="002F5C7D" w:rsidRDefault="00E56AED" w14:paraId="40CBBCB1" w14:textId="77777777">
            <w:pPr>
              <w:pStyle w:val="Normal1"/>
              <w:jc w:val="both"/>
              <w:rPr>
                <w:rFonts w:ascii="Calibri" w:hAnsi="Calibri"/>
                <w:i w:val="0"/>
                <w:sz w:val="22"/>
                <w:szCs w:val="22"/>
                <w:lang w:val="fr-FR"/>
              </w:rPr>
            </w:pPr>
            <w:r w:rsidRPr="005E375D">
              <w:rPr>
                <w:rFonts w:ascii="Calibri" w:hAnsi="Calibri"/>
                <w:i w:val="0"/>
                <w:sz w:val="22"/>
                <w:szCs w:val="22"/>
                <w:lang w:val="fr-FR"/>
              </w:rPr>
              <w:t>Compte titre PEA disponible</w:t>
            </w:r>
          </w:p>
        </w:tc>
      </w:tr>
      <w:tr w:rsidRPr="00237864" w:rsidR="00E56AED" w:rsidTr="006709CC" w14:paraId="2FA8FC5C"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E9C3029" w14:textId="77777777">
            <w:pPr>
              <w:jc w:val="both"/>
            </w:pPr>
            <w:r w:rsidRPr="00237864">
              <w:t>PRE-096-4</w:t>
            </w:r>
          </w:p>
        </w:tc>
        <w:tc>
          <w:tcPr>
            <w:tcW w:w="7727" w:type="dxa"/>
            <w:tcBorders>
              <w:left w:val="single" w:color="000000" w:sz="4" w:space="0"/>
              <w:bottom w:val="single" w:color="000000" w:sz="4" w:space="0"/>
              <w:right w:val="single" w:color="000000" w:sz="4" w:space="0"/>
            </w:tcBorders>
            <w:shd w:val="clear" w:color="auto" w:fill="FFFFFF"/>
          </w:tcPr>
          <w:p w:rsidRPr="005E375D" w:rsidR="00E56AED" w:rsidP="002F5C7D" w:rsidRDefault="00E56AED" w14:paraId="28F08EF4" w14:textId="77777777">
            <w:pPr>
              <w:pStyle w:val="Normal1"/>
              <w:jc w:val="both"/>
              <w:rPr>
                <w:rFonts w:ascii="Calibri" w:hAnsi="Calibri"/>
                <w:iCs/>
                <w:sz w:val="22"/>
                <w:szCs w:val="22"/>
              </w:rPr>
            </w:pPr>
            <w:r w:rsidRPr="005E375D">
              <w:rPr>
                <w:rFonts w:ascii="Calibri" w:hAnsi="Calibri"/>
                <w:i w:val="0"/>
                <w:sz w:val="22"/>
                <w:szCs w:val="22"/>
              </w:rPr>
              <w:t>Éligibilité Compte titre / espèce</w:t>
            </w:r>
          </w:p>
        </w:tc>
      </w:tr>
    </w:tbl>
    <w:p w:rsidR="00E56AED" w:rsidP="002F5C7D" w:rsidRDefault="00E56AED" w14:paraId="00E62779" w14:textId="77777777">
      <w:pPr>
        <w:pStyle w:val="Paragraphedeliste1"/>
        <w:spacing w:before="240" w:line="100" w:lineRule="atLeast"/>
        <w:jc w:val="both"/>
      </w:pPr>
    </w:p>
    <w:p w:rsidR="00E56AED" w:rsidP="003D34DB" w:rsidRDefault="00E56AED" w14:paraId="1884FC77" w14:textId="77777777">
      <w:pPr>
        <w:pStyle w:val="Style3"/>
        <w:numPr>
          <w:ilvl w:val="2"/>
          <w:numId w:val="3"/>
        </w:numPr>
        <w:spacing w:before="240" w:after="240" w:line="100" w:lineRule="atLeast"/>
        <w:ind w:right="142"/>
        <w:jc w:val="both"/>
      </w:pPr>
      <w:bookmarkStart w:name="_Toc409973806" w:id="409"/>
      <w:r>
        <w:t>Post-conditions</w:t>
      </w:r>
      <w:bookmarkEnd w:id="409"/>
    </w:p>
    <w:p w:rsidR="00E56AED" w:rsidP="002F5C7D" w:rsidRDefault="00E56AED" w14:paraId="40D61ADA" w14:textId="77777777">
      <w:pPr>
        <w:spacing w:before="240" w:after="240" w:line="100" w:lineRule="atLeast"/>
        <w:ind w:right="142"/>
        <w:jc w:val="both"/>
      </w:pPr>
    </w:p>
    <w:tbl>
      <w:tblPr>
        <w:tblW w:w="0" w:type="auto"/>
        <w:tblLayout w:type="fixed"/>
        <w:tblLook w:val="0000" w:firstRow="0" w:lastRow="0" w:firstColumn="0" w:lastColumn="0" w:noHBand="0" w:noVBand="0"/>
      </w:tblPr>
      <w:tblGrid>
        <w:gridCol w:w="1612"/>
        <w:gridCol w:w="7606"/>
      </w:tblGrid>
      <w:tr w:rsidRPr="00237864" w:rsidR="00E56AED" w:rsidTr="006709CC" w14:paraId="1560CA32" w14:textId="77777777">
        <w:trPr>
          <w:tblHeader/>
        </w:trPr>
        <w:tc>
          <w:tcPr>
            <w:tcW w:w="1612"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70D0F652" w14:textId="77777777">
            <w:pPr>
              <w:jc w:val="both"/>
              <w:rPr>
                <w:b/>
              </w:rPr>
            </w:pPr>
            <w:r w:rsidRPr="00237864">
              <w:rPr>
                <w:b/>
              </w:rPr>
              <w:t>Réf.</w:t>
            </w:r>
          </w:p>
        </w:tc>
        <w:tc>
          <w:tcPr>
            <w:tcW w:w="7606"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3D34DB" w:rsidRDefault="00E56AED" w14:paraId="1B869723" w14:textId="77777777">
            <w:pPr>
              <w:numPr>
                <w:ilvl w:val="0"/>
                <w:numId w:val="16"/>
              </w:numPr>
              <w:suppressAutoHyphens/>
              <w:jc w:val="both"/>
              <w:rPr>
                <w:b/>
              </w:rPr>
            </w:pPr>
            <w:r w:rsidRPr="00237864">
              <w:rPr>
                <w:b/>
              </w:rPr>
              <w:t>Description</w:t>
            </w:r>
          </w:p>
        </w:tc>
      </w:tr>
      <w:tr w:rsidRPr="00237864" w:rsidR="00E56AED" w:rsidTr="006709CC" w14:paraId="48D5FD72" w14:textId="77777777">
        <w:tc>
          <w:tcPr>
            <w:tcW w:w="1612"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3D39A7A5" w14:textId="77777777">
            <w:pPr>
              <w:jc w:val="both"/>
            </w:pPr>
            <w:r w:rsidRPr="00237864">
              <w:t>POS-096-1</w:t>
            </w:r>
          </w:p>
        </w:tc>
        <w:tc>
          <w:tcPr>
            <w:tcW w:w="7606" w:type="dxa"/>
            <w:tcBorders>
              <w:top w:val="single" w:color="000000" w:sz="4" w:space="0"/>
              <w:left w:val="single" w:color="000000" w:sz="4" w:space="0"/>
              <w:bottom w:val="single" w:color="000000" w:sz="4" w:space="0"/>
              <w:right w:val="single" w:color="000000" w:sz="4" w:space="0"/>
            </w:tcBorders>
            <w:shd w:val="clear" w:color="auto" w:fill="FFFFFF"/>
          </w:tcPr>
          <w:p w:rsidRPr="005E375D" w:rsidR="00E56AED" w:rsidP="002F5C7D" w:rsidRDefault="00E56AED" w14:paraId="67E149B8" w14:textId="77777777">
            <w:pPr>
              <w:pStyle w:val="Normal1"/>
              <w:jc w:val="both"/>
              <w:rPr>
                <w:rFonts w:ascii="Calibri" w:hAnsi="Calibri"/>
                <w:i w:val="0"/>
                <w:sz w:val="22"/>
                <w:szCs w:val="22"/>
              </w:rPr>
            </w:pPr>
            <w:r w:rsidRPr="005E375D">
              <w:rPr>
                <w:rFonts w:ascii="Calibri" w:hAnsi="Calibri"/>
                <w:i w:val="0"/>
                <w:sz w:val="22"/>
                <w:szCs w:val="22"/>
              </w:rPr>
              <w:t>Absence d'un ancien contrat avec le même couple titre / espèce</w:t>
            </w:r>
          </w:p>
        </w:tc>
      </w:tr>
      <w:tr w:rsidRPr="00237864" w:rsidR="00E56AED" w:rsidTr="006709CC" w14:paraId="5435DBDA" w14:textId="77777777">
        <w:tc>
          <w:tcPr>
            <w:tcW w:w="161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468E3F1" w14:textId="77777777">
            <w:pPr>
              <w:jc w:val="both"/>
            </w:pPr>
            <w:r w:rsidRPr="00237864">
              <w:t>POS-096-2</w:t>
            </w:r>
          </w:p>
        </w:tc>
        <w:tc>
          <w:tcPr>
            <w:tcW w:w="7606" w:type="dxa"/>
            <w:tcBorders>
              <w:left w:val="single" w:color="000000" w:sz="4" w:space="0"/>
              <w:bottom w:val="single" w:color="000000" w:sz="4" w:space="0"/>
              <w:right w:val="single" w:color="000000" w:sz="4" w:space="0"/>
            </w:tcBorders>
            <w:shd w:val="clear" w:color="auto" w:fill="FFFFFF"/>
          </w:tcPr>
          <w:p w:rsidRPr="005E375D" w:rsidR="00E56AED" w:rsidP="002F5C7D" w:rsidRDefault="00E56AED" w14:paraId="56FD731C" w14:textId="77777777">
            <w:pPr>
              <w:pStyle w:val="Normal1"/>
              <w:jc w:val="both"/>
              <w:rPr>
                <w:rFonts w:ascii="Calibri" w:hAnsi="Calibri"/>
                <w:i w:val="0"/>
                <w:sz w:val="22"/>
                <w:szCs w:val="22"/>
              </w:rPr>
            </w:pPr>
            <w:r w:rsidRPr="005E375D">
              <w:rPr>
                <w:rFonts w:ascii="Calibri" w:hAnsi="Calibri"/>
                <w:i w:val="0"/>
                <w:sz w:val="22"/>
                <w:szCs w:val="22"/>
              </w:rPr>
              <w:t>Identification de la fiche produit</w:t>
            </w:r>
          </w:p>
        </w:tc>
      </w:tr>
      <w:tr w:rsidRPr="00237864" w:rsidR="00E56AED" w:rsidTr="006709CC" w14:paraId="1CBAAA96" w14:textId="77777777">
        <w:tc>
          <w:tcPr>
            <w:tcW w:w="161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1401C81" w14:textId="77777777">
            <w:pPr>
              <w:jc w:val="both"/>
            </w:pPr>
            <w:r w:rsidRPr="00237864">
              <w:t>POS-096-3</w:t>
            </w:r>
          </w:p>
        </w:tc>
        <w:tc>
          <w:tcPr>
            <w:tcW w:w="7606" w:type="dxa"/>
            <w:tcBorders>
              <w:left w:val="single" w:color="000000" w:sz="4" w:space="0"/>
              <w:bottom w:val="single" w:color="000000" w:sz="4" w:space="0"/>
              <w:right w:val="single" w:color="000000" w:sz="4" w:space="0"/>
            </w:tcBorders>
            <w:shd w:val="clear" w:color="auto" w:fill="FFFFFF"/>
          </w:tcPr>
          <w:p w:rsidRPr="005E375D" w:rsidR="00E56AED" w:rsidP="002F5C7D" w:rsidRDefault="00E56AED" w14:paraId="03924055" w14:textId="77777777">
            <w:pPr>
              <w:pStyle w:val="Normal1"/>
              <w:jc w:val="both"/>
              <w:rPr>
                <w:rFonts w:ascii="Calibri" w:hAnsi="Calibri"/>
                <w:i w:val="0"/>
                <w:sz w:val="22"/>
                <w:szCs w:val="22"/>
              </w:rPr>
            </w:pPr>
            <w:r w:rsidRPr="005E375D">
              <w:rPr>
                <w:rFonts w:ascii="Calibri" w:hAnsi="Calibri"/>
                <w:i w:val="0"/>
                <w:sz w:val="22"/>
                <w:szCs w:val="22"/>
              </w:rPr>
              <w:t>Identification du compte titre client PEA</w:t>
            </w:r>
          </w:p>
        </w:tc>
      </w:tr>
      <w:tr w:rsidRPr="00237864" w:rsidR="00E56AED" w:rsidTr="006709CC" w14:paraId="60A6A5C3" w14:textId="77777777">
        <w:tc>
          <w:tcPr>
            <w:tcW w:w="161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02F0EB0" w14:textId="77777777">
            <w:pPr>
              <w:jc w:val="both"/>
            </w:pPr>
            <w:r w:rsidRPr="00237864">
              <w:t>POS-096-4</w:t>
            </w:r>
          </w:p>
        </w:tc>
        <w:tc>
          <w:tcPr>
            <w:tcW w:w="7606" w:type="dxa"/>
            <w:tcBorders>
              <w:left w:val="single" w:color="000000" w:sz="4" w:space="0"/>
              <w:bottom w:val="single" w:color="000000" w:sz="4" w:space="0"/>
              <w:right w:val="single" w:color="000000" w:sz="4" w:space="0"/>
            </w:tcBorders>
            <w:shd w:val="clear" w:color="auto" w:fill="FFFFFF"/>
          </w:tcPr>
          <w:p w:rsidRPr="005E375D" w:rsidR="00E56AED" w:rsidP="002F5C7D" w:rsidRDefault="00E56AED" w14:paraId="685359BD" w14:textId="77777777">
            <w:pPr>
              <w:pStyle w:val="Normal1"/>
              <w:jc w:val="both"/>
              <w:rPr>
                <w:rFonts w:ascii="Calibri" w:hAnsi="Calibri"/>
                <w:i w:val="0"/>
                <w:sz w:val="22"/>
                <w:szCs w:val="22"/>
              </w:rPr>
            </w:pPr>
            <w:r w:rsidRPr="005E375D">
              <w:rPr>
                <w:rFonts w:ascii="Calibri" w:hAnsi="Calibri"/>
                <w:i w:val="0"/>
                <w:sz w:val="22"/>
                <w:szCs w:val="22"/>
              </w:rPr>
              <w:t>Identification du compte espèce client PEA</w:t>
            </w:r>
          </w:p>
        </w:tc>
      </w:tr>
    </w:tbl>
    <w:p w:rsidRPr="005E375D" w:rsidR="00E56AED" w:rsidP="003D34DB" w:rsidRDefault="00E56AED" w14:paraId="74321E93" w14:textId="77777777">
      <w:pPr>
        <w:pStyle w:val="Style3"/>
        <w:numPr>
          <w:ilvl w:val="2"/>
          <w:numId w:val="3"/>
        </w:numPr>
        <w:spacing w:before="240" w:after="240" w:line="100" w:lineRule="atLeast"/>
        <w:ind w:right="142"/>
        <w:jc w:val="both"/>
      </w:pPr>
      <w:bookmarkStart w:name="_Toc409973807" w:id="410"/>
      <w:r w:rsidRPr="005E375D">
        <w:t>Diagramme d’activité</w:t>
      </w:r>
      <w:bookmarkEnd w:id="410"/>
    </w:p>
    <w:p w:rsidR="00E56AED" w:rsidP="002F5C7D" w:rsidRDefault="00E56AED" w14:paraId="41CBED74" w14:textId="77777777">
      <w:pPr>
        <w:jc w:val="both"/>
        <w:rPr>
          <w:sz w:val="20"/>
          <w:szCs w:val="20"/>
        </w:rPr>
      </w:pPr>
      <w:r>
        <w:rPr>
          <w:sz w:val="20"/>
          <w:szCs w:val="20"/>
        </w:rPr>
        <w:t>[Pas d'écran disponible à ce niveau]</w:t>
      </w:r>
    </w:p>
    <w:p w:rsidR="00E56AED" w:rsidP="003D34DB" w:rsidRDefault="00E56AED" w14:paraId="47616550" w14:textId="77777777">
      <w:pPr>
        <w:pStyle w:val="Style3"/>
        <w:numPr>
          <w:ilvl w:val="2"/>
          <w:numId w:val="3"/>
        </w:numPr>
        <w:spacing w:before="240" w:after="240" w:line="100" w:lineRule="atLeast"/>
        <w:ind w:right="142"/>
        <w:jc w:val="both"/>
      </w:pPr>
      <w:bookmarkStart w:name="_Toc409973808" w:id="411"/>
      <w:r>
        <w:t>Règles de gestion</w:t>
      </w:r>
      <w:bookmarkEnd w:id="411"/>
    </w:p>
    <w:p w:rsidRPr="005E375D" w:rsidR="00E56AED" w:rsidP="002F5C7D" w:rsidRDefault="00E56AED" w14:paraId="7E7896A9" w14:textId="77777777">
      <w:pPr>
        <w:spacing w:before="240" w:after="240" w:line="100" w:lineRule="atLeast"/>
        <w:ind w:right="142"/>
        <w:jc w:val="both"/>
      </w:pPr>
    </w:p>
    <w:tbl>
      <w:tblPr>
        <w:tblW w:w="0" w:type="auto"/>
        <w:tblLayout w:type="fixed"/>
        <w:tblLook w:val="0000" w:firstRow="0" w:lastRow="0" w:firstColumn="0" w:lastColumn="0" w:noHBand="0" w:noVBand="0"/>
      </w:tblPr>
      <w:tblGrid>
        <w:gridCol w:w="1612"/>
        <w:gridCol w:w="7606"/>
      </w:tblGrid>
      <w:tr w:rsidRPr="00237864" w:rsidR="00E56AED" w:rsidTr="006709CC" w14:paraId="59D5F300" w14:textId="77777777">
        <w:trPr>
          <w:tblHeader/>
        </w:trPr>
        <w:tc>
          <w:tcPr>
            <w:tcW w:w="1612"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7338C11C" w14:textId="77777777">
            <w:pPr>
              <w:jc w:val="both"/>
              <w:rPr>
                <w:b/>
              </w:rPr>
            </w:pPr>
            <w:r w:rsidRPr="00237864">
              <w:rPr>
                <w:b/>
              </w:rPr>
              <w:t>Réf.</w:t>
            </w:r>
          </w:p>
        </w:tc>
        <w:tc>
          <w:tcPr>
            <w:tcW w:w="7606"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3D34DB" w:rsidRDefault="00E56AED" w14:paraId="635548C7" w14:textId="77777777">
            <w:pPr>
              <w:numPr>
                <w:ilvl w:val="0"/>
                <w:numId w:val="16"/>
              </w:numPr>
              <w:suppressAutoHyphens/>
              <w:jc w:val="both"/>
              <w:rPr>
                <w:b/>
              </w:rPr>
            </w:pPr>
            <w:r w:rsidRPr="00237864">
              <w:rPr>
                <w:b/>
              </w:rPr>
              <w:t>Description</w:t>
            </w:r>
          </w:p>
        </w:tc>
      </w:tr>
      <w:tr w:rsidRPr="00237864" w:rsidR="00E56AED" w:rsidTr="006709CC" w14:paraId="63EC03E1" w14:textId="77777777">
        <w:tc>
          <w:tcPr>
            <w:tcW w:w="1612"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7FD838BD" w14:textId="77777777">
            <w:pPr>
              <w:jc w:val="both"/>
            </w:pPr>
            <w:r w:rsidRPr="00237864">
              <w:t>RG-096-1</w:t>
            </w:r>
          </w:p>
        </w:tc>
        <w:tc>
          <w:tcPr>
            <w:tcW w:w="7606" w:type="dxa"/>
            <w:tcBorders>
              <w:top w:val="single" w:color="000000" w:sz="4" w:space="0"/>
              <w:left w:val="single" w:color="000000" w:sz="4" w:space="0"/>
              <w:bottom w:val="single" w:color="000000" w:sz="4" w:space="0"/>
              <w:right w:val="single" w:color="000000" w:sz="4" w:space="0"/>
            </w:tcBorders>
            <w:shd w:val="clear" w:color="auto" w:fill="FFFFFF"/>
          </w:tcPr>
          <w:p w:rsidRPr="005E375D" w:rsidR="00E56AED" w:rsidP="002F5C7D" w:rsidRDefault="00E56AED" w14:paraId="2505A086" w14:textId="77777777">
            <w:pPr>
              <w:pStyle w:val="Normal1"/>
              <w:jc w:val="both"/>
              <w:rPr>
                <w:rFonts w:ascii="Calibri" w:hAnsi="Calibri"/>
                <w:i w:val="0"/>
                <w:sz w:val="22"/>
                <w:szCs w:val="22"/>
              </w:rPr>
            </w:pPr>
            <w:r w:rsidRPr="005E375D">
              <w:rPr>
                <w:rFonts w:ascii="Calibri" w:hAnsi="Calibri"/>
                <w:i w:val="0"/>
                <w:sz w:val="22"/>
                <w:szCs w:val="22"/>
              </w:rPr>
              <w:t>Le champ compte espèce ne génère que les comptes espèces PEA</w:t>
            </w:r>
          </w:p>
        </w:tc>
      </w:tr>
      <w:tr w:rsidRPr="00237864" w:rsidR="00E56AED" w:rsidTr="006709CC" w14:paraId="146BEF7C" w14:textId="77777777">
        <w:tc>
          <w:tcPr>
            <w:tcW w:w="161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05DA85A" w14:textId="77777777">
            <w:pPr>
              <w:jc w:val="both"/>
            </w:pPr>
            <w:r w:rsidRPr="00237864">
              <w:t>PG-096-2</w:t>
            </w:r>
          </w:p>
        </w:tc>
        <w:tc>
          <w:tcPr>
            <w:tcW w:w="7606" w:type="dxa"/>
            <w:tcBorders>
              <w:left w:val="single" w:color="000000" w:sz="4" w:space="0"/>
              <w:bottom w:val="single" w:color="000000" w:sz="4" w:space="0"/>
              <w:right w:val="single" w:color="000000" w:sz="4" w:space="0"/>
            </w:tcBorders>
            <w:shd w:val="clear" w:color="auto" w:fill="FFFFFF"/>
          </w:tcPr>
          <w:p w:rsidRPr="005E375D" w:rsidR="00E56AED" w:rsidP="002F5C7D" w:rsidRDefault="00E56AED" w14:paraId="541067D3" w14:textId="77777777">
            <w:pPr>
              <w:pStyle w:val="Normal1"/>
              <w:jc w:val="both"/>
              <w:rPr>
                <w:rFonts w:ascii="Calibri" w:hAnsi="Calibri"/>
                <w:i w:val="0"/>
                <w:sz w:val="22"/>
                <w:szCs w:val="22"/>
              </w:rPr>
            </w:pPr>
            <w:r w:rsidRPr="005E375D">
              <w:rPr>
                <w:rFonts w:ascii="Calibri" w:hAnsi="Calibri"/>
                <w:i w:val="0"/>
                <w:sz w:val="22"/>
                <w:szCs w:val="22"/>
              </w:rPr>
              <w:t>Le champ compte titre ne génère que les comptes titres PEA</w:t>
            </w:r>
          </w:p>
        </w:tc>
      </w:tr>
      <w:tr w:rsidRPr="00237864" w:rsidR="00E56AED" w:rsidTr="006709CC" w14:paraId="7E8F3D80" w14:textId="77777777">
        <w:tc>
          <w:tcPr>
            <w:tcW w:w="161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BCF15C2" w14:textId="77777777">
            <w:pPr>
              <w:jc w:val="both"/>
            </w:pPr>
            <w:r w:rsidRPr="00237864">
              <w:t>RG-096-3</w:t>
            </w:r>
          </w:p>
        </w:tc>
        <w:tc>
          <w:tcPr>
            <w:tcW w:w="7606" w:type="dxa"/>
            <w:tcBorders>
              <w:left w:val="single" w:color="000000" w:sz="4" w:space="0"/>
              <w:bottom w:val="single" w:color="000000" w:sz="4" w:space="0"/>
              <w:right w:val="single" w:color="000000" w:sz="4" w:space="0"/>
            </w:tcBorders>
            <w:shd w:val="clear" w:color="auto" w:fill="FFFFFF"/>
          </w:tcPr>
          <w:p w:rsidRPr="005E375D" w:rsidR="00E56AED" w:rsidP="002F5C7D" w:rsidRDefault="00E56AED" w14:paraId="22825F50" w14:textId="77777777">
            <w:pPr>
              <w:pStyle w:val="Normal1"/>
              <w:jc w:val="both"/>
              <w:rPr>
                <w:rFonts w:ascii="Calibri" w:hAnsi="Calibri"/>
                <w:i w:val="0"/>
                <w:sz w:val="22"/>
                <w:szCs w:val="22"/>
              </w:rPr>
            </w:pPr>
            <w:r w:rsidRPr="005E375D">
              <w:rPr>
                <w:rFonts w:ascii="Calibri" w:hAnsi="Calibri"/>
                <w:i w:val="0"/>
                <w:sz w:val="22"/>
                <w:szCs w:val="22"/>
              </w:rPr>
              <w:t>L'identifiant fiche de produit est obligatoire</w:t>
            </w:r>
          </w:p>
        </w:tc>
      </w:tr>
      <w:tr w:rsidRPr="00237864" w:rsidR="00E56AED" w:rsidTr="006709CC" w14:paraId="58A39822" w14:textId="77777777">
        <w:tc>
          <w:tcPr>
            <w:tcW w:w="161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837559A" w14:textId="77777777">
            <w:pPr>
              <w:jc w:val="both"/>
            </w:pPr>
            <w:r w:rsidRPr="00237864">
              <w:t>RG-096-4</w:t>
            </w:r>
          </w:p>
        </w:tc>
        <w:tc>
          <w:tcPr>
            <w:tcW w:w="7606" w:type="dxa"/>
            <w:tcBorders>
              <w:left w:val="single" w:color="000000" w:sz="4" w:space="0"/>
              <w:bottom w:val="single" w:color="000000" w:sz="4" w:space="0"/>
              <w:right w:val="single" w:color="000000" w:sz="4" w:space="0"/>
            </w:tcBorders>
            <w:shd w:val="clear" w:color="auto" w:fill="FFFFFF"/>
          </w:tcPr>
          <w:p w:rsidRPr="005E375D" w:rsidR="00E56AED" w:rsidP="002F5C7D" w:rsidRDefault="00E56AED" w14:paraId="5DDBE9C2" w14:textId="77777777">
            <w:pPr>
              <w:pStyle w:val="Normal1"/>
              <w:jc w:val="both"/>
              <w:rPr>
                <w:rFonts w:ascii="Calibri" w:hAnsi="Calibri"/>
                <w:i w:val="0"/>
                <w:sz w:val="22"/>
                <w:szCs w:val="22"/>
              </w:rPr>
            </w:pPr>
            <w:r w:rsidRPr="005E375D">
              <w:rPr>
                <w:rFonts w:ascii="Calibri" w:hAnsi="Calibri"/>
                <w:i w:val="0"/>
                <w:sz w:val="22"/>
                <w:szCs w:val="22"/>
              </w:rPr>
              <w:t>Le compte espèce calcule automatiquement le compte titre et inversement.</w:t>
            </w:r>
          </w:p>
        </w:tc>
      </w:tr>
      <w:tr w:rsidRPr="00237864" w:rsidR="00E56AED" w:rsidTr="006709CC" w14:paraId="18C9DCA3" w14:textId="77777777">
        <w:tc>
          <w:tcPr>
            <w:tcW w:w="161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7103655" w14:textId="77777777">
            <w:pPr>
              <w:jc w:val="both"/>
            </w:pPr>
            <w:r w:rsidRPr="00237864">
              <w:t>RG-096-5</w:t>
            </w:r>
          </w:p>
        </w:tc>
        <w:tc>
          <w:tcPr>
            <w:tcW w:w="7606" w:type="dxa"/>
            <w:tcBorders>
              <w:left w:val="single" w:color="000000" w:sz="4" w:space="0"/>
              <w:bottom w:val="single" w:color="000000" w:sz="4" w:space="0"/>
              <w:right w:val="single" w:color="000000" w:sz="4" w:space="0"/>
            </w:tcBorders>
            <w:shd w:val="clear" w:color="auto" w:fill="FFFFFF"/>
          </w:tcPr>
          <w:p w:rsidRPr="005E375D" w:rsidR="00E56AED" w:rsidP="002F5C7D" w:rsidRDefault="00E56AED" w14:paraId="64011685" w14:textId="77777777">
            <w:pPr>
              <w:pStyle w:val="Normal1"/>
              <w:jc w:val="both"/>
              <w:rPr>
                <w:rFonts w:ascii="Calibri" w:hAnsi="Calibri"/>
                <w:i w:val="0"/>
                <w:sz w:val="22"/>
                <w:szCs w:val="22"/>
              </w:rPr>
            </w:pPr>
            <w:r w:rsidRPr="005E375D">
              <w:rPr>
                <w:rFonts w:ascii="Calibri" w:hAnsi="Calibri"/>
                <w:i w:val="0"/>
                <w:sz w:val="22"/>
                <w:szCs w:val="22"/>
              </w:rPr>
              <w:t>Le nom du client, son type d'identifiant et son numéro d'identité sont calculé automatiquement au niveau de l'écran de saisie.</w:t>
            </w:r>
          </w:p>
        </w:tc>
      </w:tr>
    </w:tbl>
    <w:p w:rsidR="00E56AED" w:rsidP="003D34DB" w:rsidRDefault="00E56AED" w14:paraId="13221769" w14:textId="77777777">
      <w:pPr>
        <w:pStyle w:val="Style3"/>
        <w:numPr>
          <w:ilvl w:val="2"/>
          <w:numId w:val="3"/>
        </w:numPr>
        <w:jc w:val="both"/>
      </w:pPr>
      <w:bookmarkStart w:name="_Toc409973809" w:id="412"/>
      <w:r>
        <w:t>Traitements</w:t>
      </w:r>
      <w:bookmarkEnd w:id="412"/>
    </w:p>
    <w:p w:rsidR="00E56AED" w:rsidP="0091661A" w:rsidRDefault="00E56AED" w14:paraId="1DE8C17B" w14:textId="77777777">
      <w:pPr>
        <w:pStyle w:val="Paragraphedeliste1"/>
        <w:numPr>
          <w:ilvl w:val="0"/>
          <w:numId w:val="4"/>
        </w:numPr>
        <w:spacing w:before="240" w:after="240" w:line="100" w:lineRule="atLeast"/>
        <w:ind w:right="142" w:firstLine="0"/>
        <w:jc w:val="both"/>
      </w:pPr>
      <w:r>
        <w:t>Le traitement spécifique à l'écran de saisie d'un PEA</w:t>
      </w:r>
    </w:p>
    <w:tbl>
      <w:tblPr>
        <w:tblW w:w="0" w:type="auto"/>
        <w:tblLayout w:type="fixed"/>
        <w:tblLook w:val="0000" w:firstRow="0" w:lastRow="0" w:firstColumn="0" w:lastColumn="0" w:noHBand="0" w:noVBand="0"/>
      </w:tblPr>
      <w:tblGrid>
        <w:gridCol w:w="1525"/>
        <w:gridCol w:w="7712"/>
      </w:tblGrid>
      <w:tr w:rsidRPr="00237864" w:rsidR="00E56AED" w:rsidTr="006709CC" w14:paraId="2CB42FF8" w14:textId="77777777">
        <w:trPr>
          <w:tblHeader/>
        </w:trPr>
        <w:tc>
          <w:tcPr>
            <w:tcW w:w="1525"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05535737" w14:textId="77777777">
            <w:pPr>
              <w:jc w:val="both"/>
              <w:rPr>
                <w:b/>
              </w:rPr>
            </w:pPr>
            <w:r w:rsidRPr="00237864">
              <w:rPr>
                <w:b/>
              </w:rPr>
              <w:t>Réf.</w:t>
            </w:r>
          </w:p>
        </w:tc>
        <w:tc>
          <w:tcPr>
            <w:tcW w:w="7712"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6945900D" w14:textId="77777777">
            <w:pPr>
              <w:jc w:val="both"/>
              <w:rPr>
                <w:b/>
              </w:rPr>
            </w:pPr>
            <w:r w:rsidRPr="00237864">
              <w:rPr>
                <w:b/>
              </w:rPr>
              <w:t>Description</w:t>
            </w:r>
          </w:p>
        </w:tc>
      </w:tr>
      <w:tr w:rsidRPr="00237864" w:rsidR="00E56AED" w:rsidTr="006709CC" w14:paraId="0CE76EEF" w14:textId="77777777">
        <w:trPr>
          <w:trHeight w:val="109"/>
        </w:trPr>
        <w:tc>
          <w:tcPr>
            <w:tcW w:w="152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17A1107E" w14:textId="77777777">
            <w:pPr>
              <w:jc w:val="both"/>
            </w:pPr>
            <w:r w:rsidRPr="00237864">
              <w:t>TRT-096-1</w:t>
            </w:r>
          </w:p>
        </w:tc>
        <w:tc>
          <w:tcPr>
            <w:tcW w:w="7712" w:type="dxa"/>
            <w:tcBorders>
              <w:top w:val="single" w:color="000000" w:sz="4" w:space="0"/>
              <w:left w:val="single" w:color="000000" w:sz="4" w:space="0"/>
              <w:bottom w:val="single" w:color="000000" w:sz="4" w:space="0"/>
              <w:right w:val="single" w:color="000000" w:sz="4" w:space="0"/>
            </w:tcBorders>
            <w:shd w:val="clear" w:color="auto" w:fill="FFFFFF"/>
          </w:tcPr>
          <w:p w:rsidRPr="005E375D" w:rsidR="00E56AED" w:rsidP="003D34DB" w:rsidRDefault="00E56AED" w14:paraId="19026B9F" w14:textId="77777777">
            <w:pPr>
              <w:pStyle w:val="Normal1"/>
              <w:numPr>
                <w:ilvl w:val="0"/>
                <w:numId w:val="58"/>
              </w:numPr>
              <w:suppressAutoHyphens/>
              <w:spacing w:line="100" w:lineRule="atLeast"/>
              <w:jc w:val="both"/>
              <w:rPr>
                <w:rFonts w:ascii="Calibri" w:hAnsi="Calibri"/>
                <w:i w:val="0"/>
                <w:sz w:val="22"/>
                <w:szCs w:val="22"/>
              </w:rPr>
            </w:pPr>
            <w:r w:rsidRPr="005E375D">
              <w:rPr>
                <w:rFonts w:ascii="Calibri" w:hAnsi="Calibri"/>
                <w:i w:val="0"/>
                <w:sz w:val="22"/>
                <w:szCs w:val="22"/>
              </w:rPr>
              <w:t>L'utilisateur identifie la référence de la fiche produit en F2 (une seul fiche est configuré)</w:t>
            </w:r>
          </w:p>
        </w:tc>
      </w:tr>
      <w:tr w:rsidRPr="00237864" w:rsidR="00E56AED" w:rsidTr="006709CC" w14:paraId="6262E84D" w14:textId="77777777">
        <w:tc>
          <w:tcPr>
            <w:tcW w:w="1525"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59774D5" w14:textId="77777777">
            <w:pPr>
              <w:jc w:val="both"/>
            </w:pPr>
            <w:r w:rsidRPr="00237864">
              <w:t>TRT-096-2</w:t>
            </w:r>
          </w:p>
        </w:tc>
        <w:tc>
          <w:tcPr>
            <w:tcW w:w="7712" w:type="dxa"/>
            <w:tcBorders>
              <w:left w:val="single" w:color="000000" w:sz="4" w:space="0"/>
              <w:bottom w:val="single" w:color="000000" w:sz="4" w:space="0"/>
              <w:right w:val="single" w:color="000000" w:sz="4" w:space="0"/>
            </w:tcBorders>
            <w:shd w:val="clear" w:color="auto" w:fill="FFFFFF"/>
          </w:tcPr>
          <w:p w:rsidRPr="005E375D" w:rsidR="00E56AED" w:rsidP="003D34DB" w:rsidRDefault="00E56AED" w14:paraId="3E69D716" w14:textId="77777777">
            <w:pPr>
              <w:pStyle w:val="Normal1"/>
              <w:numPr>
                <w:ilvl w:val="0"/>
                <w:numId w:val="59"/>
              </w:numPr>
              <w:suppressAutoHyphens/>
              <w:spacing w:line="100" w:lineRule="atLeast"/>
              <w:jc w:val="both"/>
              <w:rPr>
                <w:rFonts w:ascii="Calibri" w:hAnsi="Calibri"/>
                <w:i w:val="0"/>
                <w:sz w:val="22"/>
                <w:szCs w:val="22"/>
              </w:rPr>
            </w:pPr>
            <w:r w:rsidRPr="005E375D">
              <w:rPr>
                <w:rFonts w:ascii="Calibri" w:hAnsi="Calibri"/>
                <w:i w:val="0"/>
                <w:sz w:val="22"/>
                <w:szCs w:val="22"/>
              </w:rPr>
              <w:t>Dès la saisie du compte espèce PEA, le compte titre dédié est généré en automatique et inversement..</w:t>
            </w:r>
          </w:p>
          <w:p w:rsidRPr="005E375D" w:rsidR="00E56AED" w:rsidP="003D34DB" w:rsidRDefault="00E56AED" w14:paraId="7D6D3A4F" w14:textId="77777777">
            <w:pPr>
              <w:pStyle w:val="Normal1"/>
              <w:numPr>
                <w:ilvl w:val="0"/>
                <w:numId w:val="59"/>
              </w:numPr>
              <w:suppressAutoHyphens/>
              <w:spacing w:line="100" w:lineRule="atLeast"/>
              <w:jc w:val="both"/>
              <w:rPr>
                <w:rFonts w:ascii="Calibri" w:hAnsi="Calibri"/>
                <w:i w:val="0"/>
                <w:sz w:val="22"/>
                <w:szCs w:val="22"/>
              </w:rPr>
            </w:pPr>
            <w:r w:rsidRPr="005E375D">
              <w:rPr>
                <w:rFonts w:ascii="Calibri" w:hAnsi="Calibri"/>
                <w:i w:val="0"/>
                <w:sz w:val="22"/>
                <w:szCs w:val="22"/>
              </w:rPr>
              <w:t>La description du client, son type d'identifiant, ainsi que son numéro d'identité seront calculé automatiquement</w:t>
            </w:r>
          </w:p>
        </w:tc>
      </w:tr>
      <w:tr w:rsidRPr="00237864" w:rsidR="00E56AED" w:rsidTr="006709CC" w14:paraId="456EF99D" w14:textId="77777777">
        <w:trPr>
          <w:trHeight w:val="467"/>
        </w:trPr>
        <w:tc>
          <w:tcPr>
            <w:tcW w:w="1525"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776B8B4" w14:textId="77777777">
            <w:pPr>
              <w:jc w:val="both"/>
            </w:pPr>
            <w:r w:rsidRPr="00237864">
              <w:t>TRT-096-3</w:t>
            </w:r>
          </w:p>
        </w:tc>
        <w:tc>
          <w:tcPr>
            <w:tcW w:w="7712" w:type="dxa"/>
            <w:tcBorders>
              <w:left w:val="single" w:color="000000" w:sz="4" w:space="0"/>
              <w:bottom w:val="single" w:color="000000" w:sz="4" w:space="0"/>
              <w:right w:val="single" w:color="000000" w:sz="4" w:space="0"/>
            </w:tcBorders>
            <w:shd w:val="clear" w:color="auto" w:fill="FFFFFF"/>
          </w:tcPr>
          <w:p w:rsidRPr="005E375D" w:rsidR="00E56AED" w:rsidP="003D34DB" w:rsidRDefault="00E56AED" w14:paraId="709885FD" w14:textId="77777777">
            <w:pPr>
              <w:pStyle w:val="Normal1"/>
              <w:numPr>
                <w:ilvl w:val="0"/>
                <w:numId w:val="60"/>
              </w:numPr>
              <w:tabs>
                <w:tab w:val="left" w:pos="8920"/>
              </w:tabs>
              <w:suppressAutoHyphens/>
              <w:spacing w:line="100" w:lineRule="atLeast"/>
              <w:jc w:val="both"/>
              <w:rPr>
                <w:rFonts w:ascii="Calibri" w:hAnsi="Calibri"/>
                <w:i w:val="0"/>
                <w:color w:val="000000"/>
                <w:sz w:val="22"/>
                <w:szCs w:val="22"/>
              </w:rPr>
            </w:pPr>
            <w:r w:rsidRPr="005E375D">
              <w:rPr>
                <w:rFonts w:ascii="Calibri" w:hAnsi="Calibri"/>
                <w:i w:val="0"/>
                <w:color w:val="000000"/>
                <w:sz w:val="22"/>
                <w:szCs w:val="22"/>
              </w:rPr>
              <w:t>Suite à la création du contrat le système génère la référence, Exemple : PEA00000125</w:t>
            </w:r>
          </w:p>
          <w:p w:rsidRPr="005E375D" w:rsidR="00E56AED" w:rsidP="003D34DB" w:rsidRDefault="00E56AED" w14:paraId="26592862" w14:textId="77777777">
            <w:pPr>
              <w:pStyle w:val="Normal1"/>
              <w:numPr>
                <w:ilvl w:val="0"/>
                <w:numId w:val="60"/>
              </w:numPr>
              <w:tabs>
                <w:tab w:val="left" w:pos="8920"/>
              </w:tabs>
              <w:suppressAutoHyphens/>
              <w:spacing w:line="100" w:lineRule="atLeast"/>
              <w:jc w:val="both"/>
              <w:rPr>
                <w:rFonts w:ascii="Calibri" w:hAnsi="Calibri"/>
                <w:i w:val="0"/>
                <w:color w:val="000000"/>
                <w:sz w:val="22"/>
                <w:szCs w:val="22"/>
              </w:rPr>
            </w:pPr>
            <w:r w:rsidRPr="005E375D">
              <w:rPr>
                <w:rFonts w:ascii="Calibri" w:hAnsi="Calibri"/>
                <w:i w:val="0"/>
                <w:color w:val="000000"/>
                <w:sz w:val="22"/>
                <w:szCs w:val="22"/>
              </w:rPr>
              <w:t>Le statut du contrat est « En attente de validation», du moment qu'il est validé il passe en statut « Activé »</w:t>
            </w:r>
          </w:p>
        </w:tc>
      </w:tr>
    </w:tbl>
    <w:p w:rsidR="00E56AED" w:rsidP="002F5C7D" w:rsidRDefault="00E56AED" w14:paraId="4D6AD6D9" w14:textId="77777777">
      <w:pPr>
        <w:spacing w:before="60" w:line="100" w:lineRule="atLeast"/>
        <w:ind w:right="142"/>
        <w:jc w:val="both"/>
      </w:pPr>
    </w:p>
    <w:p w:rsidRPr="005E375D" w:rsidR="00E56AED" w:rsidP="003D34DB" w:rsidRDefault="00E56AED" w14:paraId="16C1225E" w14:textId="77777777">
      <w:pPr>
        <w:pStyle w:val="Style3"/>
        <w:numPr>
          <w:ilvl w:val="2"/>
          <w:numId w:val="3"/>
        </w:numPr>
        <w:jc w:val="both"/>
        <w:rPr>
          <w:color w:val="000000"/>
        </w:rPr>
      </w:pPr>
      <w:bookmarkStart w:name="_Toc409973810" w:id="413"/>
      <w:r w:rsidRPr="005E375D">
        <w:rPr>
          <w:color w:val="000000"/>
        </w:rPr>
        <w:t>Message d'erreur</w:t>
      </w:r>
      <w:bookmarkEnd w:id="413"/>
    </w:p>
    <w:p w:rsidR="00E56AED" w:rsidP="0091661A" w:rsidRDefault="00E56AED" w14:paraId="0A503A55" w14:textId="77777777">
      <w:pPr>
        <w:pStyle w:val="Paragraphedeliste1"/>
        <w:numPr>
          <w:ilvl w:val="0"/>
          <w:numId w:val="4"/>
        </w:numPr>
        <w:spacing w:before="240" w:after="240" w:line="100" w:lineRule="atLeast"/>
        <w:jc w:val="both"/>
      </w:pPr>
      <w:r>
        <w:t>Identifier et lister les messages d’erreur spécifiques à ce CUF.</w:t>
      </w:r>
    </w:p>
    <w:tbl>
      <w:tblPr>
        <w:tblW w:w="0" w:type="auto"/>
        <w:tblInd w:w="108" w:type="dxa"/>
        <w:tblLayout w:type="fixed"/>
        <w:tblLook w:val="0000" w:firstRow="0" w:lastRow="0" w:firstColumn="0" w:lastColumn="0" w:noHBand="0" w:noVBand="0"/>
      </w:tblPr>
      <w:tblGrid>
        <w:gridCol w:w="1505"/>
        <w:gridCol w:w="7718"/>
      </w:tblGrid>
      <w:tr w:rsidRPr="00237864" w:rsidR="00E56AED" w:rsidTr="006709CC" w14:paraId="69C5DB29" w14:textId="77777777">
        <w:trPr>
          <w:tblHeader/>
        </w:trPr>
        <w:tc>
          <w:tcPr>
            <w:tcW w:w="1505"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91661A" w:rsidRDefault="00E56AED" w14:paraId="42DA7B9C" w14:textId="77777777">
            <w:pPr>
              <w:numPr>
                <w:ilvl w:val="0"/>
                <w:numId w:val="4"/>
              </w:numPr>
              <w:tabs>
                <w:tab w:val="left" w:pos="708"/>
              </w:tabs>
              <w:suppressAutoHyphens/>
              <w:jc w:val="both"/>
              <w:rPr>
                <w:b/>
              </w:rPr>
            </w:pPr>
            <w:r w:rsidRPr="00237864">
              <w:rPr>
                <w:b/>
              </w:rPr>
              <w:t>Réf.</w:t>
            </w:r>
          </w:p>
        </w:tc>
        <w:tc>
          <w:tcPr>
            <w:tcW w:w="7718"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91661A" w:rsidRDefault="00E56AED" w14:paraId="52C4FA5E" w14:textId="77777777">
            <w:pPr>
              <w:numPr>
                <w:ilvl w:val="0"/>
                <w:numId w:val="4"/>
              </w:numPr>
              <w:tabs>
                <w:tab w:val="left" w:pos="708"/>
              </w:tabs>
              <w:suppressAutoHyphens/>
              <w:jc w:val="both"/>
              <w:rPr>
                <w:b/>
              </w:rPr>
            </w:pPr>
            <w:r w:rsidRPr="00237864">
              <w:rPr>
                <w:b/>
              </w:rPr>
              <w:t>Description</w:t>
            </w:r>
          </w:p>
        </w:tc>
      </w:tr>
      <w:tr w:rsidRPr="00237864" w:rsidR="00E56AED" w:rsidTr="006709CC" w14:paraId="7A47F1AB" w14:textId="77777777">
        <w:tc>
          <w:tcPr>
            <w:tcW w:w="150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91661A" w:rsidRDefault="00E56AED" w14:paraId="6675AD20" w14:textId="77777777">
            <w:pPr>
              <w:numPr>
                <w:ilvl w:val="0"/>
                <w:numId w:val="4"/>
              </w:numPr>
              <w:tabs>
                <w:tab w:val="left" w:pos="708"/>
              </w:tabs>
              <w:suppressAutoHyphens/>
              <w:jc w:val="both"/>
            </w:pPr>
            <w:r w:rsidRPr="00237864">
              <w:t>ERR-GEN-1</w:t>
            </w:r>
          </w:p>
        </w:tc>
        <w:tc>
          <w:tcPr>
            <w:tcW w:w="7718"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4B7FA0C8" w14:textId="77777777">
            <w:pPr>
              <w:pStyle w:val="Normal1"/>
              <w:jc w:val="both"/>
            </w:pPr>
          </w:p>
        </w:tc>
      </w:tr>
    </w:tbl>
    <w:p w:rsidR="00E56AED" w:rsidP="002F5C7D" w:rsidRDefault="00E56AED" w14:paraId="350F253B" w14:textId="77777777">
      <w:pPr>
        <w:spacing w:before="60" w:line="100" w:lineRule="atLeast"/>
        <w:jc w:val="both"/>
        <w:rPr>
          <w:i/>
          <w:color w:val="999999"/>
          <w:sz w:val="20"/>
          <w:szCs w:val="20"/>
        </w:rPr>
      </w:pPr>
      <w:r>
        <w:rPr>
          <w:i/>
          <w:color w:val="999999"/>
          <w:sz w:val="20"/>
          <w:szCs w:val="20"/>
        </w:rPr>
        <w:t>XXX = Trigramme spécifique à ce cas d’utilisation</w:t>
      </w:r>
    </w:p>
    <w:p w:rsidR="00E56AED" w:rsidP="003D34DB" w:rsidRDefault="00E56AED" w14:paraId="211428DE" w14:textId="77777777">
      <w:pPr>
        <w:pStyle w:val="Style3"/>
        <w:numPr>
          <w:ilvl w:val="2"/>
          <w:numId w:val="3"/>
        </w:numPr>
        <w:jc w:val="both"/>
        <w:rPr>
          <w:color w:val="000000"/>
        </w:rPr>
      </w:pPr>
      <w:bookmarkStart w:name="_Toc409973811" w:id="414"/>
      <w:r>
        <w:rPr>
          <w:color w:val="000000"/>
        </w:rPr>
        <w:t>Alimentation du compte PEA</w:t>
      </w:r>
      <w:bookmarkEnd w:id="414"/>
    </w:p>
    <w:p w:rsidR="00E56AED" w:rsidP="002F5C7D" w:rsidRDefault="00E56AED" w14:paraId="1D709DB9" w14:textId="77777777">
      <w:pPr>
        <w:jc w:val="both"/>
      </w:pPr>
    </w:p>
    <w:p w:rsidR="00E56AED" w:rsidP="003D34DB" w:rsidRDefault="00E56AED" w14:paraId="045F8A38" w14:textId="77777777">
      <w:pPr>
        <w:pStyle w:val="Heading4"/>
        <w:numPr>
          <w:ilvl w:val="3"/>
          <w:numId w:val="3"/>
        </w:numPr>
        <w:jc w:val="both"/>
      </w:pPr>
      <w:r>
        <w:t>Définition et objectif</w:t>
      </w:r>
    </w:p>
    <w:p w:rsidR="00E56AED" w:rsidP="003D34DB" w:rsidRDefault="00E56AED" w14:paraId="604628CF" w14:textId="77777777">
      <w:pPr>
        <w:pStyle w:val="Paragraphedeliste1"/>
        <w:numPr>
          <w:ilvl w:val="0"/>
          <w:numId w:val="16"/>
        </w:numPr>
        <w:spacing w:before="240" w:line="100" w:lineRule="atLeast"/>
        <w:jc w:val="both"/>
      </w:pPr>
      <w:r>
        <w:t>L'alimentation du compte PEA ne sera pas traitée en tant qu'un cas d'utilisation puisqu'il s'agit d'un écran de consultation.</w:t>
      </w:r>
    </w:p>
    <w:p w:rsidR="00E56AED" w:rsidP="003D34DB" w:rsidRDefault="00E56AED" w14:paraId="7E987C50" w14:textId="77777777">
      <w:pPr>
        <w:pStyle w:val="Paragraphedeliste1"/>
        <w:numPr>
          <w:ilvl w:val="0"/>
          <w:numId w:val="16"/>
        </w:numPr>
        <w:spacing w:before="240" w:line="100" w:lineRule="atLeast"/>
        <w:jc w:val="both"/>
      </w:pPr>
      <w:r>
        <w:t>L’écran de consultation multicritères est mis à la disposition de l'utilisateur pour la visualisation du solde et des opérations des comptes espèces client.</w:t>
      </w:r>
    </w:p>
    <w:p w:rsidR="00E56AED" w:rsidP="003D34DB" w:rsidRDefault="00E56AED" w14:paraId="3AE61794" w14:textId="77777777">
      <w:pPr>
        <w:pStyle w:val="Paragraphedeliste1"/>
        <w:numPr>
          <w:ilvl w:val="0"/>
          <w:numId w:val="16"/>
        </w:numPr>
        <w:spacing w:before="240" w:line="100" w:lineRule="atLeast"/>
        <w:jc w:val="both"/>
      </w:pPr>
      <w:r>
        <w:t>Deux fichiers journaliers seront transmis de l'agence : un fichier solde et un fichier mouvement, deux interfaces seront prévues lors de la migration.</w:t>
      </w:r>
    </w:p>
    <w:p w:rsidR="00E56AED" w:rsidP="00400A25" w:rsidRDefault="00E56AED" w14:paraId="28234ED3" w14:textId="77777777">
      <w:pPr>
        <w:pStyle w:val="Paragraphedeliste1"/>
        <w:spacing w:before="240" w:line="100" w:lineRule="atLeast"/>
        <w:ind w:left="360"/>
        <w:jc w:val="both"/>
      </w:pPr>
      <w:r>
        <w:t>NB : Le fichier de solde servira uniquement lors de la clôture.</w:t>
      </w:r>
    </w:p>
    <w:p w:rsidR="00E56AED" w:rsidP="00400A25" w:rsidRDefault="00E56AED" w14:paraId="6D93C81F" w14:textId="77777777">
      <w:pPr>
        <w:pStyle w:val="Paragraphedeliste1"/>
        <w:spacing w:before="240" w:line="100" w:lineRule="atLeast"/>
        <w:ind w:left="360"/>
        <w:jc w:val="both"/>
      </w:pPr>
      <w:r>
        <w:rPr>
          <w:i/>
          <w:iCs/>
        </w:rPr>
        <w:t xml:space="preserve">       Il va falloir migrer tout les soldes et les virements sur les comptes PEA Espèce.</w:t>
      </w:r>
    </w:p>
    <w:p w:rsidR="00E56AED" w:rsidP="003D34DB" w:rsidRDefault="00E56AED" w14:paraId="59713470" w14:textId="77777777">
      <w:pPr>
        <w:pStyle w:val="Paragraphedeliste1"/>
        <w:numPr>
          <w:ilvl w:val="0"/>
          <w:numId w:val="16"/>
        </w:numPr>
        <w:spacing w:before="240" w:line="100" w:lineRule="atLeast"/>
        <w:jc w:val="both"/>
      </w:pPr>
      <w:r>
        <w:t>Chaque mouvement espèce est identifier par son code opération, seul les quatre types d'opérations sont retenus dans cet écran et dans le calcul du solde</w:t>
      </w:r>
    </w:p>
    <w:p w:rsidR="00E56AED" w:rsidP="002F5C7D" w:rsidRDefault="00E56AED" w14:paraId="66F58B2C" w14:textId="77777777">
      <w:pPr>
        <w:pStyle w:val="Paragraphedeliste1"/>
        <w:spacing w:before="240" w:line="100" w:lineRule="atLeast"/>
        <w:ind w:left="0"/>
        <w:jc w:val="both"/>
      </w:pPr>
      <w:r>
        <w:t xml:space="preserve">             -  Virement permanant</w:t>
      </w:r>
    </w:p>
    <w:p w:rsidR="00E56AED" w:rsidP="00400A25" w:rsidRDefault="00E56AED" w14:paraId="74E8F2B2" w14:textId="77777777">
      <w:pPr>
        <w:pStyle w:val="Paragraphedeliste1"/>
        <w:tabs>
          <w:tab w:val="center" w:pos="4536"/>
        </w:tabs>
        <w:spacing w:before="240" w:line="100" w:lineRule="atLeast"/>
        <w:ind w:left="0"/>
        <w:jc w:val="both"/>
      </w:pPr>
      <w:r>
        <w:t xml:space="preserve">        </w:t>
      </w:r>
      <w:r w:rsidR="00381987">
        <w:t xml:space="preserve"> </w:t>
      </w:r>
      <w:r>
        <w:t xml:space="preserve">     - Virement bancaire</w:t>
      </w:r>
      <w:r>
        <w:tab/>
      </w:r>
    </w:p>
    <w:p w:rsidR="00E56AED" w:rsidP="002F5C7D" w:rsidRDefault="00E56AED" w14:paraId="27B37D18" w14:textId="77777777">
      <w:pPr>
        <w:pStyle w:val="Paragraphedeliste1"/>
        <w:spacing w:before="240" w:line="100" w:lineRule="atLeast"/>
        <w:ind w:left="0"/>
        <w:jc w:val="both"/>
      </w:pPr>
      <w:r>
        <w:t xml:space="preserve">             - Remise chèque</w:t>
      </w:r>
    </w:p>
    <w:p w:rsidR="00E56AED" w:rsidP="002F5C7D" w:rsidRDefault="00E56AED" w14:paraId="2BD2C0E3" w14:textId="77777777">
      <w:pPr>
        <w:pStyle w:val="Paragraphedeliste1"/>
        <w:spacing w:before="240" w:line="100" w:lineRule="atLeast"/>
        <w:ind w:left="0"/>
        <w:jc w:val="both"/>
      </w:pPr>
      <w:r>
        <w:t xml:space="preserve">             - Virement espèce.</w:t>
      </w:r>
    </w:p>
    <w:p w:rsidR="00DF5E47" w:rsidP="00DF5E47" w:rsidRDefault="00DF5E47" w14:paraId="4F3E7CA9" w14:textId="77777777">
      <w:pPr>
        <w:pStyle w:val="Paragraphedeliste1"/>
        <w:numPr>
          <w:ilvl w:val="0"/>
          <w:numId w:val="16"/>
        </w:numPr>
        <w:spacing w:before="240" w:line="100" w:lineRule="atLeast"/>
        <w:jc w:val="both"/>
      </w:pPr>
      <w:r>
        <w:t>Ci-joint le tableau des codes opérations autorisés pour l’alimentation du compte espèce PEA :</w:t>
      </w:r>
    </w:p>
    <w:p w:rsidR="00DF5E47" w:rsidP="00DF5E47" w:rsidRDefault="00DF5E47" w14:paraId="2B414214" w14:textId="77777777">
      <w:pPr>
        <w:pStyle w:val="Paragraphedeliste1"/>
        <w:tabs>
          <w:tab w:val="clear" w:pos="708"/>
        </w:tabs>
        <w:spacing w:before="240" w:line="100" w:lineRule="atLeast"/>
        <w:jc w:val="both"/>
      </w:pPr>
    </w:p>
    <w:tbl>
      <w:tblPr>
        <w:tblW w:w="6380" w:type="dxa"/>
        <w:tblInd w:w="863" w:type="dxa"/>
        <w:tblCellMar>
          <w:left w:w="70" w:type="dxa"/>
          <w:right w:w="70" w:type="dxa"/>
        </w:tblCellMar>
        <w:tblLook w:val="04A0" w:firstRow="1" w:lastRow="0" w:firstColumn="1" w:lastColumn="0" w:noHBand="0" w:noVBand="1"/>
      </w:tblPr>
      <w:tblGrid>
        <w:gridCol w:w="1600"/>
        <w:gridCol w:w="4780"/>
      </w:tblGrid>
      <w:tr w:rsidRPr="00DF5E47" w:rsidR="00DF5E47" w:rsidTr="00DF5E47" w14:paraId="24CB31B4" w14:textId="77777777">
        <w:trPr>
          <w:trHeight w:val="300"/>
        </w:trPr>
        <w:tc>
          <w:tcPr>
            <w:tcW w:w="1600" w:type="dxa"/>
            <w:tcBorders>
              <w:top w:val="single" w:color="auto" w:sz="4" w:space="0"/>
              <w:left w:val="single" w:color="auto" w:sz="4" w:space="0"/>
              <w:bottom w:val="single" w:color="auto" w:sz="4" w:space="0"/>
              <w:right w:val="single" w:color="auto" w:sz="4" w:space="0"/>
            </w:tcBorders>
            <w:shd w:val="clear" w:color="000000" w:fill="A5A5A5"/>
            <w:noWrap/>
            <w:vAlign w:val="bottom"/>
            <w:hideMark/>
          </w:tcPr>
          <w:p w:rsidRPr="00DF5E47" w:rsidR="00DF5E47" w:rsidP="00DF5E47" w:rsidRDefault="00DF5E47" w14:paraId="0190B536" w14:textId="77777777">
            <w:pPr>
              <w:spacing w:line="240" w:lineRule="auto"/>
              <w:rPr>
                <w:rFonts w:eastAsia="Times New Roman" w:cs="Times New Roman"/>
                <w:color w:val="000000"/>
                <w:lang w:eastAsia="fr-FR"/>
              </w:rPr>
            </w:pPr>
            <w:r w:rsidRPr="00DF5E47">
              <w:rPr>
                <w:rFonts w:eastAsia="Times New Roman" w:cs="Times New Roman"/>
                <w:color w:val="000000"/>
                <w:lang w:eastAsia="fr-FR"/>
              </w:rPr>
              <w:t xml:space="preserve">Code opération </w:t>
            </w:r>
          </w:p>
        </w:tc>
        <w:tc>
          <w:tcPr>
            <w:tcW w:w="4780" w:type="dxa"/>
            <w:tcBorders>
              <w:top w:val="single" w:color="auto" w:sz="4" w:space="0"/>
              <w:left w:val="nil"/>
              <w:bottom w:val="single" w:color="auto" w:sz="4" w:space="0"/>
              <w:right w:val="single" w:color="auto" w:sz="4" w:space="0"/>
            </w:tcBorders>
            <w:shd w:val="clear" w:color="000000" w:fill="A5A5A5"/>
            <w:noWrap/>
            <w:vAlign w:val="bottom"/>
            <w:hideMark/>
          </w:tcPr>
          <w:p w:rsidRPr="00DF5E47" w:rsidR="00DF5E47" w:rsidP="00DF5E47" w:rsidRDefault="00DF5E47" w14:paraId="27849815" w14:textId="77777777">
            <w:pPr>
              <w:spacing w:line="240" w:lineRule="auto"/>
              <w:rPr>
                <w:rFonts w:eastAsia="Times New Roman" w:cs="Times New Roman"/>
                <w:color w:val="000000"/>
                <w:lang w:eastAsia="fr-FR"/>
              </w:rPr>
            </w:pPr>
            <w:r w:rsidRPr="00DF5E47">
              <w:rPr>
                <w:rFonts w:eastAsia="Times New Roman" w:cs="Times New Roman"/>
                <w:color w:val="000000"/>
                <w:lang w:eastAsia="fr-FR"/>
              </w:rPr>
              <w:t>Libellé</w:t>
            </w:r>
          </w:p>
        </w:tc>
      </w:tr>
      <w:tr w:rsidRPr="00DF5E47" w:rsidR="00DF5E47" w:rsidTr="00DF5E47" w14:paraId="4AA76F8C" w14:textId="77777777">
        <w:trPr>
          <w:trHeight w:val="300"/>
        </w:trPr>
        <w:tc>
          <w:tcPr>
            <w:tcW w:w="1600" w:type="dxa"/>
            <w:tcBorders>
              <w:top w:val="nil"/>
              <w:left w:val="single" w:color="auto" w:sz="4" w:space="0"/>
              <w:bottom w:val="single" w:color="auto" w:sz="4" w:space="0"/>
              <w:right w:val="single" w:color="auto" w:sz="4" w:space="0"/>
            </w:tcBorders>
            <w:shd w:val="clear" w:color="auto" w:fill="auto"/>
            <w:noWrap/>
            <w:vAlign w:val="bottom"/>
            <w:hideMark/>
          </w:tcPr>
          <w:p w:rsidRPr="00DF5E47" w:rsidR="00DF5E47" w:rsidP="00DF5E47" w:rsidRDefault="00DF5E47" w14:paraId="223E7DBA" w14:textId="77777777">
            <w:pPr>
              <w:spacing w:line="240" w:lineRule="auto"/>
              <w:rPr>
                <w:rFonts w:eastAsia="Times New Roman" w:cs="Times New Roman"/>
                <w:color w:val="000000"/>
                <w:lang w:eastAsia="fr-FR"/>
              </w:rPr>
            </w:pPr>
            <w:r w:rsidRPr="00DF5E47">
              <w:rPr>
                <w:rFonts w:eastAsia="Times New Roman" w:cs="Times New Roman"/>
                <w:color w:val="000000"/>
                <w:lang w:eastAsia="fr-FR"/>
              </w:rPr>
              <w:t>VMB</w:t>
            </w:r>
          </w:p>
        </w:tc>
        <w:tc>
          <w:tcPr>
            <w:tcW w:w="4780" w:type="dxa"/>
            <w:tcBorders>
              <w:top w:val="nil"/>
              <w:left w:val="nil"/>
              <w:bottom w:val="single" w:color="auto" w:sz="4" w:space="0"/>
              <w:right w:val="single" w:color="auto" w:sz="4" w:space="0"/>
            </w:tcBorders>
            <w:shd w:val="clear" w:color="auto" w:fill="auto"/>
            <w:noWrap/>
            <w:vAlign w:val="bottom"/>
            <w:hideMark/>
          </w:tcPr>
          <w:p w:rsidRPr="00DF5E47" w:rsidR="00DF5E47" w:rsidP="00DF5E47" w:rsidRDefault="00DF5E47" w14:paraId="526A14A9" w14:textId="77777777">
            <w:pPr>
              <w:spacing w:line="240" w:lineRule="auto"/>
              <w:rPr>
                <w:rFonts w:eastAsia="Times New Roman" w:cs="Times New Roman"/>
                <w:color w:val="000000"/>
                <w:lang w:eastAsia="fr-FR"/>
              </w:rPr>
            </w:pPr>
            <w:r w:rsidRPr="00DF5E47">
              <w:rPr>
                <w:rFonts w:eastAsia="Times New Roman" w:cs="Times New Roman"/>
                <w:color w:val="000000"/>
                <w:lang w:eastAsia="fr-FR"/>
              </w:rPr>
              <w:t xml:space="preserve">VIREMENT PERMANENT (A PARTIR COMPTE AWB) </w:t>
            </w:r>
          </w:p>
        </w:tc>
      </w:tr>
      <w:tr w:rsidRPr="00DF5E47" w:rsidR="00DF5E47" w:rsidTr="00DF5E47" w14:paraId="6D4B7A27" w14:textId="77777777">
        <w:trPr>
          <w:trHeight w:val="300"/>
        </w:trPr>
        <w:tc>
          <w:tcPr>
            <w:tcW w:w="1600" w:type="dxa"/>
            <w:tcBorders>
              <w:top w:val="nil"/>
              <w:left w:val="single" w:color="auto" w:sz="4" w:space="0"/>
              <w:bottom w:val="single" w:color="auto" w:sz="4" w:space="0"/>
              <w:right w:val="single" w:color="auto" w:sz="4" w:space="0"/>
            </w:tcBorders>
            <w:shd w:val="clear" w:color="auto" w:fill="auto"/>
            <w:noWrap/>
            <w:vAlign w:val="bottom"/>
            <w:hideMark/>
          </w:tcPr>
          <w:p w:rsidRPr="00DF5E47" w:rsidR="00DF5E47" w:rsidP="00DF5E47" w:rsidRDefault="00DF5E47" w14:paraId="146F2F6B" w14:textId="77777777">
            <w:pPr>
              <w:spacing w:line="240" w:lineRule="auto"/>
              <w:rPr>
                <w:rFonts w:eastAsia="Times New Roman" w:cs="Times New Roman"/>
                <w:color w:val="000000"/>
                <w:lang w:eastAsia="fr-FR"/>
              </w:rPr>
            </w:pPr>
            <w:r w:rsidRPr="00DF5E47">
              <w:rPr>
                <w:rFonts w:eastAsia="Times New Roman" w:cs="Times New Roman"/>
                <w:color w:val="000000"/>
                <w:lang w:eastAsia="fr-FR"/>
              </w:rPr>
              <w:t>VOB</w:t>
            </w:r>
          </w:p>
        </w:tc>
        <w:tc>
          <w:tcPr>
            <w:tcW w:w="4780" w:type="dxa"/>
            <w:tcBorders>
              <w:top w:val="nil"/>
              <w:left w:val="nil"/>
              <w:bottom w:val="single" w:color="auto" w:sz="4" w:space="0"/>
              <w:right w:val="single" w:color="auto" w:sz="4" w:space="0"/>
            </w:tcBorders>
            <w:shd w:val="clear" w:color="auto" w:fill="auto"/>
            <w:noWrap/>
            <w:vAlign w:val="bottom"/>
            <w:hideMark/>
          </w:tcPr>
          <w:p w:rsidRPr="00DF5E47" w:rsidR="00DF5E47" w:rsidP="00DF5E47" w:rsidRDefault="00DF5E47" w14:paraId="087AE262" w14:textId="77777777">
            <w:pPr>
              <w:spacing w:line="240" w:lineRule="auto"/>
              <w:rPr>
                <w:rFonts w:eastAsia="Times New Roman" w:cs="Times New Roman"/>
                <w:color w:val="000000"/>
                <w:lang w:eastAsia="fr-FR"/>
              </w:rPr>
            </w:pPr>
            <w:r w:rsidRPr="00DF5E47">
              <w:rPr>
                <w:rFonts w:eastAsia="Times New Roman" w:cs="Times New Roman"/>
                <w:color w:val="000000"/>
                <w:lang w:eastAsia="fr-FR"/>
              </w:rPr>
              <w:t xml:space="preserve">VIREMENT PERMANENT (A PARTIR COMPTE AWB)  </w:t>
            </w:r>
          </w:p>
        </w:tc>
      </w:tr>
      <w:tr w:rsidRPr="00DF5E47" w:rsidR="00DF5E47" w:rsidTr="00DF5E47" w14:paraId="793CF4F3" w14:textId="77777777">
        <w:trPr>
          <w:trHeight w:val="300"/>
        </w:trPr>
        <w:tc>
          <w:tcPr>
            <w:tcW w:w="1600" w:type="dxa"/>
            <w:tcBorders>
              <w:top w:val="nil"/>
              <w:left w:val="single" w:color="auto" w:sz="4" w:space="0"/>
              <w:bottom w:val="single" w:color="auto" w:sz="4" w:space="0"/>
              <w:right w:val="single" w:color="auto" w:sz="4" w:space="0"/>
            </w:tcBorders>
            <w:shd w:val="clear" w:color="auto" w:fill="auto"/>
            <w:noWrap/>
            <w:vAlign w:val="bottom"/>
            <w:hideMark/>
          </w:tcPr>
          <w:p w:rsidRPr="00DF5E47" w:rsidR="00DF5E47" w:rsidP="00DF5E47" w:rsidRDefault="00DF5E47" w14:paraId="039A1EFC" w14:textId="77777777">
            <w:pPr>
              <w:spacing w:line="240" w:lineRule="auto"/>
              <w:rPr>
                <w:rFonts w:eastAsia="Times New Roman" w:cs="Times New Roman"/>
                <w:color w:val="000000"/>
                <w:lang w:eastAsia="fr-FR"/>
              </w:rPr>
            </w:pPr>
            <w:r w:rsidRPr="00DF5E47">
              <w:rPr>
                <w:rFonts w:eastAsia="Times New Roman" w:cs="Times New Roman"/>
                <w:color w:val="000000"/>
                <w:lang w:eastAsia="fr-FR"/>
              </w:rPr>
              <w:t>VIRCMP</w:t>
            </w:r>
          </w:p>
        </w:tc>
        <w:tc>
          <w:tcPr>
            <w:tcW w:w="4780" w:type="dxa"/>
            <w:tcBorders>
              <w:top w:val="nil"/>
              <w:left w:val="nil"/>
              <w:bottom w:val="single" w:color="auto" w:sz="4" w:space="0"/>
              <w:right w:val="single" w:color="auto" w:sz="4" w:space="0"/>
            </w:tcBorders>
            <w:shd w:val="clear" w:color="auto" w:fill="auto"/>
            <w:noWrap/>
            <w:vAlign w:val="bottom"/>
            <w:hideMark/>
          </w:tcPr>
          <w:p w:rsidRPr="00DF5E47" w:rsidR="00DF5E47" w:rsidP="00DF5E47" w:rsidRDefault="00DF5E47" w14:paraId="4AA363EA" w14:textId="77777777">
            <w:pPr>
              <w:spacing w:line="240" w:lineRule="auto"/>
              <w:rPr>
                <w:rFonts w:eastAsia="Times New Roman" w:cs="Times New Roman"/>
                <w:color w:val="000000"/>
                <w:lang w:eastAsia="fr-FR"/>
              </w:rPr>
            </w:pPr>
            <w:r w:rsidRPr="00DF5E47">
              <w:rPr>
                <w:rFonts w:eastAsia="Times New Roman" w:cs="Times New Roman"/>
                <w:color w:val="000000"/>
                <w:lang w:eastAsia="fr-FR"/>
              </w:rPr>
              <w:t xml:space="preserve">VIREMENT BANCAIRE (AUTRE BANQUE) </w:t>
            </w:r>
          </w:p>
        </w:tc>
      </w:tr>
      <w:tr w:rsidRPr="00DF5E47" w:rsidR="00DF5E47" w:rsidTr="00DF5E47" w14:paraId="5FB0F06A" w14:textId="77777777">
        <w:trPr>
          <w:trHeight w:val="300"/>
        </w:trPr>
        <w:tc>
          <w:tcPr>
            <w:tcW w:w="1600" w:type="dxa"/>
            <w:tcBorders>
              <w:top w:val="nil"/>
              <w:left w:val="single" w:color="auto" w:sz="4" w:space="0"/>
              <w:bottom w:val="single" w:color="auto" w:sz="4" w:space="0"/>
              <w:right w:val="single" w:color="auto" w:sz="4" w:space="0"/>
            </w:tcBorders>
            <w:shd w:val="clear" w:color="auto" w:fill="auto"/>
            <w:noWrap/>
            <w:vAlign w:val="bottom"/>
            <w:hideMark/>
          </w:tcPr>
          <w:p w:rsidRPr="00DF5E47" w:rsidR="00DF5E47" w:rsidP="00DF5E47" w:rsidRDefault="00DF5E47" w14:paraId="328E1287" w14:textId="77777777">
            <w:pPr>
              <w:spacing w:line="240" w:lineRule="auto"/>
              <w:rPr>
                <w:rFonts w:eastAsia="Times New Roman" w:cs="Times New Roman"/>
                <w:color w:val="000000"/>
                <w:lang w:eastAsia="fr-FR"/>
              </w:rPr>
            </w:pPr>
            <w:r w:rsidRPr="00DF5E47">
              <w:rPr>
                <w:rFonts w:eastAsia="Times New Roman" w:cs="Times New Roman"/>
                <w:color w:val="000000"/>
                <w:lang w:eastAsia="fr-FR"/>
              </w:rPr>
              <w:t>VERCHQ</w:t>
            </w:r>
          </w:p>
        </w:tc>
        <w:tc>
          <w:tcPr>
            <w:tcW w:w="4780" w:type="dxa"/>
            <w:tcBorders>
              <w:top w:val="nil"/>
              <w:left w:val="nil"/>
              <w:bottom w:val="single" w:color="auto" w:sz="4" w:space="0"/>
              <w:right w:val="single" w:color="auto" w:sz="4" w:space="0"/>
            </w:tcBorders>
            <w:shd w:val="clear" w:color="auto" w:fill="auto"/>
            <w:noWrap/>
            <w:vAlign w:val="bottom"/>
            <w:hideMark/>
          </w:tcPr>
          <w:p w:rsidRPr="00DF5E47" w:rsidR="00DF5E47" w:rsidP="00DF5E47" w:rsidRDefault="00DF5E47" w14:paraId="0F698F73" w14:textId="77777777">
            <w:pPr>
              <w:spacing w:line="240" w:lineRule="auto"/>
              <w:rPr>
                <w:rFonts w:eastAsia="Times New Roman" w:cs="Times New Roman"/>
                <w:color w:val="000000"/>
                <w:lang w:eastAsia="fr-FR"/>
              </w:rPr>
            </w:pPr>
            <w:r w:rsidRPr="00DF5E47">
              <w:rPr>
                <w:rFonts w:eastAsia="Times New Roman" w:cs="Times New Roman"/>
                <w:color w:val="000000"/>
                <w:lang w:eastAsia="fr-FR"/>
              </w:rPr>
              <w:t xml:space="preserve">REMISE DE CHEQUE </w:t>
            </w:r>
          </w:p>
        </w:tc>
      </w:tr>
      <w:tr w:rsidRPr="00DF5E47" w:rsidR="00DF5E47" w:rsidTr="00DF5E47" w14:paraId="5C4EA531" w14:textId="77777777">
        <w:trPr>
          <w:trHeight w:val="300"/>
        </w:trPr>
        <w:tc>
          <w:tcPr>
            <w:tcW w:w="1600" w:type="dxa"/>
            <w:tcBorders>
              <w:top w:val="nil"/>
              <w:left w:val="single" w:color="auto" w:sz="4" w:space="0"/>
              <w:bottom w:val="single" w:color="auto" w:sz="4" w:space="0"/>
              <w:right w:val="single" w:color="auto" w:sz="4" w:space="0"/>
            </w:tcBorders>
            <w:shd w:val="clear" w:color="auto" w:fill="auto"/>
            <w:noWrap/>
            <w:vAlign w:val="bottom"/>
            <w:hideMark/>
          </w:tcPr>
          <w:p w:rsidRPr="00DF5E47" w:rsidR="00DF5E47" w:rsidP="00DF5E47" w:rsidRDefault="00DF5E47" w14:paraId="2203F0D8" w14:textId="77777777">
            <w:pPr>
              <w:spacing w:line="240" w:lineRule="auto"/>
              <w:rPr>
                <w:rFonts w:eastAsia="Times New Roman" w:cs="Times New Roman"/>
                <w:color w:val="000000"/>
                <w:lang w:eastAsia="fr-FR"/>
              </w:rPr>
            </w:pPr>
            <w:r w:rsidRPr="00DF5E47">
              <w:rPr>
                <w:rFonts w:eastAsia="Times New Roman" w:cs="Times New Roman"/>
                <w:color w:val="000000"/>
                <w:lang w:eastAsia="fr-FR"/>
              </w:rPr>
              <w:t xml:space="preserve">VER </w:t>
            </w:r>
          </w:p>
        </w:tc>
        <w:tc>
          <w:tcPr>
            <w:tcW w:w="4780" w:type="dxa"/>
            <w:tcBorders>
              <w:top w:val="nil"/>
              <w:left w:val="nil"/>
              <w:bottom w:val="single" w:color="auto" w:sz="4" w:space="0"/>
              <w:right w:val="single" w:color="auto" w:sz="4" w:space="0"/>
            </w:tcBorders>
            <w:shd w:val="clear" w:color="auto" w:fill="auto"/>
            <w:noWrap/>
            <w:vAlign w:val="bottom"/>
            <w:hideMark/>
          </w:tcPr>
          <w:p w:rsidRPr="00DF5E47" w:rsidR="00DF5E47" w:rsidP="00DF5E47" w:rsidRDefault="00DF5E47" w14:paraId="0C3B5C3F" w14:textId="77777777">
            <w:pPr>
              <w:spacing w:line="240" w:lineRule="auto"/>
              <w:rPr>
                <w:rFonts w:eastAsia="Times New Roman" w:cs="Times New Roman"/>
                <w:color w:val="000000"/>
                <w:lang w:eastAsia="fr-FR"/>
              </w:rPr>
            </w:pPr>
            <w:r w:rsidRPr="00DF5E47">
              <w:rPr>
                <w:rFonts w:eastAsia="Times New Roman" w:cs="Times New Roman"/>
                <w:color w:val="000000"/>
                <w:lang w:eastAsia="fr-FR"/>
              </w:rPr>
              <w:t>ESPECE</w:t>
            </w:r>
          </w:p>
        </w:tc>
      </w:tr>
      <w:tr w:rsidRPr="00DF5E47" w:rsidR="00DF5E47" w:rsidTr="00DF5E47" w14:paraId="7204CDC8" w14:textId="77777777">
        <w:trPr>
          <w:trHeight w:val="300"/>
        </w:trPr>
        <w:tc>
          <w:tcPr>
            <w:tcW w:w="1600" w:type="dxa"/>
            <w:tcBorders>
              <w:top w:val="nil"/>
              <w:left w:val="single" w:color="auto" w:sz="4" w:space="0"/>
              <w:bottom w:val="single" w:color="auto" w:sz="4" w:space="0"/>
              <w:right w:val="single" w:color="auto" w:sz="4" w:space="0"/>
            </w:tcBorders>
            <w:shd w:val="clear" w:color="auto" w:fill="auto"/>
            <w:noWrap/>
            <w:vAlign w:val="bottom"/>
            <w:hideMark/>
          </w:tcPr>
          <w:p w:rsidRPr="00DF5E47" w:rsidR="00DF5E47" w:rsidP="00DF5E47" w:rsidRDefault="00DF5E47" w14:paraId="50242D81" w14:textId="77777777">
            <w:pPr>
              <w:spacing w:line="240" w:lineRule="auto"/>
              <w:rPr>
                <w:rFonts w:eastAsia="Times New Roman" w:cs="Times New Roman"/>
                <w:color w:val="000000"/>
                <w:lang w:eastAsia="fr-FR"/>
              </w:rPr>
            </w:pPr>
            <w:r w:rsidRPr="00DF5E47">
              <w:rPr>
                <w:rFonts w:eastAsia="Times New Roman" w:cs="Times New Roman"/>
                <w:color w:val="000000"/>
                <w:lang w:eastAsia="fr-FR"/>
              </w:rPr>
              <w:t>VER ESP</w:t>
            </w:r>
          </w:p>
        </w:tc>
        <w:tc>
          <w:tcPr>
            <w:tcW w:w="4780" w:type="dxa"/>
            <w:tcBorders>
              <w:top w:val="nil"/>
              <w:left w:val="nil"/>
              <w:bottom w:val="single" w:color="auto" w:sz="4" w:space="0"/>
              <w:right w:val="single" w:color="auto" w:sz="4" w:space="0"/>
            </w:tcBorders>
            <w:shd w:val="clear" w:color="auto" w:fill="auto"/>
            <w:noWrap/>
            <w:vAlign w:val="bottom"/>
            <w:hideMark/>
          </w:tcPr>
          <w:p w:rsidRPr="00DF5E47" w:rsidR="00DF5E47" w:rsidP="00DF5E47" w:rsidRDefault="00DF5E47" w14:paraId="16F28C80" w14:textId="77777777">
            <w:pPr>
              <w:spacing w:line="240" w:lineRule="auto"/>
              <w:rPr>
                <w:rFonts w:eastAsia="Times New Roman" w:cs="Times New Roman"/>
                <w:color w:val="000000"/>
                <w:lang w:eastAsia="fr-FR"/>
              </w:rPr>
            </w:pPr>
            <w:r w:rsidRPr="00DF5E47">
              <w:rPr>
                <w:rFonts w:eastAsia="Times New Roman" w:cs="Times New Roman"/>
                <w:color w:val="000000"/>
                <w:lang w:eastAsia="fr-FR"/>
              </w:rPr>
              <w:t>ESPECE</w:t>
            </w:r>
          </w:p>
        </w:tc>
      </w:tr>
      <w:tr w:rsidRPr="00DF5E47" w:rsidR="00DF5E47" w:rsidTr="00DF5E47" w14:paraId="49A73C23" w14:textId="77777777">
        <w:trPr>
          <w:trHeight w:val="300"/>
        </w:trPr>
        <w:tc>
          <w:tcPr>
            <w:tcW w:w="1600" w:type="dxa"/>
            <w:tcBorders>
              <w:top w:val="nil"/>
              <w:left w:val="single" w:color="auto" w:sz="4" w:space="0"/>
              <w:bottom w:val="single" w:color="auto" w:sz="4" w:space="0"/>
              <w:right w:val="single" w:color="auto" w:sz="4" w:space="0"/>
            </w:tcBorders>
            <w:shd w:val="clear" w:color="auto" w:fill="auto"/>
            <w:noWrap/>
            <w:vAlign w:val="bottom"/>
            <w:hideMark/>
          </w:tcPr>
          <w:p w:rsidRPr="00DF5E47" w:rsidR="00DF5E47" w:rsidP="00DF5E47" w:rsidRDefault="00DF5E47" w14:paraId="3D577634" w14:textId="77777777">
            <w:pPr>
              <w:spacing w:line="240" w:lineRule="auto"/>
              <w:rPr>
                <w:rFonts w:eastAsia="Times New Roman" w:cs="Times New Roman"/>
                <w:color w:val="000000"/>
                <w:lang w:eastAsia="fr-FR"/>
              </w:rPr>
            </w:pPr>
            <w:r w:rsidRPr="00DF5E47">
              <w:rPr>
                <w:rFonts w:eastAsia="Times New Roman" w:cs="Times New Roman"/>
                <w:color w:val="000000"/>
                <w:lang w:eastAsia="fr-FR"/>
              </w:rPr>
              <w:t>VERCRN</w:t>
            </w:r>
          </w:p>
        </w:tc>
        <w:tc>
          <w:tcPr>
            <w:tcW w:w="4780" w:type="dxa"/>
            <w:tcBorders>
              <w:top w:val="nil"/>
              <w:left w:val="nil"/>
              <w:bottom w:val="single" w:color="auto" w:sz="4" w:space="0"/>
              <w:right w:val="single" w:color="auto" w:sz="4" w:space="0"/>
            </w:tcBorders>
            <w:shd w:val="clear" w:color="auto" w:fill="auto"/>
            <w:noWrap/>
            <w:vAlign w:val="bottom"/>
            <w:hideMark/>
          </w:tcPr>
          <w:p w:rsidRPr="00DF5E47" w:rsidR="00DF5E47" w:rsidP="00DF5E47" w:rsidRDefault="00DF5E47" w14:paraId="5F5E8F2B" w14:textId="77777777">
            <w:pPr>
              <w:spacing w:line="240" w:lineRule="auto"/>
              <w:rPr>
                <w:rFonts w:eastAsia="Times New Roman" w:cs="Times New Roman"/>
                <w:color w:val="000000"/>
                <w:lang w:eastAsia="fr-FR"/>
              </w:rPr>
            </w:pPr>
            <w:r w:rsidRPr="00DF5E47">
              <w:rPr>
                <w:rFonts w:eastAsia="Times New Roman" w:cs="Times New Roman"/>
                <w:color w:val="000000"/>
                <w:lang w:eastAsia="fr-FR"/>
              </w:rPr>
              <w:t>ESPECE</w:t>
            </w:r>
          </w:p>
        </w:tc>
      </w:tr>
    </w:tbl>
    <w:p w:rsidR="00DF5E47" w:rsidP="00DF5E47" w:rsidRDefault="00DF5E47" w14:paraId="2FBAEA8D" w14:textId="77777777">
      <w:pPr>
        <w:pStyle w:val="Paragraphedeliste1"/>
        <w:spacing w:before="240" w:line="100" w:lineRule="atLeast"/>
        <w:ind w:left="0"/>
        <w:jc w:val="both"/>
      </w:pPr>
    </w:p>
    <w:p w:rsidR="00E56AED" w:rsidP="003D34DB" w:rsidRDefault="00E56AED" w14:paraId="30C4E2EA" w14:textId="77777777">
      <w:pPr>
        <w:pStyle w:val="Paragraphedeliste1"/>
        <w:numPr>
          <w:ilvl w:val="0"/>
          <w:numId w:val="16"/>
        </w:numPr>
        <w:spacing w:before="240" w:line="100" w:lineRule="atLeast"/>
        <w:jc w:val="both"/>
      </w:pPr>
      <w:r>
        <w:t>Si une opération de retrait espèce du compte PEA est constaté, une alerte sera remonté au niveau du tableau de bord pour suspendre le contrat.</w:t>
      </w:r>
    </w:p>
    <w:p w:rsidR="00E56AED" w:rsidP="003D34DB" w:rsidRDefault="00E56AED" w14:paraId="0C41ED9F" w14:textId="77777777">
      <w:pPr>
        <w:pStyle w:val="Paragraphedeliste1"/>
        <w:numPr>
          <w:ilvl w:val="0"/>
          <w:numId w:val="16"/>
        </w:numPr>
        <w:spacing w:before="240" w:line="100" w:lineRule="atLeast"/>
        <w:jc w:val="both"/>
      </w:pPr>
      <w:r>
        <w:t>La date valeur de la première alimentation est la date considérée par le système pour calculer la durée du contrat PEA.</w:t>
      </w:r>
    </w:p>
    <w:p w:rsidR="00E56AED" w:rsidP="002F5C7D" w:rsidRDefault="00E56AED" w14:paraId="5845B298" w14:textId="77777777">
      <w:pPr>
        <w:jc w:val="both"/>
      </w:pPr>
    </w:p>
    <w:p w:rsidR="00E56AED" w:rsidP="003D34DB" w:rsidRDefault="00E56AED" w14:paraId="04E15627" w14:textId="77777777">
      <w:pPr>
        <w:pStyle w:val="Style2"/>
        <w:numPr>
          <w:ilvl w:val="1"/>
          <w:numId w:val="3"/>
        </w:numPr>
        <w:jc w:val="both"/>
      </w:pPr>
      <w:bookmarkStart w:name="_Toc409973812" w:id="415"/>
      <w:r>
        <w:t>Cas d’utilisation &lt;Résiliation du contrat PEA&gt;</w:t>
      </w:r>
      <w:bookmarkEnd w:id="415"/>
    </w:p>
    <w:p w:rsidR="00E56AED" w:rsidP="002F5C7D" w:rsidRDefault="00E56AED" w14:paraId="53B2BCFB" w14:textId="77777777">
      <w:pPr>
        <w:jc w:val="both"/>
      </w:pPr>
    </w:p>
    <w:p w:rsidR="00E56AED" w:rsidP="003D34DB" w:rsidRDefault="00E56AED" w14:paraId="0B08C679" w14:textId="77777777">
      <w:pPr>
        <w:pStyle w:val="Style3"/>
        <w:numPr>
          <w:ilvl w:val="2"/>
          <w:numId w:val="3"/>
        </w:numPr>
        <w:jc w:val="both"/>
      </w:pPr>
      <w:bookmarkStart w:name="_Toc409973813" w:id="416"/>
      <w:r>
        <w:t>Définition et objectif</w:t>
      </w:r>
      <w:bookmarkEnd w:id="416"/>
    </w:p>
    <w:p w:rsidR="00E56AED" w:rsidP="002F5C7D" w:rsidRDefault="00E56AED" w14:paraId="6AB2C8E6" w14:textId="77777777">
      <w:pPr>
        <w:jc w:val="both"/>
      </w:pPr>
    </w:p>
    <w:p w:rsidR="00E56AED" w:rsidP="003D34DB" w:rsidRDefault="00E56AED" w14:paraId="67D2218E" w14:textId="77777777">
      <w:pPr>
        <w:pStyle w:val="Paragraphedeliste1"/>
        <w:numPr>
          <w:ilvl w:val="0"/>
          <w:numId w:val="16"/>
        </w:numPr>
        <w:spacing w:before="240" w:line="100" w:lineRule="atLeast"/>
        <w:jc w:val="both"/>
      </w:pPr>
      <w:r>
        <w:t xml:space="preserve">L'objectif de ce cas d'utilisation est la génération de la retenue à la source sur le contrat en cours de résiliation. </w:t>
      </w:r>
    </w:p>
    <w:p w:rsidR="00E56AED" w:rsidP="003D34DB" w:rsidRDefault="00E56AED" w14:paraId="035E240C" w14:textId="77777777">
      <w:pPr>
        <w:pStyle w:val="Paragraphedeliste1"/>
        <w:numPr>
          <w:ilvl w:val="0"/>
          <w:numId w:val="16"/>
        </w:numPr>
        <w:spacing w:before="240" w:line="100" w:lineRule="atLeast"/>
        <w:jc w:val="both"/>
      </w:pPr>
      <w:r>
        <w:t>Le processus de fiscalisation doit attendre jusqu'a ce que toutes les opérations de cession initiées sur le compte titre PEA  soient dénouées.</w:t>
      </w:r>
    </w:p>
    <w:p w:rsidRPr="00381987" w:rsidR="00E56AED" w:rsidP="003D34DB" w:rsidRDefault="00E56AED" w14:paraId="4D99A392" w14:textId="77777777">
      <w:pPr>
        <w:pStyle w:val="Paragraphedeliste1"/>
        <w:numPr>
          <w:ilvl w:val="0"/>
          <w:numId w:val="16"/>
        </w:numPr>
        <w:spacing w:before="240" w:line="100" w:lineRule="atLeast"/>
        <w:jc w:val="both"/>
      </w:pPr>
      <w:r>
        <w:t xml:space="preserve">Lorsque la position titre est nulle le statut du contrat passe à </w:t>
      </w:r>
      <w:r>
        <w:rPr>
          <w:b/>
          <w:bCs/>
          <w:color w:val="000000"/>
        </w:rPr>
        <w:t>«Prêt a la fiscalisation »</w:t>
      </w:r>
    </w:p>
    <w:p w:rsidR="00381987" w:rsidP="00381987" w:rsidRDefault="00381987" w14:paraId="1A24EF42" w14:textId="77777777">
      <w:pPr>
        <w:pStyle w:val="Paragraphedeliste1"/>
        <w:numPr>
          <w:ilvl w:val="0"/>
          <w:numId w:val="16"/>
        </w:numPr>
        <w:spacing w:before="240" w:line="100" w:lineRule="atLeast"/>
        <w:jc w:val="both"/>
      </w:pPr>
      <w:r w:rsidRPr="00381987">
        <w:t xml:space="preserve">Il faut signaler </w:t>
      </w:r>
      <w:r>
        <w:t>que lors de la résiliation d’un compte PEA munit du service bourse en ligne, il est impératif que le contrat BEL soit désactivé avant la résiliation du contrat PEA, car WafaBourse, pourrait toujours transmettre des exécutions ou des ordres OPCVMs alors que le Compte PEA est en suspension.</w:t>
      </w:r>
    </w:p>
    <w:p w:rsidR="00E56AED" w:rsidP="003D34DB" w:rsidRDefault="00E56AED" w14:paraId="15FB7AF0" w14:textId="77777777">
      <w:pPr>
        <w:pStyle w:val="Style3"/>
        <w:numPr>
          <w:ilvl w:val="2"/>
          <w:numId w:val="3"/>
        </w:numPr>
        <w:jc w:val="both"/>
      </w:pPr>
      <w:bookmarkStart w:name="_Toc409973814" w:id="417"/>
      <w:r>
        <w:t>Pré-conditions</w:t>
      </w:r>
      <w:bookmarkEnd w:id="417"/>
    </w:p>
    <w:p w:rsidR="00E56AED" w:rsidP="003D34DB" w:rsidRDefault="00E56AED" w14:paraId="6BA8195C" w14:textId="77777777">
      <w:pPr>
        <w:pStyle w:val="Paragraphedeliste1"/>
        <w:numPr>
          <w:ilvl w:val="0"/>
          <w:numId w:val="16"/>
        </w:numPr>
        <w:spacing w:before="240" w:after="240" w:line="100" w:lineRule="atLeast"/>
        <w:jc w:val="both"/>
      </w:pPr>
      <w:r>
        <w:t>Les pré-conditions spécifiques à la résiliation du contrat PEA</w:t>
      </w:r>
    </w:p>
    <w:tbl>
      <w:tblPr>
        <w:tblW w:w="0" w:type="auto"/>
        <w:tblLayout w:type="fixed"/>
        <w:tblLook w:val="0000" w:firstRow="0" w:lastRow="0" w:firstColumn="0" w:lastColumn="0" w:noHBand="0" w:noVBand="0"/>
      </w:tblPr>
      <w:tblGrid>
        <w:gridCol w:w="1511"/>
        <w:gridCol w:w="7727"/>
      </w:tblGrid>
      <w:tr w:rsidRPr="00237864" w:rsidR="00E56AED" w:rsidTr="006709CC" w14:paraId="5526D873" w14:textId="77777777">
        <w:trPr>
          <w:tblHeader/>
        </w:trPr>
        <w:tc>
          <w:tcPr>
            <w:tcW w:w="1511"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2AE1C5E6" w14:textId="77777777">
            <w:pPr>
              <w:jc w:val="both"/>
              <w:rPr>
                <w:b/>
              </w:rPr>
            </w:pPr>
            <w:r w:rsidRPr="00237864">
              <w:rPr>
                <w:b/>
              </w:rPr>
              <w:t>Réf.</w:t>
            </w:r>
          </w:p>
        </w:tc>
        <w:tc>
          <w:tcPr>
            <w:tcW w:w="7727"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3271DC8D" w14:textId="77777777">
            <w:pPr>
              <w:jc w:val="both"/>
              <w:rPr>
                <w:b/>
              </w:rPr>
            </w:pPr>
            <w:r w:rsidRPr="00237864">
              <w:rPr>
                <w:b/>
              </w:rPr>
              <w:t>Description</w:t>
            </w:r>
          </w:p>
        </w:tc>
      </w:tr>
      <w:tr w:rsidRPr="00237864" w:rsidR="00E56AED" w:rsidTr="006709CC" w14:paraId="13832760" w14:textId="77777777">
        <w:tc>
          <w:tcPr>
            <w:tcW w:w="151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4E4A9BB4" w14:textId="77777777">
            <w:pPr>
              <w:jc w:val="both"/>
            </w:pPr>
            <w:r w:rsidRPr="00237864">
              <w:t>PRE-097-1</w:t>
            </w:r>
          </w:p>
        </w:tc>
        <w:tc>
          <w:tcPr>
            <w:tcW w:w="7727" w:type="dxa"/>
            <w:tcBorders>
              <w:top w:val="single" w:color="000000" w:sz="4" w:space="0"/>
              <w:left w:val="single" w:color="000000" w:sz="4" w:space="0"/>
              <w:bottom w:val="single" w:color="000000" w:sz="4" w:space="0"/>
              <w:right w:val="single" w:color="000000" w:sz="4" w:space="0"/>
            </w:tcBorders>
            <w:shd w:val="clear" w:color="auto" w:fill="FFFFFF"/>
          </w:tcPr>
          <w:p w:rsidRPr="00EE209B" w:rsidR="00E56AED" w:rsidP="002F5C7D" w:rsidRDefault="00E56AED" w14:paraId="1F441FC2" w14:textId="77777777">
            <w:pPr>
              <w:pStyle w:val="Normal1"/>
              <w:jc w:val="both"/>
              <w:rPr>
                <w:rFonts w:ascii="Calibri" w:hAnsi="Calibri"/>
                <w:i w:val="0"/>
                <w:sz w:val="22"/>
                <w:szCs w:val="22"/>
                <w:lang w:val="fr-FR"/>
              </w:rPr>
            </w:pPr>
            <w:r w:rsidRPr="00EE209B">
              <w:rPr>
                <w:rFonts w:ascii="Calibri" w:hAnsi="Calibri"/>
                <w:i w:val="0"/>
                <w:sz w:val="22"/>
                <w:szCs w:val="22"/>
                <w:lang w:val="fr-FR"/>
              </w:rPr>
              <w:t>Le statut du contrat est «Activé»</w:t>
            </w:r>
          </w:p>
        </w:tc>
      </w:tr>
    </w:tbl>
    <w:p w:rsidR="00E56AED" w:rsidP="002F5C7D" w:rsidRDefault="00E56AED" w14:paraId="298A55CF" w14:textId="77777777">
      <w:pPr>
        <w:pStyle w:val="Paragraphedeliste1"/>
        <w:spacing w:before="240" w:line="100" w:lineRule="atLeast"/>
        <w:jc w:val="both"/>
      </w:pPr>
    </w:p>
    <w:p w:rsidR="00E56AED" w:rsidP="003D34DB" w:rsidRDefault="00E56AED" w14:paraId="3B0AA810" w14:textId="77777777">
      <w:pPr>
        <w:pStyle w:val="Style3"/>
        <w:numPr>
          <w:ilvl w:val="2"/>
          <w:numId w:val="3"/>
        </w:numPr>
        <w:jc w:val="both"/>
      </w:pPr>
      <w:bookmarkStart w:name="_Toc409973815" w:id="418"/>
      <w:r>
        <w:t>Post-conditions</w:t>
      </w:r>
      <w:bookmarkEnd w:id="418"/>
    </w:p>
    <w:p w:rsidR="00E56AED" w:rsidP="002F5C7D" w:rsidRDefault="00E56AED" w14:paraId="22DE3AB1" w14:textId="77777777">
      <w:pPr>
        <w:jc w:val="both"/>
      </w:pPr>
    </w:p>
    <w:p w:rsidR="00E56AED" w:rsidP="002F5C7D" w:rsidRDefault="00E56AED" w14:paraId="427E59B7" w14:textId="77777777">
      <w:pPr>
        <w:jc w:val="both"/>
      </w:pPr>
    </w:p>
    <w:tbl>
      <w:tblPr>
        <w:tblW w:w="0" w:type="auto"/>
        <w:tblLayout w:type="fixed"/>
        <w:tblLook w:val="0000" w:firstRow="0" w:lastRow="0" w:firstColumn="0" w:lastColumn="0" w:noHBand="0" w:noVBand="0"/>
      </w:tblPr>
      <w:tblGrid>
        <w:gridCol w:w="1613"/>
        <w:gridCol w:w="7606"/>
      </w:tblGrid>
      <w:tr w:rsidRPr="00237864" w:rsidR="00E56AED" w:rsidTr="006709CC" w14:paraId="7C4F7433" w14:textId="77777777">
        <w:trPr>
          <w:tblHeader/>
        </w:trPr>
        <w:tc>
          <w:tcPr>
            <w:tcW w:w="1613"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04448AEA" w14:textId="77777777">
            <w:pPr>
              <w:jc w:val="both"/>
              <w:rPr>
                <w:b/>
              </w:rPr>
            </w:pPr>
            <w:r w:rsidRPr="00237864">
              <w:rPr>
                <w:b/>
              </w:rPr>
              <w:t>Réf.</w:t>
            </w:r>
          </w:p>
        </w:tc>
        <w:tc>
          <w:tcPr>
            <w:tcW w:w="7606"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3D34DB" w:rsidRDefault="00E56AED" w14:paraId="5491E6C8" w14:textId="77777777">
            <w:pPr>
              <w:numPr>
                <w:ilvl w:val="0"/>
                <w:numId w:val="16"/>
              </w:numPr>
              <w:suppressAutoHyphens/>
              <w:jc w:val="both"/>
              <w:rPr>
                <w:b/>
              </w:rPr>
            </w:pPr>
            <w:r w:rsidRPr="00237864">
              <w:rPr>
                <w:b/>
              </w:rPr>
              <w:t>Description</w:t>
            </w:r>
          </w:p>
        </w:tc>
      </w:tr>
      <w:tr w:rsidRPr="00237864" w:rsidR="00E56AED" w:rsidTr="006709CC" w14:paraId="27339B48" w14:textId="77777777">
        <w:tc>
          <w:tcPr>
            <w:tcW w:w="1613"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0F29B7CD" w14:textId="77777777">
            <w:pPr>
              <w:jc w:val="both"/>
            </w:pPr>
            <w:r w:rsidRPr="00237864">
              <w:t>POS-097-2</w:t>
            </w:r>
          </w:p>
        </w:tc>
        <w:tc>
          <w:tcPr>
            <w:tcW w:w="7606" w:type="dxa"/>
            <w:tcBorders>
              <w:top w:val="single" w:color="000000" w:sz="4" w:space="0"/>
              <w:left w:val="single" w:color="000000" w:sz="4" w:space="0"/>
              <w:bottom w:val="single" w:color="000000" w:sz="4" w:space="0"/>
              <w:right w:val="single" w:color="000000" w:sz="4" w:space="0"/>
            </w:tcBorders>
            <w:shd w:val="clear" w:color="auto" w:fill="FFFFFF"/>
          </w:tcPr>
          <w:p w:rsidRPr="00EE209B" w:rsidR="00E56AED" w:rsidP="002F5C7D" w:rsidRDefault="00E56AED" w14:paraId="4E7CDCE8" w14:textId="77777777">
            <w:pPr>
              <w:pStyle w:val="Normal1"/>
              <w:jc w:val="both"/>
              <w:rPr>
                <w:rFonts w:asciiTheme="minorHAnsi" w:hAnsiTheme="minorHAnsi"/>
                <w:i w:val="0"/>
                <w:sz w:val="22"/>
                <w:szCs w:val="22"/>
              </w:rPr>
            </w:pPr>
            <w:r w:rsidRPr="00EE209B">
              <w:rPr>
                <w:rFonts w:asciiTheme="minorHAnsi" w:hAnsiTheme="minorHAnsi"/>
                <w:i w:val="0"/>
                <w:sz w:val="22"/>
                <w:szCs w:val="22"/>
                <w:lang w:val="fr-FR"/>
              </w:rPr>
              <w:t>La ligne du contrat à résilier doit être sélectionnée</w:t>
            </w:r>
          </w:p>
        </w:tc>
      </w:tr>
      <w:tr w:rsidRPr="00237864" w:rsidR="00E56AED" w:rsidTr="006709CC" w14:paraId="1CE7E4A5" w14:textId="77777777">
        <w:tc>
          <w:tcPr>
            <w:tcW w:w="1613"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1D8DB52" w14:textId="77777777">
            <w:pPr>
              <w:jc w:val="both"/>
            </w:pPr>
            <w:r w:rsidRPr="00237864">
              <w:t>POS-097-2</w:t>
            </w:r>
          </w:p>
        </w:tc>
        <w:tc>
          <w:tcPr>
            <w:tcW w:w="7606" w:type="dxa"/>
            <w:tcBorders>
              <w:left w:val="single" w:color="000000" w:sz="4" w:space="0"/>
              <w:bottom w:val="single" w:color="000000" w:sz="4" w:space="0"/>
              <w:right w:val="single" w:color="000000" w:sz="4" w:space="0"/>
            </w:tcBorders>
            <w:shd w:val="clear" w:color="auto" w:fill="FFFFFF"/>
          </w:tcPr>
          <w:p w:rsidRPr="00EE209B" w:rsidR="00E56AED" w:rsidP="002F5C7D" w:rsidRDefault="00E56AED" w14:paraId="77629B2C" w14:textId="77777777">
            <w:pPr>
              <w:pStyle w:val="Normal1"/>
              <w:jc w:val="both"/>
              <w:rPr>
                <w:rFonts w:asciiTheme="minorHAnsi" w:hAnsiTheme="minorHAnsi"/>
                <w:i w:val="0"/>
                <w:sz w:val="22"/>
                <w:szCs w:val="22"/>
              </w:rPr>
            </w:pPr>
            <w:r w:rsidRPr="00EE209B">
              <w:rPr>
                <w:rFonts w:asciiTheme="minorHAnsi" w:hAnsiTheme="minorHAnsi"/>
                <w:i w:val="0"/>
                <w:sz w:val="22"/>
                <w:szCs w:val="22"/>
              </w:rPr>
              <w:t>Pour exécuter la résiliation, il faut appuyer sur le bouton « Résiliation »</w:t>
            </w:r>
          </w:p>
        </w:tc>
      </w:tr>
    </w:tbl>
    <w:p w:rsidR="00E56AED" w:rsidP="002F5C7D" w:rsidRDefault="00E56AED" w14:paraId="073B4983" w14:textId="77777777">
      <w:pPr>
        <w:jc w:val="both"/>
      </w:pPr>
    </w:p>
    <w:p w:rsidR="00E56AED" w:rsidP="003D34DB" w:rsidRDefault="00E56AED" w14:paraId="087FE994" w14:textId="77777777">
      <w:pPr>
        <w:pStyle w:val="Style3"/>
        <w:numPr>
          <w:ilvl w:val="2"/>
          <w:numId w:val="3"/>
        </w:numPr>
        <w:spacing w:before="240" w:after="240" w:line="100" w:lineRule="atLeast"/>
        <w:ind w:right="142"/>
        <w:jc w:val="both"/>
        <w:rPr>
          <w:sz w:val="22"/>
          <w:szCs w:val="22"/>
        </w:rPr>
      </w:pPr>
      <w:bookmarkStart w:name="_Toc409973816" w:id="419"/>
      <w:r>
        <w:rPr>
          <w:sz w:val="22"/>
          <w:szCs w:val="22"/>
        </w:rPr>
        <w:t>Diagramme d’activité</w:t>
      </w:r>
      <w:bookmarkEnd w:id="419"/>
    </w:p>
    <w:p w:rsidR="00E56AED" w:rsidP="002F5C7D" w:rsidRDefault="00E56AED" w14:paraId="2E309514" w14:textId="77777777">
      <w:pPr>
        <w:jc w:val="both"/>
        <w:rPr>
          <w:sz w:val="20"/>
          <w:szCs w:val="20"/>
        </w:rPr>
      </w:pPr>
      <w:r>
        <w:rPr>
          <w:sz w:val="20"/>
          <w:szCs w:val="20"/>
        </w:rPr>
        <w:t>[Pas d'écran disponible à ce niveau]</w:t>
      </w:r>
    </w:p>
    <w:p w:rsidR="00E56AED" w:rsidP="002F5C7D" w:rsidRDefault="00E56AED" w14:paraId="18D3F097" w14:textId="77777777">
      <w:pPr>
        <w:jc w:val="both"/>
      </w:pPr>
    </w:p>
    <w:p w:rsidR="00E56AED" w:rsidP="003D34DB" w:rsidRDefault="00E56AED" w14:paraId="15C19FE8" w14:textId="77777777">
      <w:pPr>
        <w:pStyle w:val="Style3"/>
        <w:numPr>
          <w:ilvl w:val="2"/>
          <w:numId w:val="3"/>
        </w:numPr>
        <w:spacing w:before="240" w:after="240" w:line="100" w:lineRule="atLeast"/>
        <w:ind w:right="142"/>
        <w:jc w:val="both"/>
      </w:pPr>
      <w:bookmarkStart w:name="_Toc409973817" w:id="420"/>
      <w:r>
        <w:t>Règles de gestion</w:t>
      </w:r>
      <w:bookmarkEnd w:id="420"/>
    </w:p>
    <w:p w:rsidR="00E56AED" w:rsidP="002F5C7D" w:rsidRDefault="00E56AED" w14:paraId="402052F6" w14:textId="77777777">
      <w:pPr>
        <w:spacing w:before="240" w:after="240" w:line="100" w:lineRule="atLeast"/>
        <w:ind w:right="142"/>
        <w:jc w:val="both"/>
      </w:pPr>
      <w:r>
        <w:t xml:space="preserve">&gt; Pas de règles de gestion pour ce cas d'utilisation </w:t>
      </w:r>
    </w:p>
    <w:p w:rsidR="00E56AED" w:rsidP="003D34DB" w:rsidRDefault="00E56AED" w14:paraId="331B6C61" w14:textId="77777777">
      <w:pPr>
        <w:pStyle w:val="Style3"/>
        <w:numPr>
          <w:ilvl w:val="2"/>
          <w:numId w:val="3"/>
        </w:numPr>
        <w:jc w:val="both"/>
      </w:pPr>
      <w:bookmarkStart w:name="_Toc409973818" w:id="421"/>
      <w:r>
        <w:t>Traitements</w:t>
      </w:r>
      <w:bookmarkEnd w:id="421"/>
    </w:p>
    <w:p w:rsidR="00E56AED" w:rsidP="0091661A" w:rsidRDefault="00E56AED" w14:paraId="3E1983E1" w14:textId="77777777">
      <w:pPr>
        <w:pStyle w:val="Paragraphedeliste1"/>
        <w:numPr>
          <w:ilvl w:val="0"/>
          <w:numId w:val="4"/>
        </w:numPr>
        <w:spacing w:before="240" w:after="240" w:line="100" w:lineRule="atLeast"/>
        <w:ind w:right="142" w:firstLine="0"/>
        <w:jc w:val="both"/>
      </w:pPr>
      <w:r>
        <w:t>Les traitements spécifiques à l'écran de saisie d'un PEA</w:t>
      </w:r>
    </w:p>
    <w:tbl>
      <w:tblPr>
        <w:tblW w:w="0" w:type="auto"/>
        <w:tblInd w:w="-108" w:type="dxa"/>
        <w:tblBorders>
          <w:top w:val="single" w:color="000001" w:sz="4" w:space="0"/>
          <w:left w:val="single" w:color="000001" w:sz="4" w:space="0"/>
          <w:bottom w:val="single" w:color="000001" w:sz="4" w:space="0"/>
          <w:right w:val="single" w:color="000001" w:sz="4" w:space="0"/>
        </w:tblBorders>
        <w:tblCellMar>
          <w:left w:w="10" w:type="dxa"/>
          <w:right w:w="10" w:type="dxa"/>
        </w:tblCellMar>
        <w:tblLook w:val="0000" w:firstRow="0" w:lastRow="0" w:firstColumn="0" w:lastColumn="0" w:noHBand="0" w:noVBand="0"/>
      </w:tblPr>
      <w:tblGrid>
        <w:gridCol w:w="1514"/>
        <w:gridCol w:w="7656"/>
      </w:tblGrid>
      <w:tr w:rsidR="00E56AED" w:rsidTr="00F91AFF" w14:paraId="713B3D89" w14:textId="77777777">
        <w:trPr>
          <w:cantSplit/>
          <w:tblHeader/>
        </w:trPr>
        <w:tc>
          <w:tcPr>
            <w:tcW w:w="1525" w:type="dxa"/>
            <w:tcBorders>
              <w:top w:val="single" w:color="000001" w:sz="4" w:space="0"/>
              <w:bottom w:val="single" w:color="000001" w:sz="4" w:space="0"/>
              <w:right w:val="single" w:color="000001" w:sz="4" w:space="0"/>
            </w:tcBorders>
            <w:shd w:val="clear" w:color="auto" w:fill="808080"/>
            <w:tcMar>
              <w:top w:w="0" w:type="dxa"/>
              <w:left w:w="108" w:type="dxa"/>
              <w:bottom w:w="0" w:type="dxa"/>
              <w:right w:w="108" w:type="dxa"/>
            </w:tcMar>
          </w:tcPr>
          <w:p w:rsidR="00E56AED" w:rsidP="00F91AFF" w:rsidRDefault="00E56AED" w14:paraId="73E522E1" w14:textId="77777777">
            <w:pPr>
              <w:jc w:val="both"/>
            </w:pPr>
            <w:r>
              <w:rPr>
                <w:b/>
              </w:rPr>
              <w:t>Réf.</w:t>
            </w:r>
          </w:p>
        </w:tc>
        <w:tc>
          <w:tcPr>
            <w:tcW w:w="7711" w:type="dxa"/>
            <w:tcBorders>
              <w:top w:val="single" w:color="000001" w:sz="4" w:space="0"/>
              <w:left w:val="single" w:color="000001" w:sz="4" w:space="0"/>
              <w:bottom w:val="single" w:color="000001" w:sz="4" w:space="0"/>
            </w:tcBorders>
            <w:shd w:val="clear" w:color="auto" w:fill="808080"/>
            <w:tcMar>
              <w:top w:w="0" w:type="dxa"/>
              <w:left w:w="108" w:type="dxa"/>
              <w:bottom w:w="0" w:type="dxa"/>
              <w:right w:w="108" w:type="dxa"/>
            </w:tcMar>
          </w:tcPr>
          <w:p w:rsidR="00E56AED" w:rsidP="00F91AFF" w:rsidRDefault="00E56AED" w14:paraId="38781144" w14:textId="77777777">
            <w:pPr>
              <w:jc w:val="both"/>
            </w:pPr>
            <w:r>
              <w:rPr>
                <w:b/>
              </w:rPr>
              <w:t>Description</w:t>
            </w:r>
          </w:p>
        </w:tc>
      </w:tr>
      <w:tr w:rsidR="00E56AED" w:rsidTr="00F91AFF" w14:paraId="2329B948" w14:textId="77777777">
        <w:trPr>
          <w:cantSplit/>
          <w:trHeight w:val="109"/>
        </w:trPr>
        <w:tc>
          <w:tcPr>
            <w:tcW w:w="1525" w:type="dxa"/>
            <w:tcBorders>
              <w:top w:val="single" w:color="000001" w:sz="4" w:space="0"/>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08B496D3" w14:textId="77777777">
            <w:pPr>
              <w:jc w:val="both"/>
            </w:pPr>
            <w:r>
              <w:t>TRT-097-1</w:t>
            </w:r>
          </w:p>
        </w:tc>
        <w:tc>
          <w:tcPr>
            <w:tcW w:w="7711" w:type="dxa"/>
            <w:tcBorders>
              <w:top w:val="single" w:color="000001" w:sz="4" w:space="0"/>
              <w:left w:val="single" w:color="000001" w:sz="4" w:space="0"/>
              <w:bottom w:val="single" w:color="000001" w:sz="4" w:space="0"/>
            </w:tcBorders>
            <w:shd w:val="clear" w:color="auto" w:fill="FFFFFF"/>
            <w:tcMar>
              <w:top w:w="0" w:type="dxa"/>
              <w:left w:w="108" w:type="dxa"/>
              <w:bottom w:w="0" w:type="dxa"/>
              <w:right w:w="108" w:type="dxa"/>
            </w:tcMar>
          </w:tcPr>
          <w:p w:rsidR="00E56AED" w:rsidP="003D34DB" w:rsidRDefault="00E56AED" w14:paraId="130ADF6B" w14:textId="77777777">
            <w:pPr>
              <w:pStyle w:val="Normal1"/>
              <w:numPr>
                <w:ilvl w:val="0"/>
                <w:numId w:val="101"/>
              </w:numPr>
              <w:suppressAutoHyphens/>
              <w:overflowPunct w:val="0"/>
              <w:spacing w:after="200" w:line="100" w:lineRule="atLeast"/>
              <w:jc w:val="both"/>
            </w:pPr>
            <w:r>
              <w:rPr>
                <w:rFonts w:ascii="Calibri" w:hAnsi="Calibri"/>
                <w:i w:val="0"/>
                <w:sz w:val="22"/>
                <w:szCs w:val="22"/>
              </w:rPr>
              <w:t xml:space="preserve">L'utilisateur saisie dans un écran de recherche multicritères le compte espèce PEA, le compte titre PEA ou la référence du contrat </w:t>
            </w:r>
          </w:p>
        </w:tc>
      </w:tr>
      <w:tr w:rsidR="00E56AED" w:rsidTr="00F91AFF" w14:paraId="512A8811" w14:textId="77777777">
        <w:trPr>
          <w:cantSplit/>
        </w:trPr>
        <w:tc>
          <w:tcPr>
            <w:tcW w:w="1525"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12B5B57B" w14:textId="77777777">
            <w:pPr>
              <w:jc w:val="both"/>
            </w:pPr>
            <w:r>
              <w:t>TRT-097-2</w:t>
            </w:r>
          </w:p>
        </w:tc>
        <w:tc>
          <w:tcPr>
            <w:tcW w:w="7711"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3D34DB" w:rsidRDefault="00E56AED" w14:paraId="5FFFFD9B" w14:textId="77777777">
            <w:pPr>
              <w:pStyle w:val="Normal1"/>
              <w:numPr>
                <w:ilvl w:val="0"/>
                <w:numId w:val="102"/>
              </w:numPr>
              <w:suppressAutoHyphens/>
              <w:overflowPunct w:val="0"/>
              <w:spacing w:after="200" w:line="100" w:lineRule="atLeast"/>
              <w:jc w:val="both"/>
            </w:pPr>
            <w:r>
              <w:rPr>
                <w:rFonts w:ascii="Calibri" w:hAnsi="Calibri"/>
                <w:i w:val="0"/>
                <w:sz w:val="22"/>
                <w:szCs w:val="22"/>
              </w:rPr>
              <w:t>L'utilisateur sélectionne la ligne du contrat puis appui sur le bouton « Résiliation»</w:t>
            </w:r>
          </w:p>
          <w:p w:rsidR="00E56AED" w:rsidP="003D34DB" w:rsidRDefault="00E56AED" w14:paraId="7AB11FE9" w14:textId="77777777">
            <w:pPr>
              <w:pStyle w:val="Normal1"/>
              <w:numPr>
                <w:ilvl w:val="0"/>
                <w:numId w:val="102"/>
              </w:numPr>
              <w:suppressAutoHyphens/>
              <w:overflowPunct w:val="0"/>
              <w:spacing w:after="200" w:line="100" w:lineRule="atLeast"/>
              <w:jc w:val="both"/>
            </w:pPr>
            <w:r>
              <w:rPr>
                <w:rFonts w:ascii="Calibri" w:hAnsi="Calibri"/>
                <w:i w:val="0"/>
                <w:sz w:val="22"/>
                <w:szCs w:val="22"/>
              </w:rPr>
              <w:t>Deux opérations seront déclenchées :</w:t>
            </w:r>
          </w:p>
          <w:p w:rsidR="00E56AED" w:rsidP="003D34DB" w:rsidRDefault="00E56AED" w14:paraId="78223077" w14:textId="77777777">
            <w:pPr>
              <w:pStyle w:val="Normal1"/>
              <w:numPr>
                <w:ilvl w:val="3"/>
                <w:numId w:val="103"/>
              </w:numPr>
              <w:tabs>
                <w:tab w:val="left" w:pos="708"/>
              </w:tabs>
              <w:suppressAutoHyphens/>
              <w:overflowPunct w:val="0"/>
              <w:spacing w:after="200" w:line="100" w:lineRule="atLeast"/>
              <w:jc w:val="both"/>
            </w:pPr>
            <w:r>
              <w:rPr>
                <w:rFonts w:ascii="Calibri" w:hAnsi="Calibri"/>
                <w:i w:val="0"/>
                <w:sz w:val="22"/>
                <w:szCs w:val="22"/>
              </w:rPr>
              <w:t>Génération d'une alerte au niveau du tableau de bord pour annoncer que le contrat PEA est en cours de résiliation.</w:t>
            </w:r>
          </w:p>
          <w:p w:rsidR="00E56AED" w:rsidP="003D34DB" w:rsidRDefault="00E56AED" w14:paraId="52AA4B20" w14:textId="77777777">
            <w:pPr>
              <w:pStyle w:val="Normal1"/>
              <w:numPr>
                <w:ilvl w:val="3"/>
                <w:numId w:val="103"/>
              </w:numPr>
              <w:tabs>
                <w:tab w:val="left" w:pos="708"/>
              </w:tabs>
              <w:suppressAutoHyphens/>
              <w:overflowPunct w:val="0"/>
              <w:spacing w:after="200" w:line="100" w:lineRule="atLeast"/>
              <w:jc w:val="both"/>
            </w:pPr>
            <w:r>
              <w:rPr>
                <w:rFonts w:ascii="Calibri" w:hAnsi="Calibri"/>
                <w:i w:val="0"/>
                <w:sz w:val="22"/>
                <w:szCs w:val="22"/>
              </w:rPr>
              <w:t>Blocage des achats sur le compte titre PEA dédié.</w:t>
            </w:r>
          </w:p>
          <w:p w:rsidR="00E56AED" w:rsidP="003D34DB" w:rsidRDefault="00E56AED" w14:paraId="6A10FB3D" w14:textId="77777777">
            <w:pPr>
              <w:pStyle w:val="Normal1"/>
              <w:numPr>
                <w:ilvl w:val="0"/>
                <w:numId w:val="102"/>
              </w:numPr>
              <w:suppressAutoHyphens/>
              <w:overflowPunct w:val="0"/>
              <w:spacing w:after="200" w:line="100" w:lineRule="atLeast"/>
              <w:jc w:val="both"/>
            </w:pPr>
            <w:r>
              <w:rPr>
                <w:rFonts w:ascii="Calibri" w:hAnsi="Calibri"/>
                <w:i w:val="0"/>
                <w:sz w:val="22"/>
                <w:szCs w:val="22"/>
              </w:rPr>
              <w:t xml:space="preserve">Le statut du contrat est </w:t>
            </w:r>
            <w:r>
              <w:rPr>
                <w:rFonts w:ascii="Calibri" w:hAnsi="Calibri"/>
                <w:b/>
                <w:bCs/>
                <w:i w:val="0"/>
                <w:sz w:val="22"/>
                <w:szCs w:val="22"/>
              </w:rPr>
              <w:t>« En cours de résiliation »</w:t>
            </w:r>
          </w:p>
          <w:p w:rsidR="00E56AED" w:rsidP="00F91AFF" w:rsidRDefault="00E56AED" w14:paraId="28835397" w14:textId="77777777">
            <w:pPr>
              <w:pStyle w:val="Normal1"/>
              <w:jc w:val="both"/>
            </w:pPr>
          </w:p>
        </w:tc>
      </w:tr>
    </w:tbl>
    <w:p w:rsidR="00E56AED" w:rsidP="00903A04" w:rsidRDefault="00E56AED" w14:paraId="67B2E790" w14:textId="77777777">
      <w:pPr>
        <w:pStyle w:val="Paragraphedeliste1"/>
        <w:spacing w:before="240" w:after="240" w:line="100" w:lineRule="atLeast"/>
        <w:ind w:right="142"/>
        <w:jc w:val="both"/>
      </w:pPr>
    </w:p>
    <w:p w:rsidR="00E56AED" w:rsidP="003D34DB" w:rsidRDefault="00E56AED" w14:paraId="556A7506" w14:textId="77777777">
      <w:pPr>
        <w:pStyle w:val="Style2"/>
        <w:numPr>
          <w:ilvl w:val="1"/>
          <w:numId w:val="3"/>
        </w:numPr>
        <w:jc w:val="both"/>
      </w:pPr>
      <w:bookmarkStart w:name="_Toc409973819" w:id="422"/>
      <w:r>
        <w:t>Cas d’utilisation &lt;Processus de retenue à la source&gt;</w:t>
      </w:r>
      <w:bookmarkEnd w:id="422"/>
    </w:p>
    <w:p w:rsidR="00E56AED" w:rsidP="003D34DB" w:rsidRDefault="00E56AED" w14:paraId="70184EBA" w14:textId="77777777">
      <w:pPr>
        <w:pStyle w:val="Style3"/>
        <w:numPr>
          <w:ilvl w:val="2"/>
          <w:numId w:val="3"/>
        </w:numPr>
        <w:jc w:val="both"/>
      </w:pPr>
      <w:bookmarkStart w:name="_Toc409973820" w:id="423"/>
      <w:r>
        <w:t>Définition et objectif</w:t>
      </w:r>
      <w:bookmarkEnd w:id="423"/>
    </w:p>
    <w:p w:rsidR="00E56AED" w:rsidP="002F5C7D" w:rsidRDefault="00E56AED" w14:paraId="6F9136D2" w14:textId="77777777">
      <w:pPr>
        <w:jc w:val="both"/>
      </w:pPr>
    </w:p>
    <w:p w:rsidR="00E56AED" w:rsidP="003D34DB" w:rsidRDefault="00E56AED" w14:paraId="30F0FCDE" w14:textId="77777777">
      <w:pPr>
        <w:numPr>
          <w:ilvl w:val="0"/>
          <w:numId w:val="62"/>
        </w:numPr>
        <w:suppressAutoHyphens/>
        <w:jc w:val="both"/>
      </w:pPr>
      <w:r>
        <w:t xml:space="preserve">L'objectif de ce cas d'utilisation est la génération de la retenue à la source sur le contrat en cours de résiliation. </w:t>
      </w:r>
    </w:p>
    <w:p w:rsidR="00E56AED" w:rsidP="003D34DB" w:rsidRDefault="00E56AED" w14:paraId="28219DC0" w14:textId="77777777">
      <w:pPr>
        <w:numPr>
          <w:ilvl w:val="0"/>
          <w:numId w:val="62"/>
        </w:numPr>
        <w:suppressAutoHyphens/>
        <w:jc w:val="both"/>
      </w:pPr>
      <w:r>
        <w:t>Le processus de fiscalisation doit attendre jusqu'a ce que toutes les opérations de cession initiées sur le compte titre PEA ainsi que d'autres opérations diverses soient dénouées.</w:t>
      </w:r>
    </w:p>
    <w:p w:rsidR="00E56AED" w:rsidP="0031128D" w:rsidRDefault="00E56AED" w14:paraId="2CADA512" w14:textId="77777777">
      <w:pPr>
        <w:numPr>
          <w:ilvl w:val="0"/>
          <w:numId w:val="62"/>
        </w:numPr>
        <w:suppressAutoHyphens/>
        <w:jc w:val="both"/>
        <w:rPr>
          <w:i/>
          <w:iCs/>
          <w:color w:val="000000"/>
        </w:rPr>
      </w:pPr>
      <w:r>
        <w:t xml:space="preserve">Lorsque la position titre est nulle le statut du contrat passe à </w:t>
      </w:r>
      <w:r>
        <w:rPr>
          <w:b/>
          <w:bCs/>
          <w:color w:val="000000"/>
        </w:rPr>
        <w:t>«Prêt a la fiscalisation »</w:t>
      </w:r>
      <w:r>
        <w:rPr>
          <w:i/>
          <w:iCs/>
          <w:color w:val="000000"/>
        </w:rPr>
        <w:t xml:space="preserve"> </w:t>
      </w:r>
    </w:p>
    <w:p w:rsidR="00616C68" w:rsidP="0031128D" w:rsidRDefault="00616C68" w14:paraId="1CA2609C" w14:textId="77777777">
      <w:pPr>
        <w:numPr>
          <w:ilvl w:val="0"/>
          <w:numId w:val="62"/>
        </w:numPr>
        <w:suppressAutoHyphens/>
        <w:jc w:val="both"/>
        <w:rPr>
          <w:i/>
          <w:iCs/>
          <w:color w:val="000000"/>
        </w:rPr>
      </w:pPr>
      <w:r>
        <w:t>Il serait possible suite à la fiscalisation du compte PEA de générer la déclaration fiscale sur le compte PEA du client [Se référer au Canevas de reporting déclaration fiscale sur les comptes PEA].</w:t>
      </w:r>
    </w:p>
    <w:p w:rsidR="00E56AED" w:rsidP="002F5C7D" w:rsidRDefault="00E56AED" w14:paraId="1C60F593" w14:textId="77777777">
      <w:pPr>
        <w:jc w:val="both"/>
      </w:pPr>
    </w:p>
    <w:p w:rsidR="00E56AED" w:rsidP="003D34DB" w:rsidRDefault="00E56AED" w14:paraId="4EB9C505" w14:textId="77777777">
      <w:pPr>
        <w:pStyle w:val="Style3"/>
        <w:numPr>
          <w:ilvl w:val="2"/>
          <w:numId w:val="3"/>
        </w:numPr>
        <w:jc w:val="both"/>
      </w:pPr>
      <w:bookmarkStart w:name="_Toc409973821" w:id="424"/>
      <w:r>
        <w:t>Pré-conditions</w:t>
      </w:r>
      <w:bookmarkEnd w:id="424"/>
    </w:p>
    <w:p w:rsidR="00E56AED" w:rsidP="003D34DB" w:rsidRDefault="00E56AED" w14:paraId="47C828A2" w14:textId="77777777">
      <w:pPr>
        <w:pStyle w:val="Paragraphedeliste1"/>
        <w:numPr>
          <w:ilvl w:val="0"/>
          <w:numId w:val="16"/>
        </w:numPr>
        <w:spacing w:before="240" w:after="240" w:line="100" w:lineRule="atLeast"/>
        <w:jc w:val="both"/>
      </w:pPr>
      <w:r>
        <w:t>Les pré-conditions spécifiques au processus de retenue d'impôt :</w:t>
      </w:r>
    </w:p>
    <w:tbl>
      <w:tblPr>
        <w:tblW w:w="0" w:type="auto"/>
        <w:tblLayout w:type="fixed"/>
        <w:tblLook w:val="0000" w:firstRow="0" w:lastRow="0" w:firstColumn="0" w:lastColumn="0" w:noHBand="0" w:noVBand="0"/>
      </w:tblPr>
      <w:tblGrid>
        <w:gridCol w:w="1511"/>
        <w:gridCol w:w="7727"/>
      </w:tblGrid>
      <w:tr w:rsidRPr="00237864" w:rsidR="00E56AED" w:rsidTr="006709CC" w14:paraId="4DD4DB68" w14:textId="77777777">
        <w:trPr>
          <w:tblHeader/>
        </w:trPr>
        <w:tc>
          <w:tcPr>
            <w:tcW w:w="1511"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64CBA431" w14:textId="77777777">
            <w:pPr>
              <w:jc w:val="both"/>
              <w:rPr>
                <w:b/>
              </w:rPr>
            </w:pPr>
            <w:r w:rsidRPr="00237864">
              <w:rPr>
                <w:b/>
              </w:rPr>
              <w:t>Réf.</w:t>
            </w:r>
          </w:p>
        </w:tc>
        <w:tc>
          <w:tcPr>
            <w:tcW w:w="7727"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7366E7BB" w14:textId="77777777">
            <w:pPr>
              <w:jc w:val="both"/>
              <w:rPr>
                <w:b/>
              </w:rPr>
            </w:pPr>
            <w:r w:rsidRPr="00237864">
              <w:rPr>
                <w:b/>
              </w:rPr>
              <w:t>Description</w:t>
            </w:r>
          </w:p>
        </w:tc>
      </w:tr>
      <w:tr w:rsidRPr="00237864" w:rsidR="00E56AED" w:rsidTr="006709CC" w14:paraId="4D65D85F" w14:textId="77777777">
        <w:tc>
          <w:tcPr>
            <w:tcW w:w="151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79F202F7" w14:textId="77777777">
            <w:pPr>
              <w:jc w:val="both"/>
            </w:pPr>
            <w:r w:rsidRPr="00237864">
              <w:t>PRE-098-1</w:t>
            </w:r>
          </w:p>
        </w:tc>
        <w:tc>
          <w:tcPr>
            <w:tcW w:w="7727"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5468A3EF" w14:textId="77777777">
            <w:pPr>
              <w:pStyle w:val="Normal1"/>
              <w:jc w:val="both"/>
              <w:rPr>
                <w:rFonts w:ascii="Calibri" w:hAnsi="Calibri"/>
                <w:b/>
                <w:bCs/>
                <w:i w:val="0"/>
                <w:lang w:val="fr-FR"/>
              </w:rPr>
            </w:pPr>
            <w:r>
              <w:rPr>
                <w:rFonts w:ascii="Calibri" w:hAnsi="Calibri"/>
                <w:i w:val="0"/>
                <w:lang w:val="fr-FR"/>
              </w:rPr>
              <w:t xml:space="preserve">Le statut du contrat est </w:t>
            </w:r>
            <w:r>
              <w:rPr>
                <w:rFonts w:ascii="Calibri" w:hAnsi="Calibri"/>
                <w:b/>
                <w:bCs/>
                <w:i w:val="0"/>
                <w:lang w:val="fr-FR"/>
              </w:rPr>
              <w:t>« Prêt a la fiscalisation»</w:t>
            </w:r>
          </w:p>
        </w:tc>
      </w:tr>
    </w:tbl>
    <w:p w:rsidR="00E56AED" w:rsidP="003D34DB" w:rsidRDefault="00E56AED" w14:paraId="572A9877" w14:textId="77777777">
      <w:pPr>
        <w:pStyle w:val="Style3"/>
        <w:numPr>
          <w:ilvl w:val="2"/>
          <w:numId w:val="3"/>
        </w:numPr>
        <w:jc w:val="both"/>
      </w:pPr>
      <w:bookmarkStart w:name="_Toc409973822" w:id="425"/>
      <w:r>
        <w:t>Post-conditions</w:t>
      </w:r>
      <w:bookmarkEnd w:id="425"/>
    </w:p>
    <w:p w:rsidR="00E56AED" w:rsidP="002F5C7D" w:rsidRDefault="00E56AED" w14:paraId="1827F2E9" w14:textId="77777777">
      <w:pPr>
        <w:jc w:val="both"/>
      </w:pPr>
    </w:p>
    <w:p w:rsidR="00E56AED" w:rsidP="002F5C7D" w:rsidRDefault="00E56AED" w14:paraId="4F9E9AC7" w14:textId="77777777">
      <w:pPr>
        <w:jc w:val="both"/>
      </w:pPr>
    </w:p>
    <w:tbl>
      <w:tblPr>
        <w:tblW w:w="0" w:type="auto"/>
        <w:tblLayout w:type="fixed"/>
        <w:tblLook w:val="0000" w:firstRow="0" w:lastRow="0" w:firstColumn="0" w:lastColumn="0" w:noHBand="0" w:noVBand="0"/>
      </w:tblPr>
      <w:tblGrid>
        <w:gridCol w:w="1613"/>
        <w:gridCol w:w="7606"/>
      </w:tblGrid>
      <w:tr w:rsidRPr="00237864" w:rsidR="00E56AED" w:rsidTr="006709CC" w14:paraId="19651EB2" w14:textId="77777777">
        <w:trPr>
          <w:tblHeader/>
        </w:trPr>
        <w:tc>
          <w:tcPr>
            <w:tcW w:w="1613"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12A49EBC" w14:textId="77777777">
            <w:pPr>
              <w:jc w:val="both"/>
              <w:rPr>
                <w:b/>
              </w:rPr>
            </w:pPr>
            <w:r w:rsidRPr="00237864">
              <w:rPr>
                <w:b/>
              </w:rPr>
              <w:t>Réf.</w:t>
            </w:r>
          </w:p>
        </w:tc>
        <w:tc>
          <w:tcPr>
            <w:tcW w:w="7606"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3D34DB" w:rsidRDefault="00E56AED" w14:paraId="506A4EFD" w14:textId="77777777">
            <w:pPr>
              <w:numPr>
                <w:ilvl w:val="0"/>
                <w:numId w:val="16"/>
              </w:numPr>
              <w:suppressAutoHyphens/>
              <w:jc w:val="both"/>
              <w:rPr>
                <w:b/>
              </w:rPr>
            </w:pPr>
            <w:r w:rsidRPr="00237864">
              <w:rPr>
                <w:b/>
              </w:rPr>
              <w:t>Description</w:t>
            </w:r>
          </w:p>
        </w:tc>
      </w:tr>
      <w:tr w:rsidRPr="00237864" w:rsidR="00E56AED" w:rsidTr="006709CC" w14:paraId="643169BB" w14:textId="77777777">
        <w:tc>
          <w:tcPr>
            <w:tcW w:w="1613"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575763E3" w14:textId="77777777">
            <w:pPr>
              <w:jc w:val="both"/>
            </w:pPr>
            <w:r w:rsidRPr="00237864">
              <w:t>POS-098-1</w:t>
            </w:r>
          </w:p>
        </w:tc>
        <w:tc>
          <w:tcPr>
            <w:tcW w:w="7606" w:type="dxa"/>
            <w:tcBorders>
              <w:top w:val="single" w:color="000000" w:sz="4" w:space="0"/>
              <w:left w:val="single" w:color="000000" w:sz="4" w:space="0"/>
              <w:bottom w:val="single" w:color="000000" w:sz="4" w:space="0"/>
              <w:right w:val="single" w:color="000000" w:sz="4" w:space="0"/>
            </w:tcBorders>
            <w:shd w:val="clear" w:color="auto" w:fill="FFFFFF"/>
          </w:tcPr>
          <w:p w:rsidRPr="007454B0" w:rsidR="00E56AED" w:rsidP="002F5C7D" w:rsidRDefault="00E56AED" w14:paraId="4E9FD168" w14:textId="77777777">
            <w:pPr>
              <w:pStyle w:val="Normal1"/>
              <w:jc w:val="both"/>
              <w:rPr>
                <w:rFonts w:ascii="Calibri" w:hAnsi="Calibri"/>
                <w:i w:val="0"/>
                <w:sz w:val="22"/>
                <w:szCs w:val="22"/>
              </w:rPr>
            </w:pPr>
            <w:r w:rsidRPr="007454B0">
              <w:rPr>
                <w:rFonts w:ascii="Calibri" w:hAnsi="Calibri"/>
                <w:i w:val="0"/>
                <w:sz w:val="22"/>
                <w:szCs w:val="22"/>
              </w:rPr>
              <w:t>La ligne du contrat à fiscaliser doit être sélectionnée</w:t>
            </w:r>
          </w:p>
        </w:tc>
      </w:tr>
      <w:tr w:rsidRPr="00237864" w:rsidR="00E56AED" w:rsidTr="006709CC" w14:paraId="67B81630" w14:textId="77777777">
        <w:tc>
          <w:tcPr>
            <w:tcW w:w="1613"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6B21ACD" w14:textId="77777777">
            <w:pPr>
              <w:jc w:val="both"/>
            </w:pPr>
            <w:r w:rsidRPr="00237864">
              <w:t>POS-098-2</w:t>
            </w:r>
          </w:p>
        </w:tc>
        <w:tc>
          <w:tcPr>
            <w:tcW w:w="7606" w:type="dxa"/>
            <w:tcBorders>
              <w:left w:val="single" w:color="000000" w:sz="4" w:space="0"/>
              <w:bottom w:val="single" w:color="000000" w:sz="4" w:space="0"/>
              <w:right w:val="single" w:color="000000" w:sz="4" w:space="0"/>
            </w:tcBorders>
            <w:shd w:val="clear" w:color="auto" w:fill="FFFFFF"/>
          </w:tcPr>
          <w:p w:rsidRPr="007454B0" w:rsidR="00E56AED" w:rsidP="002F5C7D" w:rsidRDefault="00E56AED" w14:paraId="09BB0B95" w14:textId="77777777">
            <w:pPr>
              <w:pStyle w:val="Normal1"/>
              <w:jc w:val="both"/>
              <w:rPr>
                <w:rFonts w:ascii="Calibri" w:hAnsi="Calibri"/>
                <w:i w:val="0"/>
                <w:sz w:val="22"/>
                <w:szCs w:val="22"/>
              </w:rPr>
            </w:pPr>
            <w:r w:rsidRPr="007454B0">
              <w:rPr>
                <w:rFonts w:ascii="Calibri" w:hAnsi="Calibri"/>
                <w:i w:val="0"/>
                <w:sz w:val="22"/>
                <w:szCs w:val="22"/>
              </w:rPr>
              <w:t>Pour exécuter la résiliation, il faut appuyer sur le bouton « Calculer la retenu »</w:t>
            </w:r>
          </w:p>
        </w:tc>
      </w:tr>
      <w:tr w:rsidRPr="00237864" w:rsidR="00E56AED" w:rsidTr="006709CC" w14:paraId="05B09ECF" w14:textId="77777777">
        <w:tc>
          <w:tcPr>
            <w:tcW w:w="1613"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C381F15" w14:textId="77777777">
            <w:pPr>
              <w:jc w:val="both"/>
            </w:pPr>
            <w:r w:rsidRPr="00237864">
              <w:t>POS-098-3</w:t>
            </w:r>
          </w:p>
        </w:tc>
        <w:tc>
          <w:tcPr>
            <w:tcW w:w="7606" w:type="dxa"/>
            <w:tcBorders>
              <w:left w:val="single" w:color="000000" w:sz="4" w:space="0"/>
              <w:bottom w:val="single" w:color="000000" w:sz="4" w:space="0"/>
              <w:right w:val="single" w:color="000000" w:sz="4" w:space="0"/>
            </w:tcBorders>
            <w:shd w:val="clear" w:color="auto" w:fill="FFFFFF"/>
          </w:tcPr>
          <w:p w:rsidRPr="007454B0" w:rsidR="00E56AED" w:rsidP="002F5C7D" w:rsidRDefault="00E56AED" w14:paraId="300D34D5" w14:textId="77777777">
            <w:pPr>
              <w:pStyle w:val="Normal1"/>
              <w:jc w:val="both"/>
              <w:rPr>
                <w:rFonts w:ascii="Calibri" w:hAnsi="Calibri"/>
                <w:i w:val="0"/>
                <w:sz w:val="22"/>
                <w:szCs w:val="22"/>
              </w:rPr>
            </w:pPr>
            <w:r w:rsidRPr="007454B0">
              <w:rPr>
                <w:rFonts w:ascii="Calibri" w:hAnsi="Calibri"/>
                <w:i w:val="0"/>
                <w:sz w:val="22"/>
                <w:szCs w:val="22"/>
              </w:rPr>
              <w:t>La base de calcul de la taxe doit être strictement positive</w:t>
            </w:r>
          </w:p>
        </w:tc>
      </w:tr>
    </w:tbl>
    <w:p w:rsidR="00E56AED" w:rsidP="002F5C7D" w:rsidRDefault="00E56AED" w14:paraId="63C90CFD" w14:textId="77777777">
      <w:pPr>
        <w:jc w:val="both"/>
      </w:pPr>
    </w:p>
    <w:p w:rsidR="00E56AED" w:rsidP="003D34DB" w:rsidRDefault="00E56AED" w14:paraId="3304430B" w14:textId="77777777">
      <w:pPr>
        <w:pStyle w:val="Style3"/>
        <w:numPr>
          <w:ilvl w:val="2"/>
          <w:numId w:val="3"/>
        </w:numPr>
        <w:spacing w:before="240" w:after="240" w:line="100" w:lineRule="atLeast"/>
        <w:ind w:right="142"/>
        <w:jc w:val="both"/>
        <w:rPr>
          <w:sz w:val="22"/>
          <w:szCs w:val="22"/>
        </w:rPr>
      </w:pPr>
      <w:bookmarkStart w:name="_Toc409973823" w:id="426"/>
      <w:r>
        <w:rPr>
          <w:sz w:val="22"/>
          <w:szCs w:val="22"/>
        </w:rPr>
        <w:t>Diagramme d’activité</w:t>
      </w:r>
      <w:bookmarkEnd w:id="426"/>
    </w:p>
    <w:p w:rsidR="00E56AED" w:rsidP="002F5C7D" w:rsidRDefault="00E56AED" w14:paraId="458CBD82" w14:textId="77777777">
      <w:pPr>
        <w:jc w:val="both"/>
        <w:rPr>
          <w:sz w:val="20"/>
          <w:szCs w:val="20"/>
        </w:rPr>
      </w:pPr>
      <w:r>
        <w:rPr>
          <w:sz w:val="20"/>
          <w:szCs w:val="20"/>
        </w:rPr>
        <w:t>[Pas d'écran disponible à ce niveau]</w:t>
      </w:r>
    </w:p>
    <w:p w:rsidR="00E56AED" w:rsidP="002F5C7D" w:rsidRDefault="00E56AED" w14:paraId="434F0D20" w14:textId="77777777">
      <w:pPr>
        <w:jc w:val="both"/>
      </w:pPr>
    </w:p>
    <w:p w:rsidR="00E56AED" w:rsidP="003D34DB" w:rsidRDefault="00E56AED" w14:paraId="4AB769DA" w14:textId="77777777">
      <w:pPr>
        <w:pStyle w:val="Style3"/>
        <w:numPr>
          <w:ilvl w:val="2"/>
          <w:numId w:val="3"/>
        </w:numPr>
        <w:spacing w:before="240" w:after="240" w:line="100" w:lineRule="atLeast"/>
        <w:ind w:right="142"/>
        <w:jc w:val="both"/>
      </w:pPr>
      <w:bookmarkStart w:name="_Toc409973824" w:id="427"/>
      <w:r>
        <w:t>Règles de gestion</w:t>
      </w:r>
      <w:bookmarkEnd w:id="427"/>
    </w:p>
    <w:p w:rsidR="00E56AED" w:rsidP="002F5C7D" w:rsidRDefault="00E56AED" w14:paraId="7964B93E" w14:textId="77777777">
      <w:pPr>
        <w:spacing w:before="240" w:after="240" w:line="100" w:lineRule="atLeast"/>
        <w:ind w:right="142"/>
        <w:jc w:val="both"/>
      </w:pPr>
      <w:r>
        <w:t>&gt;Se référer aux post-conditions du cas d'utilisation</w:t>
      </w:r>
    </w:p>
    <w:p w:rsidR="00E56AED" w:rsidP="003D34DB" w:rsidRDefault="00E56AED" w14:paraId="282372B1" w14:textId="77777777">
      <w:pPr>
        <w:pStyle w:val="Style3"/>
        <w:numPr>
          <w:ilvl w:val="2"/>
          <w:numId w:val="3"/>
        </w:numPr>
        <w:jc w:val="both"/>
      </w:pPr>
      <w:bookmarkStart w:name="_Toc409973825" w:id="428"/>
      <w:r>
        <w:t>Traitements</w:t>
      </w:r>
      <w:bookmarkEnd w:id="428"/>
    </w:p>
    <w:p w:rsidR="00E56AED" w:rsidP="0091661A" w:rsidRDefault="00E56AED" w14:paraId="72F3AAD1" w14:textId="77777777">
      <w:pPr>
        <w:pStyle w:val="Paragraphedeliste1"/>
        <w:numPr>
          <w:ilvl w:val="0"/>
          <w:numId w:val="4"/>
        </w:numPr>
        <w:spacing w:before="240" w:after="240" w:line="100" w:lineRule="atLeast"/>
        <w:ind w:right="142" w:firstLine="0"/>
        <w:jc w:val="both"/>
      </w:pPr>
      <w:r>
        <w:t>Les traitements spécifiques à l'écran de Processus de retenue à la source</w:t>
      </w:r>
    </w:p>
    <w:tbl>
      <w:tblPr>
        <w:tblW w:w="0" w:type="auto"/>
        <w:tblInd w:w="-108" w:type="dxa"/>
        <w:tblBorders>
          <w:top w:val="single" w:color="000001" w:sz="4" w:space="0"/>
          <w:left w:val="single" w:color="000001" w:sz="4" w:space="0"/>
          <w:bottom w:val="single" w:color="000001" w:sz="4" w:space="0"/>
          <w:right w:val="single" w:color="000001" w:sz="4" w:space="0"/>
        </w:tblBorders>
        <w:tblCellMar>
          <w:left w:w="10" w:type="dxa"/>
          <w:right w:w="10" w:type="dxa"/>
        </w:tblCellMar>
        <w:tblLook w:val="0000" w:firstRow="0" w:lastRow="0" w:firstColumn="0" w:lastColumn="0" w:noHBand="0" w:noVBand="0"/>
      </w:tblPr>
      <w:tblGrid>
        <w:gridCol w:w="1516"/>
        <w:gridCol w:w="7654"/>
      </w:tblGrid>
      <w:tr w:rsidR="00E56AED" w:rsidTr="00F91AFF" w14:paraId="73ED598B" w14:textId="77777777">
        <w:trPr>
          <w:cantSplit/>
          <w:tblHeader/>
        </w:trPr>
        <w:tc>
          <w:tcPr>
            <w:tcW w:w="1525" w:type="dxa"/>
            <w:tcBorders>
              <w:top w:val="single" w:color="000001" w:sz="4" w:space="0"/>
              <w:bottom w:val="single" w:color="000001" w:sz="4" w:space="0"/>
              <w:right w:val="single" w:color="000001" w:sz="4" w:space="0"/>
            </w:tcBorders>
            <w:shd w:val="clear" w:color="auto" w:fill="808080"/>
            <w:tcMar>
              <w:top w:w="0" w:type="dxa"/>
              <w:left w:w="108" w:type="dxa"/>
              <w:bottom w:w="0" w:type="dxa"/>
              <w:right w:w="108" w:type="dxa"/>
            </w:tcMar>
          </w:tcPr>
          <w:p w:rsidR="00E56AED" w:rsidP="00F91AFF" w:rsidRDefault="00E56AED" w14:paraId="08ED0ED0" w14:textId="77777777">
            <w:pPr>
              <w:jc w:val="both"/>
            </w:pPr>
            <w:r>
              <w:rPr>
                <w:b/>
              </w:rPr>
              <w:t>Réf.</w:t>
            </w:r>
          </w:p>
        </w:tc>
        <w:tc>
          <w:tcPr>
            <w:tcW w:w="7711" w:type="dxa"/>
            <w:tcBorders>
              <w:top w:val="single" w:color="000001" w:sz="4" w:space="0"/>
              <w:left w:val="single" w:color="000001" w:sz="4" w:space="0"/>
              <w:bottom w:val="single" w:color="000001" w:sz="4" w:space="0"/>
            </w:tcBorders>
            <w:shd w:val="clear" w:color="auto" w:fill="808080"/>
            <w:tcMar>
              <w:top w:w="0" w:type="dxa"/>
              <w:left w:w="108" w:type="dxa"/>
              <w:bottom w:w="0" w:type="dxa"/>
              <w:right w:w="108" w:type="dxa"/>
            </w:tcMar>
          </w:tcPr>
          <w:p w:rsidR="00E56AED" w:rsidP="00F91AFF" w:rsidRDefault="00E56AED" w14:paraId="095DF0D9" w14:textId="77777777">
            <w:pPr>
              <w:jc w:val="both"/>
            </w:pPr>
            <w:r>
              <w:rPr>
                <w:b/>
              </w:rPr>
              <w:t>Description</w:t>
            </w:r>
          </w:p>
        </w:tc>
      </w:tr>
      <w:tr w:rsidR="00E56AED" w:rsidTr="00F91AFF" w14:paraId="36B42525" w14:textId="77777777">
        <w:trPr>
          <w:cantSplit/>
          <w:trHeight w:val="109"/>
        </w:trPr>
        <w:tc>
          <w:tcPr>
            <w:tcW w:w="1525" w:type="dxa"/>
            <w:tcBorders>
              <w:top w:val="single" w:color="000001" w:sz="4" w:space="0"/>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739129D8" w14:textId="77777777">
            <w:pPr>
              <w:jc w:val="both"/>
            </w:pPr>
            <w:r>
              <w:t>TRT-098-1</w:t>
            </w:r>
          </w:p>
        </w:tc>
        <w:tc>
          <w:tcPr>
            <w:tcW w:w="7711" w:type="dxa"/>
            <w:tcBorders>
              <w:top w:val="single" w:color="000001" w:sz="4" w:space="0"/>
              <w:left w:val="single" w:color="000001" w:sz="4" w:space="0"/>
              <w:bottom w:val="single" w:color="000001" w:sz="4" w:space="0"/>
            </w:tcBorders>
            <w:shd w:val="clear" w:color="auto" w:fill="FFFFFF"/>
            <w:tcMar>
              <w:top w:w="0" w:type="dxa"/>
              <w:left w:w="108" w:type="dxa"/>
              <w:bottom w:w="0" w:type="dxa"/>
              <w:right w:w="108" w:type="dxa"/>
            </w:tcMar>
          </w:tcPr>
          <w:p w:rsidR="00E56AED" w:rsidP="003D34DB" w:rsidRDefault="00E56AED" w14:paraId="22FF4984" w14:textId="77777777">
            <w:pPr>
              <w:pStyle w:val="Normal1"/>
              <w:numPr>
                <w:ilvl w:val="0"/>
                <w:numId w:val="101"/>
              </w:numPr>
              <w:suppressAutoHyphens/>
              <w:overflowPunct w:val="0"/>
              <w:spacing w:after="200" w:line="100" w:lineRule="atLeast"/>
              <w:jc w:val="both"/>
            </w:pPr>
            <w:r>
              <w:rPr>
                <w:rFonts w:ascii="Calibri" w:hAnsi="Calibri"/>
                <w:i w:val="0"/>
                <w:sz w:val="22"/>
                <w:szCs w:val="22"/>
              </w:rPr>
              <w:t>L'utilisateur identifie le contrat a fiscaliser en effectuant une recherche par la référence du contrat, le compte espèce PEA, ou la compte titre PEA</w:t>
            </w:r>
          </w:p>
        </w:tc>
      </w:tr>
      <w:tr w:rsidR="00E56AED" w:rsidTr="00F91AFF" w14:paraId="150C73A1" w14:textId="77777777">
        <w:trPr>
          <w:cantSplit/>
        </w:trPr>
        <w:tc>
          <w:tcPr>
            <w:tcW w:w="1525"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3801CE44" w14:textId="77777777">
            <w:pPr>
              <w:jc w:val="both"/>
            </w:pPr>
            <w:r>
              <w:t>TRT-098-2</w:t>
            </w:r>
          </w:p>
          <w:p w:rsidR="005F38DC" w:rsidP="00F91AFF" w:rsidRDefault="005F38DC" w14:paraId="3852C7AB" w14:textId="77777777">
            <w:pPr>
              <w:jc w:val="both"/>
            </w:pPr>
          </w:p>
          <w:p w:rsidR="005F38DC" w:rsidP="00F91AFF" w:rsidRDefault="005F38DC" w14:paraId="5AC2B11A" w14:textId="77777777">
            <w:pPr>
              <w:jc w:val="both"/>
            </w:pPr>
          </w:p>
          <w:p w:rsidR="005F38DC" w:rsidP="00F91AFF" w:rsidRDefault="005F38DC" w14:paraId="7A11254F" w14:textId="77777777">
            <w:pPr>
              <w:jc w:val="both"/>
            </w:pPr>
          </w:p>
          <w:p w:rsidR="005F38DC" w:rsidP="00F91AFF" w:rsidRDefault="005F38DC" w14:paraId="7ED132FE" w14:textId="77777777">
            <w:pPr>
              <w:jc w:val="both"/>
            </w:pPr>
          </w:p>
        </w:tc>
        <w:tc>
          <w:tcPr>
            <w:tcW w:w="7711"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3D34DB" w:rsidRDefault="00E56AED" w14:paraId="3A9E3EAC" w14:textId="77777777">
            <w:pPr>
              <w:pStyle w:val="Normal1"/>
              <w:numPr>
                <w:ilvl w:val="0"/>
                <w:numId w:val="102"/>
              </w:numPr>
              <w:suppressAutoHyphens/>
              <w:overflowPunct w:val="0"/>
              <w:spacing w:after="200" w:line="100" w:lineRule="atLeast"/>
              <w:jc w:val="both"/>
            </w:pPr>
            <w:r>
              <w:rPr>
                <w:rFonts w:ascii="Calibri" w:hAnsi="Calibri"/>
                <w:i w:val="0"/>
                <w:sz w:val="22"/>
                <w:szCs w:val="22"/>
              </w:rPr>
              <w:t>Lorsque la ligne du contrat est affichée au niveau de l'écran, l'utilisateur lance le processus de calcul de la retenue à la source</w:t>
            </w:r>
          </w:p>
          <w:p w:rsidR="00E56AED" w:rsidP="003D34DB" w:rsidRDefault="00E56AED" w14:paraId="63D724D3" w14:textId="77777777">
            <w:pPr>
              <w:pStyle w:val="Normal1"/>
              <w:numPr>
                <w:ilvl w:val="0"/>
                <w:numId w:val="102"/>
              </w:numPr>
              <w:suppressAutoHyphens/>
              <w:overflowPunct w:val="0"/>
              <w:spacing w:after="200" w:line="100" w:lineRule="atLeast"/>
              <w:jc w:val="both"/>
            </w:pPr>
            <w:r>
              <w:rPr>
                <w:rFonts w:ascii="Calibri" w:hAnsi="Calibri"/>
                <w:i w:val="0"/>
                <w:sz w:val="22"/>
                <w:szCs w:val="22"/>
              </w:rPr>
              <w:t xml:space="preserve">Le système évalue la base de calcul de la taxe </w:t>
            </w:r>
            <w:r>
              <w:rPr>
                <w:rFonts w:ascii="Calibri" w:hAnsi="Calibri"/>
                <w:i w:val="0"/>
                <w:color w:val="000000"/>
                <w:sz w:val="22"/>
                <w:szCs w:val="22"/>
              </w:rPr>
              <w:t xml:space="preserve">et génère un mouvement de débit sur le compte espèce du client avec un postage comptable </w:t>
            </w:r>
          </w:p>
          <w:p w:rsidRPr="005A4362" w:rsidR="00E56AED" w:rsidP="003D34DB" w:rsidRDefault="00E56AED" w14:paraId="4FAC9269" w14:textId="77777777">
            <w:pPr>
              <w:pStyle w:val="Normal1"/>
              <w:numPr>
                <w:ilvl w:val="0"/>
                <w:numId w:val="102"/>
              </w:numPr>
              <w:suppressAutoHyphens/>
              <w:overflowPunct w:val="0"/>
              <w:spacing w:after="200" w:line="100" w:lineRule="atLeast"/>
              <w:jc w:val="both"/>
            </w:pPr>
            <w:r w:rsidRPr="005A4362">
              <w:rPr>
                <w:rFonts w:ascii="Calibri" w:hAnsi="Calibri"/>
                <w:i w:val="0"/>
                <w:sz w:val="22"/>
                <w:szCs w:val="22"/>
              </w:rPr>
              <w:t>La base de calcul se présente comme suit :</w:t>
            </w:r>
          </w:p>
          <w:p w:rsidRPr="00787667" w:rsidR="00E56AED" w:rsidP="00F91AFF" w:rsidRDefault="00E56AED" w14:paraId="2A79A53B" w14:textId="77777777">
            <w:pPr>
              <w:pStyle w:val="Normal1"/>
              <w:jc w:val="both"/>
              <w:rPr>
                <w:rFonts w:ascii="Calibri" w:hAnsi="Calibri"/>
                <w:b/>
                <w:sz w:val="22"/>
                <w:szCs w:val="22"/>
              </w:rPr>
            </w:pPr>
            <w:r>
              <w:rPr>
                <w:rFonts w:ascii="Calibri" w:hAnsi="Calibri"/>
                <w:i w:val="0"/>
                <w:sz w:val="22"/>
                <w:szCs w:val="22"/>
              </w:rPr>
              <w:t xml:space="preserve">              </w:t>
            </w:r>
            <w:r w:rsidRPr="00787667">
              <w:rPr>
                <w:rFonts w:ascii="Calibri" w:hAnsi="Calibri"/>
                <w:b/>
                <w:sz w:val="22"/>
                <w:szCs w:val="22"/>
              </w:rPr>
              <w:t>Solde du compte espèce – Somme des virements = A</w:t>
            </w:r>
          </w:p>
          <w:p w:rsidRPr="005A4362" w:rsidR="00E56AED" w:rsidP="00F91AFF" w:rsidRDefault="00E56AED" w14:paraId="17C48F2B" w14:textId="77777777">
            <w:pPr>
              <w:pStyle w:val="Normal1"/>
              <w:jc w:val="both"/>
            </w:pPr>
          </w:p>
          <w:p w:rsidRPr="005A4362" w:rsidR="00E56AED" w:rsidP="00F91AFF" w:rsidRDefault="00E56AED" w14:paraId="6AB52A14" w14:textId="77777777">
            <w:pPr>
              <w:pStyle w:val="Normal1"/>
              <w:jc w:val="both"/>
            </w:pPr>
            <w:r w:rsidRPr="0031128D">
              <w:rPr>
                <w:rFonts w:ascii="Calibri" w:hAnsi="Calibri"/>
                <w:b/>
                <w:bCs/>
                <w:i w:val="0"/>
                <w:sz w:val="22"/>
                <w:szCs w:val="22"/>
              </w:rPr>
              <w:t xml:space="preserve">             </w:t>
            </w:r>
            <w:r w:rsidR="00787667">
              <w:rPr>
                <w:rFonts w:ascii="Calibri" w:hAnsi="Calibri"/>
                <w:b/>
                <w:bCs/>
                <w:i w:val="0"/>
                <w:sz w:val="22"/>
                <w:szCs w:val="22"/>
              </w:rPr>
              <w:t xml:space="preserve"> </w:t>
            </w:r>
            <w:r w:rsidRPr="0031128D">
              <w:rPr>
                <w:rFonts w:ascii="Calibri" w:hAnsi="Calibri"/>
                <w:b/>
                <w:bCs/>
                <w:i w:val="0"/>
                <w:sz w:val="22"/>
                <w:szCs w:val="22"/>
              </w:rPr>
              <w:t xml:space="preserve"> Si A &lt; 0</w:t>
            </w:r>
            <w:r w:rsidRPr="005A4362">
              <w:rPr>
                <w:rFonts w:ascii="Calibri" w:hAnsi="Calibri"/>
                <w:i w:val="0"/>
                <w:sz w:val="22"/>
                <w:szCs w:val="22"/>
              </w:rPr>
              <w:t> : Pas de fiscalisation</w:t>
            </w:r>
          </w:p>
          <w:p w:rsidRPr="005A4362" w:rsidR="00E56AED" w:rsidP="00F91AFF" w:rsidRDefault="00E56AED" w14:paraId="431C29B7" w14:textId="77777777">
            <w:pPr>
              <w:pStyle w:val="Normal1"/>
              <w:jc w:val="both"/>
            </w:pPr>
            <w:r w:rsidRPr="0031128D">
              <w:rPr>
                <w:rFonts w:ascii="Calibri" w:hAnsi="Calibri"/>
                <w:b/>
                <w:bCs/>
                <w:i w:val="0"/>
                <w:sz w:val="22"/>
                <w:szCs w:val="22"/>
              </w:rPr>
              <w:t xml:space="preserve">             </w:t>
            </w:r>
            <w:r w:rsidR="00787667">
              <w:rPr>
                <w:rFonts w:ascii="Calibri" w:hAnsi="Calibri"/>
                <w:b/>
                <w:bCs/>
                <w:i w:val="0"/>
                <w:sz w:val="22"/>
                <w:szCs w:val="22"/>
              </w:rPr>
              <w:t xml:space="preserve"> </w:t>
            </w:r>
            <w:r w:rsidRPr="0031128D">
              <w:rPr>
                <w:rFonts w:ascii="Calibri" w:hAnsi="Calibri"/>
                <w:b/>
                <w:bCs/>
                <w:i w:val="0"/>
                <w:sz w:val="22"/>
                <w:szCs w:val="22"/>
              </w:rPr>
              <w:t xml:space="preserve"> Si A</w:t>
            </w:r>
            <w:r w:rsidR="00DB1083">
              <w:rPr>
                <w:rFonts w:ascii="Calibri" w:hAnsi="Calibri"/>
                <w:b/>
                <w:bCs/>
                <w:i w:val="0"/>
                <w:sz w:val="22"/>
                <w:szCs w:val="22"/>
              </w:rPr>
              <w:t xml:space="preserve"> </w:t>
            </w:r>
            <w:r w:rsidRPr="0031128D">
              <w:rPr>
                <w:rFonts w:ascii="Calibri" w:hAnsi="Calibri"/>
                <w:b/>
                <w:bCs/>
                <w:i w:val="0"/>
                <w:sz w:val="22"/>
                <w:szCs w:val="22"/>
              </w:rPr>
              <w:t>=</w:t>
            </w:r>
            <w:r w:rsidR="00DB1083">
              <w:rPr>
                <w:rFonts w:ascii="Calibri" w:hAnsi="Calibri"/>
                <w:b/>
                <w:bCs/>
                <w:i w:val="0"/>
                <w:sz w:val="22"/>
                <w:szCs w:val="22"/>
              </w:rPr>
              <w:t xml:space="preserve"> </w:t>
            </w:r>
            <w:r w:rsidRPr="0031128D">
              <w:rPr>
                <w:rFonts w:ascii="Calibri" w:hAnsi="Calibri"/>
                <w:b/>
                <w:bCs/>
                <w:i w:val="0"/>
                <w:sz w:val="22"/>
                <w:szCs w:val="22"/>
              </w:rPr>
              <w:t>0</w:t>
            </w:r>
            <w:r w:rsidRPr="005A4362">
              <w:rPr>
                <w:rFonts w:ascii="Calibri" w:hAnsi="Calibri"/>
                <w:i w:val="0"/>
                <w:sz w:val="22"/>
                <w:szCs w:val="22"/>
              </w:rPr>
              <w:t> : Pas de fiscalisation</w:t>
            </w:r>
          </w:p>
          <w:p w:rsidRPr="00616C68" w:rsidR="00E56AED" w:rsidP="00F91AFF" w:rsidRDefault="00E56AED" w14:paraId="2A793343" w14:textId="77777777">
            <w:pPr>
              <w:pStyle w:val="Normal1"/>
              <w:jc w:val="both"/>
              <w:rPr>
                <w:b/>
                <w:u w:val="single"/>
              </w:rPr>
            </w:pPr>
            <w:r w:rsidRPr="0031128D">
              <w:rPr>
                <w:rFonts w:ascii="Calibri" w:hAnsi="Calibri"/>
                <w:b/>
                <w:bCs/>
                <w:i w:val="0"/>
                <w:sz w:val="22"/>
                <w:szCs w:val="22"/>
              </w:rPr>
              <w:t xml:space="preserve">         </w:t>
            </w:r>
            <w:r w:rsidR="00D20B4C">
              <w:rPr>
                <w:rFonts w:ascii="Calibri" w:hAnsi="Calibri"/>
                <w:b/>
                <w:bCs/>
                <w:i w:val="0"/>
                <w:sz w:val="22"/>
                <w:szCs w:val="22"/>
              </w:rPr>
              <w:t xml:space="preserve"> </w:t>
            </w:r>
            <w:r w:rsidRPr="0031128D">
              <w:rPr>
                <w:rFonts w:ascii="Calibri" w:hAnsi="Calibri"/>
                <w:b/>
                <w:bCs/>
                <w:i w:val="0"/>
                <w:sz w:val="22"/>
                <w:szCs w:val="22"/>
              </w:rPr>
              <w:t xml:space="preserve">     Si A &gt; 0</w:t>
            </w:r>
            <w:r w:rsidRPr="005A4362">
              <w:rPr>
                <w:rFonts w:ascii="Calibri" w:hAnsi="Calibri"/>
                <w:i w:val="0"/>
                <w:sz w:val="22"/>
                <w:szCs w:val="22"/>
              </w:rPr>
              <w:t xml:space="preserve"> : Il faut appliquer la retenue uniquement </w:t>
            </w:r>
            <w:r w:rsidRPr="00616C68">
              <w:rPr>
                <w:rFonts w:ascii="Calibri" w:hAnsi="Calibri"/>
                <w:b/>
                <w:sz w:val="22"/>
                <w:szCs w:val="22"/>
                <w:u w:val="single"/>
              </w:rPr>
              <w:t xml:space="preserve">s'il ya </w:t>
            </w:r>
            <w:r w:rsidRPr="00616C68" w:rsidR="00616C68">
              <w:rPr>
                <w:rFonts w:ascii="Calibri" w:hAnsi="Calibri"/>
                <w:b/>
                <w:sz w:val="22"/>
                <w:szCs w:val="22"/>
                <w:u w:val="single"/>
              </w:rPr>
              <w:t xml:space="preserve">uniquement </w:t>
            </w:r>
            <w:r w:rsidRPr="00616C68">
              <w:rPr>
                <w:rFonts w:ascii="Calibri" w:hAnsi="Calibri"/>
                <w:b/>
                <w:sz w:val="22"/>
                <w:szCs w:val="22"/>
                <w:u w:val="single"/>
              </w:rPr>
              <w:t>des opérations  d'achat / Vente (Suspens)</w:t>
            </w:r>
          </w:p>
          <w:p w:rsidR="00E56AED" w:rsidP="00F91AFF" w:rsidRDefault="00E56AED" w14:paraId="06B06CC2" w14:textId="77777777">
            <w:pPr>
              <w:pStyle w:val="Normal1"/>
              <w:jc w:val="both"/>
            </w:pPr>
          </w:p>
          <w:p w:rsidR="00E56AED" w:rsidP="003D34DB" w:rsidRDefault="00E56AED" w14:paraId="3948F2AB" w14:textId="77777777">
            <w:pPr>
              <w:pStyle w:val="Normal1"/>
              <w:numPr>
                <w:ilvl w:val="0"/>
                <w:numId w:val="102"/>
              </w:numPr>
              <w:suppressAutoHyphens/>
              <w:overflowPunct w:val="0"/>
              <w:spacing w:after="200" w:line="100" w:lineRule="atLeast"/>
              <w:jc w:val="both"/>
            </w:pPr>
            <w:r>
              <w:rPr>
                <w:rFonts w:ascii="Calibri" w:hAnsi="Calibri"/>
                <w:i w:val="0"/>
                <w:color w:val="000000"/>
                <w:sz w:val="22"/>
                <w:szCs w:val="22"/>
              </w:rPr>
              <w:t>Une alerte est générée au niveau du tableau de bord de l'utilisateur pour donner feu vert la résiliation du compte espèce PEA dans le système bancaire</w:t>
            </w:r>
          </w:p>
          <w:p w:rsidRPr="005F38DC" w:rsidR="00E56AED" w:rsidP="0031128D" w:rsidRDefault="00E56AED" w14:paraId="3E9259B2" w14:textId="77777777">
            <w:pPr>
              <w:pStyle w:val="Normal1"/>
              <w:numPr>
                <w:ilvl w:val="0"/>
                <w:numId w:val="102"/>
              </w:numPr>
              <w:suppressAutoHyphens/>
              <w:overflowPunct w:val="0"/>
              <w:spacing w:after="200" w:line="100" w:lineRule="atLeast"/>
              <w:jc w:val="both"/>
            </w:pPr>
            <w:r>
              <w:rPr>
                <w:rFonts w:ascii="Calibri" w:hAnsi="Calibri"/>
                <w:i w:val="0"/>
                <w:color w:val="000000"/>
                <w:sz w:val="22"/>
                <w:szCs w:val="22"/>
              </w:rPr>
              <w:t xml:space="preserve">Le statut du contrat est </w:t>
            </w:r>
            <w:r>
              <w:rPr>
                <w:rFonts w:ascii="Calibri" w:hAnsi="Calibri"/>
                <w:b/>
                <w:bCs/>
                <w:i w:val="0"/>
                <w:color w:val="000000"/>
                <w:sz w:val="22"/>
                <w:szCs w:val="22"/>
              </w:rPr>
              <w:t>« Prêt pour la résiliation »</w:t>
            </w:r>
          </w:p>
          <w:p w:rsidRPr="0092776E" w:rsidR="005F38DC" w:rsidP="0031128D" w:rsidRDefault="005F38DC" w14:paraId="0F87D7C3" w14:textId="77777777">
            <w:pPr>
              <w:pStyle w:val="Normal1"/>
              <w:numPr>
                <w:ilvl w:val="0"/>
                <w:numId w:val="102"/>
              </w:numPr>
              <w:suppressAutoHyphens/>
              <w:overflowPunct w:val="0"/>
              <w:spacing w:after="200" w:line="100" w:lineRule="atLeast"/>
              <w:jc w:val="both"/>
            </w:pPr>
            <w:r w:rsidRPr="0092776E">
              <w:rPr>
                <w:rFonts w:ascii="Calibri" w:hAnsi="Calibri"/>
                <w:bCs/>
                <w:i w:val="0"/>
                <w:sz w:val="22"/>
                <w:szCs w:val="22"/>
              </w:rPr>
              <w:t>Le taux de la retenue à la source et de 15%</w:t>
            </w:r>
          </w:p>
          <w:p w:rsidR="00E56AED" w:rsidP="00F91AFF" w:rsidRDefault="00E56AED" w14:paraId="696CFC00" w14:textId="77777777">
            <w:pPr>
              <w:pStyle w:val="Normal1"/>
              <w:jc w:val="both"/>
            </w:pPr>
          </w:p>
        </w:tc>
      </w:tr>
      <w:tr w:rsidR="00E56AED" w:rsidTr="00F91AFF" w14:paraId="5209D61C" w14:textId="77777777">
        <w:trPr>
          <w:cantSplit/>
        </w:trPr>
        <w:tc>
          <w:tcPr>
            <w:tcW w:w="1525"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19BCA2FC" w14:textId="77777777">
            <w:pPr>
              <w:jc w:val="both"/>
            </w:pPr>
            <w:r>
              <w:t>TRT-098-3</w:t>
            </w:r>
          </w:p>
        </w:tc>
        <w:tc>
          <w:tcPr>
            <w:tcW w:w="7711" w:type="dxa"/>
            <w:tcBorders>
              <w:left w:val="single" w:color="000001" w:sz="4" w:space="0"/>
              <w:bottom w:val="single" w:color="000001" w:sz="4" w:space="0"/>
            </w:tcBorders>
            <w:shd w:val="clear" w:color="auto" w:fill="FFFFFF"/>
            <w:tcMar>
              <w:top w:w="0" w:type="dxa"/>
              <w:left w:w="108" w:type="dxa"/>
              <w:bottom w:w="0" w:type="dxa"/>
              <w:right w:w="108" w:type="dxa"/>
            </w:tcMar>
          </w:tcPr>
          <w:p w:rsidRPr="005A4362" w:rsidR="00E56AED" w:rsidP="003D34DB" w:rsidRDefault="00E56AED" w14:paraId="74C55990" w14:textId="77777777">
            <w:pPr>
              <w:pStyle w:val="Normal1"/>
              <w:numPr>
                <w:ilvl w:val="0"/>
                <w:numId w:val="102"/>
              </w:numPr>
              <w:suppressAutoHyphens/>
              <w:overflowPunct w:val="0"/>
              <w:spacing w:after="200" w:line="100" w:lineRule="atLeast"/>
              <w:jc w:val="both"/>
              <w:rPr>
                <w:rFonts w:ascii="Calibri" w:hAnsi="Calibri"/>
                <w:i w:val="0"/>
                <w:sz w:val="22"/>
                <w:szCs w:val="22"/>
              </w:rPr>
            </w:pPr>
            <w:r w:rsidRPr="005A4362">
              <w:rPr>
                <w:rFonts w:ascii="Calibri" w:hAnsi="Calibri"/>
                <w:i w:val="0"/>
                <w:sz w:val="22"/>
                <w:szCs w:val="22"/>
              </w:rPr>
              <w:t>A la réception de la confirmation de clôture du compte espèce PEA de l'agence, l'utilisateur vérifie le statut du contrat et procède par la suite à la clôture des comptes titres et espèce dédiés</w:t>
            </w:r>
          </w:p>
        </w:tc>
      </w:tr>
    </w:tbl>
    <w:p w:rsidR="00E56AED" w:rsidP="005A4362" w:rsidRDefault="00E56AED" w14:paraId="5E67C01E" w14:textId="77777777">
      <w:pPr>
        <w:pStyle w:val="Paragraphedeliste1"/>
        <w:spacing w:before="240" w:after="240" w:line="100" w:lineRule="atLeast"/>
        <w:ind w:right="142"/>
        <w:jc w:val="both"/>
      </w:pPr>
    </w:p>
    <w:p w:rsidRPr="007454B0" w:rsidR="00E56AED" w:rsidP="003D34DB" w:rsidRDefault="00E56AED" w14:paraId="4D4237D5" w14:textId="77777777">
      <w:pPr>
        <w:pStyle w:val="Style3"/>
        <w:numPr>
          <w:ilvl w:val="2"/>
          <w:numId w:val="3"/>
        </w:numPr>
        <w:spacing w:before="240" w:after="240" w:line="100" w:lineRule="atLeast"/>
        <w:ind w:right="142"/>
        <w:jc w:val="both"/>
      </w:pPr>
      <w:bookmarkStart w:name="_Toc409973826" w:id="429"/>
      <w:r w:rsidRPr="007454B0">
        <w:t>Message d'erreur</w:t>
      </w:r>
      <w:bookmarkEnd w:id="429"/>
    </w:p>
    <w:p w:rsidR="00E56AED" w:rsidP="0091661A" w:rsidRDefault="00E56AED" w14:paraId="0064C6AA" w14:textId="77777777">
      <w:pPr>
        <w:pStyle w:val="Paragraphedeliste1"/>
        <w:numPr>
          <w:ilvl w:val="0"/>
          <w:numId w:val="4"/>
        </w:numPr>
        <w:spacing w:before="240" w:after="240" w:line="100" w:lineRule="atLeast"/>
        <w:jc w:val="both"/>
      </w:pPr>
      <w:r>
        <w:t>Identifier et lister les messages d’erreur spécifiques à ce CUF.</w:t>
      </w:r>
    </w:p>
    <w:tbl>
      <w:tblPr>
        <w:tblW w:w="0" w:type="auto"/>
        <w:tblInd w:w="108" w:type="dxa"/>
        <w:tblLayout w:type="fixed"/>
        <w:tblLook w:val="0000" w:firstRow="0" w:lastRow="0" w:firstColumn="0" w:lastColumn="0" w:noHBand="0" w:noVBand="0"/>
      </w:tblPr>
      <w:tblGrid>
        <w:gridCol w:w="1505"/>
        <w:gridCol w:w="7718"/>
      </w:tblGrid>
      <w:tr w:rsidRPr="00237864" w:rsidR="00E56AED" w:rsidTr="006709CC" w14:paraId="381BBC85" w14:textId="77777777">
        <w:trPr>
          <w:tblHeader/>
        </w:trPr>
        <w:tc>
          <w:tcPr>
            <w:tcW w:w="1505"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91661A" w:rsidRDefault="00E56AED" w14:paraId="35262AE5" w14:textId="77777777">
            <w:pPr>
              <w:numPr>
                <w:ilvl w:val="0"/>
                <w:numId w:val="4"/>
              </w:numPr>
              <w:tabs>
                <w:tab w:val="left" w:pos="708"/>
              </w:tabs>
              <w:suppressAutoHyphens/>
              <w:jc w:val="both"/>
              <w:rPr>
                <w:b/>
              </w:rPr>
            </w:pPr>
            <w:r w:rsidRPr="00237864">
              <w:rPr>
                <w:b/>
              </w:rPr>
              <w:t>Réf.</w:t>
            </w:r>
          </w:p>
        </w:tc>
        <w:tc>
          <w:tcPr>
            <w:tcW w:w="7718"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91661A" w:rsidRDefault="00E56AED" w14:paraId="14486372" w14:textId="77777777">
            <w:pPr>
              <w:numPr>
                <w:ilvl w:val="0"/>
                <w:numId w:val="4"/>
              </w:numPr>
              <w:tabs>
                <w:tab w:val="left" w:pos="708"/>
              </w:tabs>
              <w:suppressAutoHyphens/>
              <w:jc w:val="both"/>
              <w:rPr>
                <w:b/>
              </w:rPr>
            </w:pPr>
            <w:r w:rsidRPr="00237864">
              <w:rPr>
                <w:b/>
              </w:rPr>
              <w:t>Description</w:t>
            </w:r>
          </w:p>
        </w:tc>
      </w:tr>
      <w:tr w:rsidRPr="00237864" w:rsidR="00E56AED" w:rsidTr="006709CC" w14:paraId="612401ED" w14:textId="77777777">
        <w:tc>
          <w:tcPr>
            <w:tcW w:w="150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91661A" w:rsidRDefault="00E56AED" w14:paraId="1B1C0552" w14:textId="77777777">
            <w:pPr>
              <w:numPr>
                <w:ilvl w:val="0"/>
                <w:numId w:val="4"/>
              </w:numPr>
              <w:tabs>
                <w:tab w:val="left" w:pos="708"/>
              </w:tabs>
              <w:suppressAutoHyphens/>
              <w:jc w:val="both"/>
            </w:pPr>
            <w:r w:rsidRPr="00237864">
              <w:t>ERR-GEN-1</w:t>
            </w:r>
          </w:p>
        </w:tc>
        <w:tc>
          <w:tcPr>
            <w:tcW w:w="7718"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1D04EDD0" w14:textId="77777777">
            <w:pPr>
              <w:pStyle w:val="Normal1"/>
              <w:jc w:val="both"/>
            </w:pPr>
          </w:p>
        </w:tc>
      </w:tr>
    </w:tbl>
    <w:p w:rsidR="00E56AED" w:rsidP="002F5C7D" w:rsidRDefault="00E56AED" w14:paraId="3D6AD83C" w14:textId="77777777">
      <w:pPr>
        <w:spacing w:before="60" w:line="100" w:lineRule="atLeast"/>
        <w:jc w:val="both"/>
        <w:rPr>
          <w:i/>
          <w:color w:val="999999"/>
          <w:sz w:val="20"/>
          <w:szCs w:val="20"/>
        </w:rPr>
      </w:pPr>
      <w:r>
        <w:rPr>
          <w:i/>
          <w:color w:val="999999"/>
          <w:sz w:val="20"/>
          <w:szCs w:val="20"/>
        </w:rPr>
        <w:t>XXX = Trigramme spécifique à ce cas d’utilisation</w:t>
      </w:r>
    </w:p>
    <w:p w:rsidR="00E56AED" w:rsidP="003D34DB" w:rsidRDefault="00E56AED" w14:paraId="46F6484B" w14:textId="77777777">
      <w:pPr>
        <w:pStyle w:val="Style2"/>
        <w:numPr>
          <w:ilvl w:val="1"/>
          <w:numId w:val="3"/>
        </w:numPr>
        <w:jc w:val="both"/>
      </w:pPr>
      <w:bookmarkStart w:name="_Toc409973827" w:id="430"/>
      <w:r>
        <w:t>Cas d’utilisation &lt;Clôture du contrat PEA&gt;</w:t>
      </w:r>
      <w:bookmarkEnd w:id="430"/>
    </w:p>
    <w:p w:rsidR="00E56AED" w:rsidP="002F5C7D" w:rsidRDefault="00E56AED" w14:paraId="71403E8F" w14:textId="77777777">
      <w:pPr>
        <w:jc w:val="both"/>
      </w:pPr>
    </w:p>
    <w:p w:rsidR="00E56AED" w:rsidP="003D34DB" w:rsidRDefault="00E56AED" w14:paraId="48ACE192" w14:textId="77777777">
      <w:pPr>
        <w:pStyle w:val="Style3"/>
        <w:numPr>
          <w:ilvl w:val="2"/>
          <w:numId w:val="3"/>
        </w:numPr>
        <w:jc w:val="both"/>
      </w:pPr>
      <w:bookmarkStart w:name="_Toc409973828" w:id="431"/>
      <w:r>
        <w:t>Définition et objectif</w:t>
      </w:r>
      <w:bookmarkEnd w:id="431"/>
    </w:p>
    <w:p w:rsidR="00E56AED" w:rsidP="002F5C7D" w:rsidRDefault="00E56AED" w14:paraId="2B566DFD" w14:textId="77777777">
      <w:pPr>
        <w:jc w:val="both"/>
      </w:pPr>
    </w:p>
    <w:p w:rsidR="00E56AED" w:rsidP="003D34DB" w:rsidRDefault="00E56AED" w14:paraId="2DC6557C" w14:textId="77777777">
      <w:pPr>
        <w:numPr>
          <w:ilvl w:val="0"/>
          <w:numId w:val="62"/>
        </w:numPr>
        <w:suppressAutoHyphens/>
        <w:jc w:val="both"/>
      </w:pPr>
      <w:r>
        <w:t>L'objectif de ce cas d'utilisation est le déclanchement de la procédure de clôture d'un contrat PEA.</w:t>
      </w:r>
    </w:p>
    <w:p w:rsidR="00E56AED" w:rsidP="003D34DB" w:rsidRDefault="00E56AED" w14:paraId="2CCA2FF8" w14:textId="77777777">
      <w:pPr>
        <w:numPr>
          <w:ilvl w:val="0"/>
          <w:numId w:val="62"/>
        </w:numPr>
        <w:suppressAutoHyphens/>
        <w:jc w:val="both"/>
      </w:pPr>
      <w:r>
        <w:t xml:space="preserve">La différence avec le processus de résiliation, c'est que la clôture est </w:t>
      </w:r>
      <w:r w:rsidR="00787667">
        <w:t>défiscalisée</w:t>
      </w:r>
      <w:r>
        <w:t>.</w:t>
      </w:r>
    </w:p>
    <w:p w:rsidR="00E56AED" w:rsidP="003D34DB" w:rsidRDefault="00E56AED" w14:paraId="639F003A" w14:textId="77777777">
      <w:pPr>
        <w:numPr>
          <w:ilvl w:val="0"/>
          <w:numId w:val="62"/>
        </w:numPr>
        <w:suppressAutoHyphens/>
        <w:jc w:val="both"/>
      </w:pPr>
      <w:r>
        <w:t>La clôture est demandée par le client pour absence de transaction sur le compte titre PEA ou pour des raisons de mauvaise gestion « Solde du compte espèce  PEA débiteurs »</w:t>
      </w:r>
    </w:p>
    <w:p w:rsidR="00E56AED" w:rsidP="003D34DB" w:rsidRDefault="00E56AED" w14:paraId="65D8A7AE" w14:textId="77777777">
      <w:pPr>
        <w:numPr>
          <w:ilvl w:val="0"/>
          <w:numId w:val="62"/>
        </w:numPr>
        <w:suppressAutoHyphens/>
        <w:jc w:val="both"/>
      </w:pPr>
      <w:r>
        <w:t>Au delà de 5 ans le processus de clôture est défiscalisé.</w:t>
      </w:r>
    </w:p>
    <w:p w:rsidR="00E56AED" w:rsidP="003D34DB" w:rsidRDefault="00E56AED" w14:paraId="43A5ACA8" w14:textId="77777777">
      <w:pPr>
        <w:pStyle w:val="Style3"/>
        <w:numPr>
          <w:ilvl w:val="2"/>
          <w:numId w:val="3"/>
        </w:numPr>
        <w:jc w:val="both"/>
      </w:pPr>
      <w:bookmarkStart w:name="_Toc409973829" w:id="432"/>
      <w:r>
        <w:t>Pré-conditions</w:t>
      </w:r>
      <w:bookmarkEnd w:id="432"/>
    </w:p>
    <w:p w:rsidR="00E56AED" w:rsidP="003D34DB" w:rsidRDefault="00E56AED" w14:paraId="45DD78D4" w14:textId="77777777">
      <w:pPr>
        <w:pStyle w:val="Paragraphedeliste1"/>
        <w:numPr>
          <w:ilvl w:val="0"/>
          <w:numId w:val="29"/>
        </w:numPr>
        <w:spacing w:before="240" w:after="240" w:line="100" w:lineRule="atLeast"/>
        <w:jc w:val="both"/>
      </w:pPr>
      <w:r>
        <w:t>Se référer la section [Cas d'utilisation &lt;Résiliation du contrat PEA&gt;]</w:t>
      </w:r>
    </w:p>
    <w:p w:rsidR="00E56AED" w:rsidP="003D34DB" w:rsidRDefault="00E56AED" w14:paraId="5C714803" w14:textId="77777777">
      <w:pPr>
        <w:pStyle w:val="Style3"/>
        <w:numPr>
          <w:ilvl w:val="2"/>
          <w:numId w:val="3"/>
        </w:numPr>
        <w:spacing w:before="240" w:line="100" w:lineRule="atLeast"/>
        <w:jc w:val="both"/>
      </w:pPr>
      <w:bookmarkStart w:name="_Toc409973830" w:id="433"/>
      <w:r>
        <w:t>Post-conditions</w:t>
      </w:r>
      <w:bookmarkEnd w:id="433"/>
    </w:p>
    <w:p w:rsidR="00E56AED" w:rsidP="002F5C7D" w:rsidRDefault="00E56AED" w14:paraId="00E4839E" w14:textId="77777777">
      <w:pPr>
        <w:jc w:val="both"/>
      </w:pPr>
    </w:p>
    <w:p w:rsidR="00E56AED" w:rsidP="003D34DB" w:rsidRDefault="00E56AED" w14:paraId="599A06C9" w14:textId="77777777">
      <w:pPr>
        <w:pStyle w:val="Paragraphedeliste1"/>
        <w:numPr>
          <w:ilvl w:val="0"/>
          <w:numId w:val="30"/>
        </w:numPr>
        <w:spacing w:before="240" w:after="240" w:line="100" w:lineRule="atLeast"/>
        <w:jc w:val="both"/>
      </w:pPr>
      <w:r>
        <w:t>Se référer la section [Cas d'utilisation &lt;Résiliation du contrat PEA&gt;]</w:t>
      </w:r>
    </w:p>
    <w:p w:rsidR="00E56AED" w:rsidP="003D34DB" w:rsidRDefault="00E56AED" w14:paraId="05032451" w14:textId="77777777">
      <w:pPr>
        <w:pStyle w:val="Style3"/>
        <w:numPr>
          <w:ilvl w:val="2"/>
          <w:numId w:val="3"/>
        </w:numPr>
        <w:spacing w:before="240" w:after="240" w:line="100" w:lineRule="atLeast"/>
        <w:ind w:right="142"/>
        <w:jc w:val="both"/>
        <w:rPr>
          <w:sz w:val="22"/>
          <w:szCs w:val="22"/>
        </w:rPr>
      </w:pPr>
      <w:bookmarkStart w:name="_Toc409973831" w:id="434"/>
      <w:r>
        <w:rPr>
          <w:sz w:val="22"/>
          <w:szCs w:val="22"/>
        </w:rPr>
        <w:t>Diagramme d’activité</w:t>
      </w:r>
      <w:bookmarkEnd w:id="434"/>
    </w:p>
    <w:p w:rsidR="00E56AED" w:rsidP="002F5C7D" w:rsidRDefault="00E56AED" w14:paraId="6494E774" w14:textId="77777777">
      <w:pPr>
        <w:jc w:val="both"/>
      </w:pPr>
    </w:p>
    <w:p w:rsidR="00E56AED" w:rsidP="0091661A" w:rsidRDefault="00E56AED" w14:paraId="3F80378A" w14:textId="77777777">
      <w:pPr>
        <w:numPr>
          <w:ilvl w:val="0"/>
          <w:numId w:val="87"/>
        </w:numPr>
        <w:tabs>
          <w:tab w:val="left" w:pos="708"/>
        </w:tabs>
        <w:suppressAutoHyphens/>
        <w:jc w:val="both"/>
      </w:pPr>
      <w:r>
        <w:t>[Pas d'écran a ce niveau]</w:t>
      </w:r>
    </w:p>
    <w:p w:rsidR="00E56AED" w:rsidP="003D34DB" w:rsidRDefault="00E56AED" w14:paraId="34DF8047" w14:textId="77777777">
      <w:pPr>
        <w:pStyle w:val="Style3"/>
        <w:numPr>
          <w:ilvl w:val="2"/>
          <w:numId w:val="3"/>
        </w:numPr>
        <w:spacing w:before="240" w:after="240" w:line="100" w:lineRule="atLeast"/>
        <w:ind w:right="142"/>
        <w:jc w:val="both"/>
      </w:pPr>
      <w:bookmarkStart w:name="_Toc409973832" w:id="435"/>
      <w:r>
        <w:t>Règles de gestion</w:t>
      </w:r>
      <w:bookmarkEnd w:id="435"/>
    </w:p>
    <w:p w:rsidR="00E56AED" w:rsidP="003D34DB" w:rsidRDefault="00E56AED" w14:paraId="7D48E0C8" w14:textId="77777777">
      <w:pPr>
        <w:pStyle w:val="Paragraphedeliste1"/>
        <w:numPr>
          <w:ilvl w:val="0"/>
          <w:numId w:val="88"/>
        </w:numPr>
        <w:spacing w:before="240" w:after="240" w:line="100" w:lineRule="atLeast"/>
        <w:jc w:val="both"/>
      </w:pPr>
      <w:r>
        <w:t>Se référer la section [Cas d'utilisation &lt;Résiliation du contrat PEA&gt;]</w:t>
      </w:r>
    </w:p>
    <w:p w:rsidR="00E56AED" w:rsidP="003D34DB" w:rsidRDefault="00E56AED" w14:paraId="6FE45350" w14:textId="77777777">
      <w:pPr>
        <w:pStyle w:val="Style3"/>
        <w:numPr>
          <w:ilvl w:val="2"/>
          <w:numId w:val="3"/>
        </w:numPr>
        <w:jc w:val="both"/>
      </w:pPr>
      <w:bookmarkStart w:name="_Toc409973833" w:id="436"/>
      <w:r>
        <w:t>Traitements</w:t>
      </w:r>
      <w:bookmarkEnd w:id="436"/>
    </w:p>
    <w:p w:rsidR="00E56AED" w:rsidP="003D34DB" w:rsidRDefault="00E56AED" w14:paraId="255D0B3E" w14:textId="77777777">
      <w:pPr>
        <w:pStyle w:val="Paragraphedeliste1"/>
        <w:numPr>
          <w:ilvl w:val="0"/>
          <w:numId w:val="89"/>
        </w:numPr>
        <w:spacing w:before="240" w:after="240" w:line="100" w:lineRule="atLeast"/>
        <w:jc w:val="both"/>
      </w:pPr>
      <w:r>
        <w:t>Les traitements relatifs à la clôture d’un contrat PEA :</w:t>
      </w:r>
    </w:p>
    <w:tbl>
      <w:tblPr>
        <w:tblW w:w="0" w:type="auto"/>
        <w:tblLayout w:type="fixed"/>
        <w:tblLook w:val="0000" w:firstRow="0" w:lastRow="0" w:firstColumn="0" w:lastColumn="0" w:noHBand="0" w:noVBand="0"/>
      </w:tblPr>
      <w:tblGrid>
        <w:gridCol w:w="1525"/>
        <w:gridCol w:w="7712"/>
      </w:tblGrid>
      <w:tr w:rsidRPr="00237864" w:rsidR="00E56AED" w:rsidTr="006709CC" w14:paraId="0A15D719" w14:textId="77777777">
        <w:trPr>
          <w:tblHeader/>
        </w:trPr>
        <w:tc>
          <w:tcPr>
            <w:tcW w:w="1525"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7D8501A4" w14:textId="77777777">
            <w:pPr>
              <w:jc w:val="both"/>
              <w:rPr>
                <w:b/>
              </w:rPr>
            </w:pPr>
            <w:r w:rsidRPr="00237864">
              <w:rPr>
                <w:b/>
              </w:rPr>
              <w:t>Réf.</w:t>
            </w:r>
          </w:p>
        </w:tc>
        <w:tc>
          <w:tcPr>
            <w:tcW w:w="7712"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729CF2A7" w14:textId="77777777">
            <w:pPr>
              <w:jc w:val="both"/>
              <w:rPr>
                <w:b/>
              </w:rPr>
            </w:pPr>
            <w:r w:rsidRPr="00237864">
              <w:rPr>
                <w:b/>
              </w:rPr>
              <w:t>Description</w:t>
            </w:r>
          </w:p>
        </w:tc>
      </w:tr>
      <w:tr w:rsidRPr="00237864" w:rsidR="00E56AED" w:rsidTr="006709CC" w14:paraId="2850CC19" w14:textId="77777777">
        <w:trPr>
          <w:trHeight w:val="109"/>
        </w:trPr>
        <w:tc>
          <w:tcPr>
            <w:tcW w:w="152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02E99940" w14:textId="77777777">
            <w:pPr>
              <w:jc w:val="both"/>
            </w:pPr>
            <w:r w:rsidRPr="00237864">
              <w:t>TRT-098-1</w:t>
            </w:r>
          </w:p>
        </w:tc>
        <w:tc>
          <w:tcPr>
            <w:tcW w:w="7712" w:type="dxa"/>
            <w:tcBorders>
              <w:top w:val="single" w:color="000000" w:sz="4" w:space="0"/>
              <w:left w:val="single" w:color="000000" w:sz="4" w:space="0"/>
              <w:bottom w:val="single" w:color="000000" w:sz="4" w:space="0"/>
              <w:right w:val="single" w:color="000000" w:sz="4" w:space="0"/>
            </w:tcBorders>
            <w:shd w:val="clear" w:color="auto" w:fill="FFFFFF"/>
          </w:tcPr>
          <w:p w:rsidRPr="0031128D" w:rsidR="00E56AED" w:rsidP="003D34DB" w:rsidRDefault="00E56AED" w14:paraId="56A8E472" w14:textId="77777777">
            <w:pPr>
              <w:pStyle w:val="Normal1"/>
              <w:numPr>
                <w:ilvl w:val="0"/>
                <w:numId w:val="58"/>
              </w:numPr>
              <w:suppressAutoHyphens/>
              <w:spacing w:line="100" w:lineRule="atLeast"/>
              <w:jc w:val="both"/>
              <w:rPr>
                <w:rFonts w:ascii="Calibri" w:hAnsi="Calibri"/>
                <w:i w:val="0"/>
                <w:sz w:val="22"/>
                <w:szCs w:val="22"/>
              </w:rPr>
            </w:pPr>
            <w:r w:rsidRPr="0031128D">
              <w:rPr>
                <w:rFonts w:ascii="Calibri" w:hAnsi="Calibri"/>
                <w:i w:val="0"/>
                <w:sz w:val="22"/>
                <w:szCs w:val="22"/>
              </w:rPr>
              <w:t xml:space="preserve">L'utilisateur saisie dans un écran de recherche multicritères le compte espèce PEA, le compte titre PEA ou la référence du contrat </w:t>
            </w:r>
          </w:p>
        </w:tc>
      </w:tr>
      <w:tr w:rsidRPr="00237864" w:rsidR="00E56AED" w:rsidTr="006709CC" w14:paraId="6CCBB3D6" w14:textId="77777777">
        <w:tc>
          <w:tcPr>
            <w:tcW w:w="1525"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EB2AE07" w14:textId="77777777">
            <w:pPr>
              <w:jc w:val="both"/>
            </w:pPr>
            <w:r w:rsidRPr="00237864">
              <w:t>TRT-098-2</w:t>
            </w:r>
          </w:p>
        </w:tc>
        <w:tc>
          <w:tcPr>
            <w:tcW w:w="7712" w:type="dxa"/>
            <w:tcBorders>
              <w:left w:val="single" w:color="000000" w:sz="4" w:space="0"/>
              <w:bottom w:val="single" w:color="000000" w:sz="4" w:space="0"/>
              <w:right w:val="single" w:color="000000" w:sz="4" w:space="0"/>
            </w:tcBorders>
            <w:shd w:val="clear" w:color="auto" w:fill="FFFFFF"/>
          </w:tcPr>
          <w:p w:rsidRPr="0031128D" w:rsidR="00E56AED" w:rsidP="003D34DB" w:rsidRDefault="00E56AED" w14:paraId="67CB1F4D" w14:textId="77777777">
            <w:pPr>
              <w:pStyle w:val="Normal1"/>
              <w:numPr>
                <w:ilvl w:val="0"/>
                <w:numId w:val="63"/>
              </w:numPr>
              <w:suppressAutoHyphens/>
              <w:spacing w:line="100" w:lineRule="atLeast"/>
              <w:jc w:val="both"/>
              <w:rPr>
                <w:rFonts w:ascii="Calibri" w:hAnsi="Calibri"/>
                <w:i w:val="0"/>
                <w:sz w:val="22"/>
                <w:szCs w:val="22"/>
              </w:rPr>
            </w:pPr>
            <w:r w:rsidRPr="0031128D">
              <w:rPr>
                <w:rFonts w:ascii="Calibri" w:hAnsi="Calibri"/>
                <w:i w:val="0"/>
                <w:sz w:val="22"/>
                <w:szCs w:val="22"/>
              </w:rPr>
              <w:t>L'utilisateur sélectionne la ligne du contrat puis appui sur le bouton « Clôture»</w:t>
            </w:r>
          </w:p>
          <w:p w:rsidRPr="0031128D" w:rsidR="00E56AED" w:rsidP="003D34DB" w:rsidRDefault="00E56AED" w14:paraId="767CC83A" w14:textId="77777777">
            <w:pPr>
              <w:pStyle w:val="Normal1"/>
              <w:numPr>
                <w:ilvl w:val="0"/>
                <w:numId w:val="63"/>
              </w:numPr>
              <w:suppressAutoHyphens/>
              <w:spacing w:line="100" w:lineRule="atLeast"/>
              <w:jc w:val="both"/>
              <w:rPr>
                <w:rFonts w:ascii="Calibri" w:hAnsi="Calibri"/>
                <w:i w:val="0"/>
                <w:sz w:val="22"/>
                <w:szCs w:val="22"/>
              </w:rPr>
            </w:pPr>
            <w:r w:rsidRPr="0031128D">
              <w:rPr>
                <w:rFonts w:ascii="Calibri" w:hAnsi="Calibri"/>
                <w:i w:val="0"/>
                <w:sz w:val="22"/>
                <w:szCs w:val="22"/>
              </w:rPr>
              <w:t>Deux opérations seront déclenchées :</w:t>
            </w:r>
          </w:p>
          <w:p w:rsidRPr="0031128D" w:rsidR="00E56AED" w:rsidP="003D34DB" w:rsidRDefault="00E56AED" w14:paraId="2C1A518E" w14:textId="77777777">
            <w:pPr>
              <w:pStyle w:val="Normal1"/>
              <w:numPr>
                <w:ilvl w:val="3"/>
                <w:numId w:val="64"/>
              </w:numPr>
              <w:tabs>
                <w:tab w:val="left" w:pos="708"/>
              </w:tabs>
              <w:suppressAutoHyphens/>
              <w:spacing w:line="100" w:lineRule="atLeast"/>
              <w:jc w:val="both"/>
              <w:rPr>
                <w:rFonts w:ascii="Calibri" w:hAnsi="Calibri"/>
                <w:i w:val="0"/>
                <w:sz w:val="22"/>
                <w:szCs w:val="22"/>
              </w:rPr>
            </w:pPr>
            <w:r w:rsidRPr="0031128D">
              <w:rPr>
                <w:rFonts w:ascii="Calibri" w:hAnsi="Calibri"/>
                <w:i w:val="0"/>
                <w:sz w:val="22"/>
                <w:szCs w:val="22"/>
              </w:rPr>
              <w:t>Génération d'une alerte au niveau du tableau de bord pour annoncer que le contrat PEA est en cours de clôture.</w:t>
            </w:r>
          </w:p>
          <w:p w:rsidRPr="0031128D" w:rsidR="00E56AED" w:rsidP="003D34DB" w:rsidRDefault="00E56AED" w14:paraId="08B7916D" w14:textId="77777777">
            <w:pPr>
              <w:pStyle w:val="Normal1"/>
              <w:numPr>
                <w:ilvl w:val="3"/>
                <w:numId w:val="64"/>
              </w:numPr>
              <w:tabs>
                <w:tab w:val="left" w:pos="708"/>
              </w:tabs>
              <w:suppressAutoHyphens/>
              <w:spacing w:line="100" w:lineRule="atLeast"/>
              <w:jc w:val="both"/>
              <w:rPr>
                <w:rFonts w:ascii="Calibri" w:hAnsi="Calibri"/>
                <w:i w:val="0"/>
                <w:sz w:val="22"/>
                <w:szCs w:val="22"/>
              </w:rPr>
            </w:pPr>
            <w:r w:rsidRPr="0031128D">
              <w:rPr>
                <w:rFonts w:ascii="Calibri" w:hAnsi="Calibri"/>
                <w:i w:val="0"/>
                <w:sz w:val="22"/>
                <w:szCs w:val="22"/>
              </w:rPr>
              <w:t>Blocage des achats sur le compte titre PEA dédié.</w:t>
            </w:r>
          </w:p>
          <w:p w:rsidRPr="0031128D" w:rsidR="00E56AED" w:rsidP="003D34DB" w:rsidRDefault="00E56AED" w14:paraId="0552B81A" w14:textId="77777777">
            <w:pPr>
              <w:pStyle w:val="Normal1"/>
              <w:numPr>
                <w:ilvl w:val="0"/>
                <w:numId w:val="63"/>
              </w:numPr>
              <w:suppressAutoHyphens/>
              <w:spacing w:line="100" w:lineRule="atLeast"/>
              <w:jc w:val="both"/>
              <w:rPr>
                <w:rFonts w:ascii="Calibri" w:hAnsi="Calibri"/>
                <w:b/>
                <w:bCs/>
                <w:i w:val="0"/>
                <w:sz w:val="22"/>
                <w:szCs w:val="22"/>
              </w:rPr>
            </w:pPr>
            <w:r w:rsidRPr="0031128D">
              <w:rPr>
                <w:rFonts w:ascii="Calibri" w:hAnsi="Calibri"/>
                <w:i w:val="0"/>
                <w:sz w:val="22"/>
                <w:szCs w:val="22"/>
              </w:rPr>
              <w:t xml:space="preserve">Le statut du contrat est </w:t>
            </w:r>
            <w:r w:rsidRPr="0031128D">
              <w:rPr>
                <w:rFonts w:ascii="Calibri" w:hAnsi="Calibri"/>
                <w:b/>
                <w:bCs/>
                <w:i w:val="0"/>
                <w:sz w:val="22"/>
                <w:szCs w:val="22"/>
              </w:rPr>
              <w:t>« En cours de clôture »</w:t>
            </w:r>
          </w:p>
          <w:p w:rsidRPr="0031128D" w:rsidR="00E56AED" w:rsidP="002F5C7D" w:rsidRDefault="00E56AED" w14:paraId="516D6515" w14:textId="77777777">
            <w:pPr>
              <w:pStyle w:val="Normal1"/>
              <w:jc w:val="both"/>
              <w:rPr>
                <w:rFonts w:ascii="Calibri" w:hAnsi="Calibri"/>
                <w:i w:val="0"/>
                <w:sz w:val="22"/>
                <w:szCs w:val="22"/>
              </w:rPr>
            </w:pPr>
          </w:p>
        </w:tc>
      </w:tr>
    </w:tbl>
    <w:p w:rsidR="00E56AED" w:rsidP="0031128D" w:rsidRDefault="00E56AED" w14:paraId="5DBF1772" w14:textId="77777777">
      <w:pPr>
        <w:pStyle w:val="Paragraphedeliste1"/>
        <w:spacing w:before="240" w:after="240" w:line="100" w:lineRule="atLeast"/>
        <w:jc w:val="both"/>
        <w:rPr>
          <w:b/>
          <w:bCs/>
        </w:rPr>
      </w:pPr>
      <w:r>
        <w:t xml:space="preserve">Dès que la position sur le compte titre PEA devient nulle, le statut du contrat passe de </w:t>
      </w:r>
      <w:r>
        <w:rPr>
          <w:b/>
          <w:bCs/>
        </w:rPr>
        <w:t>« En cours de clôture »</w:t>
      </w:r>
      <w:r>
        <w:t xml:space="preserve"> à </w:t>
      </w:r>
      <w:r>
        <w:rPr>
          <w:b/>
          <w:bCs/>
        </w:rPr>
        <w:t>« Prêt pour la clôture »</w:t>
      </w:r>
    </w:p>
    <w:p w:rsidR="00E56AED" w:rsidP="0031128D" w:rsidRDefault="00E56AED" w14:paraId="06F35040" w14:textId="77777777">
      <w:pPr>
        <w:pStyle w:val="Paragraphedeliste1"/>
        <w:spacing w:before="240" w:after="240" w:line="100" w:lineRule="atLeast"/>
        <w:jc w:val="both"/>
      </w:pPr>
      <w:r>
        <w:t xml:space="preserve">A la réception de la confirmation de clôture du compte espèce PEA de l’agence, l’utilisateur vérifie le statut du contrat et procède par la suite à la clôture des comptes titres et espèce dédiés. </w:t>
      </w:r>
    </w:p>
    <w:p w:rsidR="00E56AED" w:rsidP="0091661A" w:rsidRDefault="00E56AED" w14:paraId="3F5A66F0" w14:textId="77777777">
      <w:pPr>
        <w:pStyle w:val="Paragraphedeliste1"/>
        <w:numPr>
          <w:ilvl w:val="0"/>
          <w:numId w:val="4"/>
        </w:numPr>
        <w:spacing w:before="240" w:after="240" w:line="100" w:lineRule="atLeast"/>
        <w:jc w:val="both"/>
      </w:pPr>
      <w:r>
        <w:t>Identifier et lister les messages d’erreur spécifiques à ce CUF.</w:t>
      </w:r>
    </w:p>
    <w:tbl>
      <w:tblPr>
        <w:tblW w:w="0" w:type="auto"/>
        <w:tblInd w:w="108" w:type="dxa"/>
        <w:tblLayout w:type="fixed"/>
        <w:tblLook w:val="0000" w:firstRow="0" w:lastRow="0" w:firstColumn="0" w:lastColumn="0" w:noHBand="0" w:noVBand="0"/>
      </w:tblPr>
      <w:tblGrid>
        <w:gridCol w:w="1505"/>
        <w:gridCol w:w="7718"/>
      </w:tblGrid>
      <w:tr w:rsidRPr="00237864" w:rsidR="00E56AED" w:rsidTr="006709CC" w14:paraId="42B76249" w14:textId="77777777">
        <w:trPr>
          <w:tblHeader/>
        </w:trPr>
        <w:tc>
          <w:tcPr>
            <w:tcW w:w="1505"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91661A" w:rsidRDefault="00E56AED" w14:paraId="0A2BEE2A" w14:textId="77777777">
            <w:pPr>
              <w:numPr>
                <w:ilvl w:val="0"/>
                <w:numId w:val="4"/>
              </w:numPr>
              <w:tabs>
                <w:tab w:val="left" w:pos="708"/>
              </w:tabs>
              <w:suppressAutoHyphens/>
              <w:jc w:val="both"/>
              <w:rPr>
                <w:b/>
              </w:rPr>
            </w:pPr>
            <w:r w:rsidRPr="00237864">
              <w:rPr>
                <w:b/>
              </w:rPr>
              <w:t>Réf.</w:t>
            </w:r>
          </w:p>
        </w:tc>
        <w:tc>
          <w:tcPr>
            <w:tcW w:w="7718"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91661A" w:rsidRDefault="00E56AED" w14:paraId="525C8717" w14:textId="77777777">
            <w:pPr>
              <w:numPr>
                <w:ilvl w:val="0"/>
                <w:numId w:val="4"/>
              </w:numPr>
              <w:tabs>
                <w:tab w:val="left" w:pos="708"/>
              </w:tabs>
              <w:suppressAutoHyphens/>
              <w:jc w:val="both"/>
              <w:rPr>
                <w:b/>
              </w:rPr>
            </w:pPr>
            <w:r w:rsidRPr="00237864">
              <w:rPr>
                <w:b/>
              </w:rPr>
              <w:t>Description</w:t>
            </w:r>
          </w:p>
        </w:tc>
      </w:tr>
      <w:tr w:rsidRPr="00237864" w:rsidR="00E56AED" w:rsidTr="006709CC" w14:paraId="7E355D95" w14:textId="77777777">
        <w:tc>
          <w:tcPr>
            <w:tcW w:w="150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91661A" w:rsidRDefault="00E56AED" w14:paraId="104257B3" w14:textId="77777777">
            <w:pPr>
              <w:numPr>
                <w:ilvl w:val="0"/>
                <w:numId w:val="4"/>
              </w:numPr>
              <w:tabs>
                <w:tab w:val="left" w:pos="708"/>
              </w:tabs>
              <w:suppressAutoHyphens/>
              <w:jc w:val="both"/>
            </w:pPr>
            <w:r w:rsidRPr="00237864">
              <w:t>ERR-GEN-1</w:t>
            </w:r>
          </w:p>
        </w:tc>
        <w:tc>
          <w:tcPr>
            <w:tcW w:w="7718"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5C2B24F3" w14:textId="77777777">
            <w:pPr>
              <w:pStyle w:val="Normal1"/>
              <w:jc w:val="both"/>
            </w:pPr>
          </w:p>
        </w:tc>
      </w:tr>
    </w:tbl>
    <w:p w:rsidR="00E56AED" w:rsidP="002F5C7D" w:rsidRDefault="00E56AED" w14:paraId="60541F21" w14:textId="77777777">
      <w:pPr>
        <w:spacing w:before="60" w:line="100" w:lineRule="atLeast"/>
        <w:jc w:val="both"/>
        <w:rPr>
          <w:i/>
          <w:color w:val="999999"/>
          <w:sz w:val="20"/>
          <w:szCs w:val="20"/>
        </w:rPr>
      </w:pPr>
      <w:r>
        <w:rPr>
          <w:i/>
          <w:color w:val="999999"/>
          <w:sz w:val="20"/>
          <w:szCs w:val="20"/>
        </w:rPr>
        <w:t>XXX = Trigramme spécifique à ce cas d’utilisation</w:t>
      </w:r>
    </w:p>
    <w:p w:rsidR="00E56AED" w:rsidP="002F5C7D" w:rsidRDefault="00E56AED" w14:paraId="163B1486" w14:textId="77777777">
      <w:pPr>
        <w:spacing w:before="60" w:line="100" w:lineRule="atLeast"/>
        <w:jc w:val="both"/>
        <w:rPr>
          <w:i/>
          <w:color w:val="999999"/>
          <w:sz w:val="20"/>
          <w:szCs w:val="20"/>
        </w:rPr>
      </w:pPr>
    </w:p>
    <w:p w:rsidR="00E56AED" w:rsidP="002F5C7D" w:rsidRDefault="00E56AED" w14:paraId="738F22DB" w14:textId="77777777">
      <w:pPr>
        <w:spacing w:before="60" w:line="100" w:lineRule="atLeast"/>
        <w:jc w:val="both"/>
        <w:rPr>
          <w:i/>
          <w:color w:val="999999"/>
          <w:sz w:val="20"/>
          <w:szCs w:val="20"/>
        </w:rPr>
      </w:pPr>
    </w:p>
    <w:p w:rsidRPr="00615B01" w:rsidR="00E56AED" w:rsidP="003D34DB" w:rsidRDefault="00E56AED" w14:paraId="55392504" w14:textId="77777777">
      <w:pPr>
        <w:pStyle w:val="Style1"/>
        <w:numPr>
          <w:ilvl w:val="0"/>
          <w:numId w:val="3"/>
        </w:numPr>
      </w:pPr>
      <w:bookmarkStart w:name="_Toc409973834" w:id="437"/>
      <w:r w:rsidRPr="00615B01">
        <w:t>Description des écrans</w:t>
      </w:r>
      <w:bookmarkEnd w:id="437"/>
    </w:p>
    <w:p w:rsidRPr="00D80FFB" w:rsidR="00E56AED" w:rsidP="003D34DB" w:rsidRDefault="00E56AED" w14:paraId="0C4DF53B" w14:textId="77777777">
      <w:pPr>
        <w:pStyle w:val="Style2"/>
        <w:numPr>
          <w:ilvl w:val="1"/>
          <w:numId w:val="3"/>
        </w:numPr>
        <w:spacing w:before="60"/>
        <w:jc w:val="both"/>
      </w:pPr>
      <w:bookmarkStart w:name="_Toc409973835" w:id="438"/>
      <w:r w:rsidRPr="00D80FFB">
        <w:t>Diagramme de navigation &lt; Saisie de la fiche produit PEA&gt;</w:t>
      </w:r>
      <w:bookmarkEnd w:id="438"/>
    </w:p>
    <w:p w:rsidR="00E56AED" w:rsidP="003D34DB" w:rsidRDefault="00E56AED" w14:paraId="25C585B1" w14:textId="77777777">
      <w:pPr>
        <w:pStyle w:val="Paragraphedeliste1"/>
        <w:numPr>
          <w:ilvl w:val="0"/>
          <w:numId w:val="51"/>
        </w:numPr>
        <w:spacing w:before="240" w:line="100" w:lineRule="atLeast"/>
        <w:jc w:val="both"/>
      </w:pPr>
      <w:r>
        <w:t>Un écran de saisie sera disponible sous le chemin : Gestion du PEA&gt;Saisie de la fiche Produit</w:t>
      </w:r>
    </w:p>
    <w:p w:rsidR="00E56AED" w:rsidP="003D34DB" w:rsidRDefault="00E56AED" w14:paraId="25A6A60D" w14:textId="77777777">
      <w:pPr>
        <w:pStyle w:val="Paragraphedeliste1"/>
        <w:numPr>
          <w:ilvl w:val="0"/>
          <w:numId w:val="51"/>
        </w:numPr>
        <w:spacing w:before="240" w:line="100" w:lineRule="atLeast"/>
        <w:jc w:val="both"/>
      </w:pPr>
      <w:r>
        <w:t>Un écran de consultation de la fiche produit.</w:t>
      </w:r>
    </w:p>
    <w:p w:rsidRPr="00D80FFB" w:rsidR="00E56AED" w:rsidP="003D34DB" w:rsidRDefault="00E56AED" w14:paraId="053D16E5" w14:textId="77777777">
      <w:pPr>
        <w:pStyle w:val="Style3"/>
        <w:numPr>
          <w:ilvl w:val="2"/>
          <w:numId w:val="3"/>
        </w:numPr>
        <w:jc w:val="both"/>
      </w:pPr>
      <w:bookmarkStart w:name="_Toc409973836" w:id="439"/>
      <w:r w:rsidRPr="00D80FFB">
        <w:t>Maquette de l’écran &lt; Saisie de la fiche produit PEA&gt;</w:t>
      </w:r>
      <w:bookmarkEnd w:id="439"/>
    </w:p>
    <w:p w:rsidR="00E56AED" w:rsidP="002F5C7D" w:rsidRDefault="00E56AED" w14:paraId="13A3FE53" w14:textId="77777777">
      <w:pPr>
        <w:pStyle w:val="Paragraphedeliste1"/>
        <w:spacing w:before="240" w:line="100" w:lineRule="atLeast"/>
        <w:ind w:right="142"/>
        <w:jc w:val="both"/>
      </w:pPr>
      <w:r>
        <w:t>[pas d'écran disponible à ce niveau]</w:t>
      </w:r>
    </w:p>
    <w:p w:rsidR="00E56AED" w:rsidP="003D34DB" w:rsidRDefault="00E56AED" w14:paraId="1560734C" w14:textId="77777777">
      <w:pPr>
        <w:pStyle w:val="Style3"/>
        <w:numPr>
          <w:ilvl w:val="2"/>
          <w:numId w:val="3"/>
        </w:numPr>
        <w:spacing w:before="240" w:line="100" w:lineRule="atLeast"/>
        <w:jc w:val="both"/>
      </w:pPr>
      <w:bookmarkStart w:name="_Toc409973837" w:id="440"/>
      <w:r>
        <w:t>Typologie des données manipulées</w:t>
      </w:r>
      <w:bookmarkEnd w:id="440"/>
    </w:p>
    <w:p w:rsidR="00E56AED" w:rsidP="002F5C7D" w:rsidRDefault="00E56AED" w14:paraId="3033E67A" w14:textId="77777777">
      <w:pPr>
        <w:jc w:val="both"/>
      </w:pPr>
    </w:p>
    <w:p w:rsidR="00E56AED" w:rsidP="002F5C7D" w:rsidRDefault="00E56AED" w14:paraId="521DB52E" w14:textId="77777777">
      <w:pPr>
        <w:jc w:val="both"/>
      </w:pPr>
    </w:p>
    <w:tbl>
      <w:tblPr>
        <w:tblW w:w="0" w:type="auto"/>
        <w:tblLayout w:type="fixed"/>
        <w:tblLook w:val="0000" w:firstRow="0" w:lastRow="0" w:firstColumn="0" w:lastColumn="0" w:noHBand="0" w:noVBand="0"/>
      </w:tblPr>
      <w:tblGrid>
        <w:gridCol w:w="1067"/>
        <w:gridCol w:w="1418"/>
        <w:gridCol w:w="1267"/>
        <w:gridCol w:w="2157"/>
        <w:gridCol w:w="1137"/>
        <w:gridCol w:w="2557"/>
      </w:tblGrid>
      <w:tr w:rsidRPr="00237864" w:rsidR="00E56AED" w:rsidTr="006709CC" w14:paraId="0A56899F" w14:textId="77777777">
        <w:trPr>
          <w:trHeight w:val="623"/>
        </w:trPr>
        <w:tc>
          <w:tcPr>
            <w:tcW w:w="1067"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58BC7DE6" w14:textId="77777777">
            <w:pPr>
              <w:jc w:val="both"/>
              <w:rPr>
                <w:b/>
                <w:bCs/>
              </w:rPr>
            </w:pPr>
            <w:r w:rsidRPr="00237864">
              <w:rPr>
                <w:b/>
                <w:bCs/>
              </w:rPr>
              <w:t>Champ</w:t>
            </w:r>
          </w:p>
        </w:tc>
        <w:tc>
          <w:tcPr>
            <w:tcW w:w="1418"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5236D8BD" w14:textId="77777777">
            <w:pPr>
              <w:jc w:val="both"/>
              <w:rPr>
                <w:b/>
                <w:bCs/>
              </w:rPr>
            </w:pPr>
            <w:r w:rsidRPr="00237864">
              <w:rPr>
                <w:b/>
                <w:bCs/>
              </w:rPr>
              <w:t>Etiquette</w:t>
            </w:r>
          </w:p>
        </w:tc>
        <w:tc>
          <w:tcPr>
            <w:tcW w:w="1267"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1D25B1FD" w14:textId="77777777">
            <w:pPr>
              <w:jc w:val="both"/>
              <w:rPr>
                <w:b/>
                <w:bCs/>
              </w:rPr>
            </w:pPr>
            <w:r w:rsidRPr="00237864">
              <w:rPr>
                <w:b/>
                <w:bCs/>
              </w:rPr>
              <w:t>Type de champ</w:t>
            </w:r>
          </w:p>
        </w:tc>
        <w:tc>
          <w:tcPr>
            <w:tcW w:w="2157"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4A29FCE5" w14:textId="77777777">
            <w:pPr>
              <w:jc w:val="both"/>
              <w:rPr>
                <w:b/>
                <w:bCs/>
              </w:rPr>
            </w:pPr>
            <w:r w:rsidRPr="00237864">
              <w:rPr>
                <w:b/>
                <w:bCs/>
              </w:rPr>
              <w:t>Type de donnée manipulée</w:t>
            </w:r>
          </w:p>
        </w:tc>
        <w:tc>
          <w:tcPr>
            <w:tcW w:w="1137"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47D7A9B1" w14:textId="77777777">
            <w:pPr>
              <w:jc w:val="both"/>
              <w:rPr>
                <w:b/>
                <w:bCs/>
              </w:rPr>
            </w:pPr>
            <w:r w:rsidRPr="00237864">
              <w:rPr>
                <w:b/>
                <w:bCs/>
              </w:rPr>
              <w:t>Taille</w:t>
            </w:r>
          </w:p>
        </w:tc>
        <w:tc>
          <w:tcPr>
            <w:tcW w:w="2557"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3795D699" w14:textId="77777777">
            <w:pPr>
              <w:jc w:val="both"/>
              <w:rPr>
                <w:b/>
                <w:bCs/>
              </w:rPr>
            </w:pPr>
            <w:r w:rsidRPr="00237864">
              <w:rPr>
                <w:b/>
                <w:bCs/>
              </w:rPr>
              <w:t>Description &amp; valeurs possibles</w:t>
            </w:r>
          </w:p>
        </w:tc>
      </w:tr>
      <w:tr w:rsidRPr="00237864" w:rsidR="00E56AED" w:rsidTr="006709CC" w14:paraId="53A34708" w14:textId="77777777">
        <w:tc>
          <w:tcPr>
            <w:tcW w:w="1067"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34EA4AAA" w14:textId="77777777">
            <w:pPr>
              <w:jc w:val="both"/>
            </w:pPr>
            <w:r w:rsidRPr="00237864">
              <w:t>Type de client</w:t>
            </w:r>
          </w:p>
        </w:tc>
        <w:tc>
          <w:tcPr>
            <w:tcW w:w="1418"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1B3F348D" w14:textId="77777777">
            <w:pPr>
              <w:jc w:val="both"/>
            </w:pPr>
            <w:r w:rsidRPr="00237864">
              <w:t xml:space="preserve">Type de client </w:t>
            </w:r>
          </w:p>
        </w:tc>
        <w:tc>
          <w:tcPr>
            <w:tcW w:w="1267"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62CFC210" w14:textId="77777777">
            <w:pPr>
              <w:jc w:val="both"/>
            </w:pPr>
            <w:r w:rsidRPr="00237864">
              <w:t>Liste Chaine de caractère</w:t>
            </w:r>
          </w:p>
        </w:tc>
        <w:tc>
          <w:tcPr>
            <w:tcW w:w="2157"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5754CC88" w14:textId="77777777">
            <w:pPr>
              <w:jc w:val="both"/>
            </w:pPr>
            <w:r w:rsidRPr="00237864">
              <w:t>Liste chaine de caractère</w:t>
            </w:r>
          </w:p>
        </w:tc>
        <w:tc>
          <w:tcPr>
            <w:tcW w:w="1137"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6B376CBF" w14:textId="77777777">
            <w:pPr>
              <w:jc w:val="both"/>
            </w:pPr>
            <w:r w:rsidRPr="00237864">
              <w:t>--</w:t>
            </w:r>
          </w:p>
        </w:tc>
        <w:tc>
          <w:tcPr>
            <w:tcW w:w="2557"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4853D871" w14:textId="77777777">
            <w:pPr>
              <w:jc w:val="both"/>
            </w:pPr>
            <w:r w:rsidRPr="00237864">
              <w:t>Chaîne de caractère</w:t>
            </w:r>
          </w:p>
        </w:tc>
      </w:tr>
      <w:tr w:rsidRPr="00237864" w:rsidR="00E56AED" w:rsidTr="006709CC" w14:paraId="18603FCE" w14:textId="77777777">
        <w:tc>
          <w:tcPr>
            <w:tcW w:w="10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9E8F1E5" w14:textId="77777777">
            <w:pPr>
              <w:jc w:val="both"/>
            </w:pPr>
            <w:r w:rsidRPr="00237864">
              <w:t>Résidence du client</w:t>
            </w:r>
          </w:p>
        </w:tc>
        <w:tc>
          <w:tcPr>
            <w:tcW w:w="1418"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894BEED" w14:textId="77777777">
            <w:pPr>
              <w:jc w:val="both"/>
            </w:pPr>
            <w:r w:rsidRPr="00237864">
              <w:t>Résidence du client</w:t>
            </w:r>
          </w:p>
        </w:tc>
        <w:tc>
          <w:tcPr>
            <w:tcW w:w="12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D6D50AE" w14:textId="77777777">
            <w:pPr>
              <w:jc w:val="both"/>
            </w:pPr>
            <w:r w:rsidRPr="00237864">
              <w:t>Liste chaine de caractère</w:t>
            </w:r>
          </w:p>
        </w:tc>
        <w:tc>
          <w:tcPr>
            <w:tcW w:w="21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5BD0119" w14:textId="77777777">
            <w:pPr>
              <w:jc w:val="both"/>
            </w:pPr>
            <w:r w:rsidRPr="00237864">
              <w:t>Liste chaine de caractère</w:t>
            </w:r>
          </w:p>
        </w:tc>
        <w:tc>
          <w:tcPr>
            <w:tcW w:w="113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EDFE669" w14:textId="77777777">
            <w:pPr>
              <w:jc w:val="both"/>
            </w:pPr>
            <w:r w:rsidRPr="00237864">
              <w:t>--</w:t>
            </w:r>
          </w:p>
        </w:tc>
        <w:tc>
          <w:tcPr>
            <w:tcW w:w="25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E972B2D" w14:textId="77777777">
            <w:pPr>
              <w:jc w:val="both"/>
            </w:pPr>
            <w:r w:rsidRPr="00237864">
              <w:t>Chaine de caractère</w:t>
            </w:r>
          </w:p>
        </w:tc>
      </w:tr>
      <w:tr w:rsidRPr="00237864" w:rsidR="00E56AED" w:rsidTr="006709CC" w14:paraId="0AE73281" w14:textId="77777777">
        <w:tc>
          <w:tcPr>
            <w:tcW w:w="10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F7C8F3D" w14:textId="77777777">
            <w:pPr>
              <w:jc w:val="both"/>
            </w:pPr>
            <w:r w:rsidRPr="00237864">
              <w:t xml:space="preserve">Nationalité du client </w:t>
            </w:r>
          </w:p>
        </w:tc>
        <w:tc>
          <w:tcPr>
            <w:tcW w:w="1418"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88FE2FD" w14:textId="77777777">
            <w:pPr>
              <w:jc w:val="both"/>
            </w:pPr>
            <w:r w:rsidRPr="00237864">
              <w:t>Nationalité du client</w:t>
            </w:r>
          </w:p>
        </w:tc>
        <w:tc>
          <w:tcPr>
            <w:tcW w:w="12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303D6DB" w14:textId="77777777">
            <w:pPr>
              <w:jc w:val="both"/>
            </w:pPr>
            <w:r w:rsidRPr="00237864">
              <w:t>Liste chaine de caractère</w:t>
            </w:r>
          </w:p>
        </w:tc>
        <w:tc>
          <w:tcPr>
            <w:tcW w:w="21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5566C52" w14:textId="77777777">
            <w:pPr>
              <w:jc w:val="both"/>
            </w:pPr>
            <w:r w:rsidRPr="00237864">
              <w:t>Liste chaine de caractère</w:t>
            </w:r>
          </w:p>
        </w:tc>
        <w:tc>
          <w:tcPr>
            <w:tcW w:w="113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F865AAF" w14:textId="77777777">
            <w:pPr>
              <w:jc w:val="both"/>
            </w:pPr>
            <w:r w:rsidRPr="00237864">
              <w:t>--</w:t>
            </w:r>
          </w:p>
        </w:tc>
        <w:tc>
          <w:tcPr>
            <w:tcW w:w="25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051BDB1" w14:textId="77777777">
            <w:pPr>
              <w:jc w:val="both"/>
            </w:pPr>
            <w:r w:rsidRPr="00237864">
              <w:t>Chaine de caractère</w:t>
            </w:r>
          </w:p>
        </w:tc>
      </w:tr>
      <w:tr w:rsidRPr="00237864" w:rsidR="00E56AED" w:rsidTr="006709CC" w14:paraId="3597A711" w14:textId="77777777">
        <w:tc>
          <w:tcPr>
            <w:tcW w:w="10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289346F" w14:textId="77777777">
            <w:pPr>
              <w:jc w:val="both"/>
            </w:pPr>
            <w:r w:rsidRPr="00237864">
              <w:t>Durée de  PEA</w:t>
            </w:r>
          </w:p>
        </w:tc>
        <w:tc>
          <w:tcPr>
            <w:tcW w:w="1418"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4AD81A8" w14:textId="77777777">
            <w:pPr>
              <w:jc w:val="both"/>
            </w:pPr>
            <w:r w:rsidRPr="00237864">
              <w:t>Durée de PEA</w:t>
            </w:r>
          </w:p>
        </w:tc>
        <w:tc>
          <w:tcPr>
            <w:tcW w:w="12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F53E31F" w14:textId="77777777">
            <w:pPr>
              <w:jc w:val="both"/>
            </w:pPr>
            <w:r w:rsidRPr="00237864">
              <w:t>Numérique</w:t>
            </w:r>
          </w:p>
        </w:tc>
        <w:tc>
          <w:tcPr>
            <w:tcW w:w="21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03CF4FA" w14:textId="77777777">
            <w:pPr>
              <w:jc w:val="both"/>
            </w:pPr>
            <w:r w:rsidRPr="00237864">
              <w:t>Numérique</w:t>
            </w:r>
          </w:p>
        </w:tc>
        <w:tc>
          <w:tcPr>
            <w:tcW w:w="113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D8EF70F" w14:textId="77777777">
            <w:pPr>
              <w:jc w:val="both"/>
            </w:pPr>
            <w:r w:rsidRPr="00237864">
              <w:t>--</w:t>
            </w:r>
          </w:p>
        </w:tc>
        <w:tc>
          <w:tcPr>
            <w:tcW w:w="25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0A8C4EE" w14:textId="77777777">
            <w:pPr>
              <w:jc w:val="both"/>
            </w:pPr>
            <w:r w:rsidRPr="00237864">
              <w:t>Nombre</w:t>
            </w:r>
          </w:p>
        </w:tc>
      </w:tr>
      <w:tr w:rsidRPr="00237864" w:rsidR="00E56AED" w:rsidTr="006709CC" w14:paraId="0AF31C4D" w14:textId="77777777">
        <w:tc>
          <w:tcPr>
            <w:tcW w:w="10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5F11164" w14:textId="77777777">
            <w:pPr>
              <w:jc w:val="both"/>
            </w:pPr>
            <w:r w:rsidRPr="00237864">
              <w:t>Placement initial minimal</w:t>
            </w:r>
          </w:p>
        </w:tc>
        <w:tc>
          <w:tcPr>
            <w:tcW w:w="1418"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C34F77A" w14:textId="77777777">
            <w:pPr>
              <w:jc w:val="both"/>
            </w:pPr>
            <w:r w:rsidRPr="00237864">
              <w:t>Placement initial minimal</w:t>
            </w:r>
          </w:p>
        </w:tc>
        <w:tc>
          <w:tcPr>
            <w:tcW w:w="12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706EE77" w14:textId="77777777">
            <w:pPr>
              <w:jc w:val="both"/>
            </w:pPr>
            <w:r w:rsidRPr="00237864">
              <w:t>Numerique</w:t>
            </w:r>
          </w:p>
        </w:tc>
        <w:tc>
          <w:tcPr>
            <w:tcW w:w="21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FF741B1" w14:textId="77777777">
            <w:pPr>
              <w:jc w:val="both"/>
            </w:pPr>
            <w:r w:rsidRPr="00237864">
              <w:t>Numérique</w:t>
            </w:r>
          </w:p>
        </w:tc>
        <w:tc>
          <w:tcPr>
            <w:tcW w:w="113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BA003E3" w14:textId="77777777">
            <w:pPr>
              <w:jc w:val="both"/>
            </w:pPr>
            <w:r w:rsidRPr="00237864">
              <w:t>--</w:t>
            </w:r>
          </w:p>
        </w:tc>
        <w:tc>
          <w:tcPr>
            <w:tcW w:w="25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4C1D41D" w14:textId="77777777">
            <w:pPr>
              <w:jc w:val="both"/>
            </w:pPr>
            <w:r w:rsidRPr="00237864">
              <w:t>Nombre</w:t>
            </w:r>
          </w:p>
        </w:tc>
      </w:tr>
      <w:tr w:rsidRPr="00237864" w:rsidR="00E56AED" w:rsidTr="006709CC" w14:paraId="545C320A" w14:textId="77777777">
        <w:tc>
          <w:tcPr>
            <w:tcW w:w="10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B917F8E" w14:textId="77777777">
            <w:pPr>
              <w:jc w:val="both"/>
            </w:pPr>
            <w:r w:rsidRPr="00237864">
              <w:t>TPA</w:t>
            </w:r>
          </w:p>
        </w:tc>
        <w:tc>
          <w:tcPr>
            <w:tcW w:w="1418"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7D72C4D" w14:textId="77777777">
            <w:pPr>
              <w:jc w:val="both"/>
            </w:pPr>
            <w:r w:rsidRPr="00237864">
              <w:t>TPA</w:t>
            </w:r>
          </w:p>
        </w:tc>
        <w:tc>
          <w:tcPr>
            <w:tcW w:w="12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4CB44E9" w14:textId="77777777">
            <w:pPr>
              <w:jc w:val="both"/>
            </w:pPr>
            <w:r w:rsidRPr="00237864">
              <w:t>Numérique</w:t>
            </w:r>
          </w:p>
        </w:tc>
        <w:tc>
          <w:tcPr>
            <w:tcW w:w="21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51F8EA9" w14:textId="77777777">
            <w:pPr>
              <w:jc w:val="both"/>
            </w:pPr>
            <w:r w:rsidRPr="00237864">
              <w:t>Numérique</w:t>
            </w:r>
          </w:p>
        </w:tc>
        <w:tc>
          <w:tcPr>
            <w:tcW w:w="113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6B0D871" w14:textId="77777777">
            <w:pPr>
              <w:jc w:val="both"/>
            </w:pPr>
            <w:r w:rsidRPr="00237864">
              <w:t>--</w:t>
            </w:r>
          </w:p>
        </w:tc>
        <w:tc>
          <w:tcPr>
            <w:tcW w:w="25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96C21DF" w14:textId="77777777">
            <w:pPr>
              <w:jc w:val="both"/>
            </w:pPr>
            <w:r w:rsidRPr="00237864">
              <w:t>Nombre</w:t>
            </w:r>
          </w:p>
        </w:tc>
      </w:tr>
      <w:tr w:rsidRPr="00237864" w:rsidR="00E56AED" w:rsidTr="006709CC" w14:paraId="442A0240" w14:textId="77777777">
        <w:tc>
          <w:tcPr>
            <w:tcW w:w="10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FF89527" w14:textId="77777777">
            <w:pPr>
              <w:jc w:val="both"/>
            </w:pPr>
            <w:r w:rsidRPr="00237864">
              <w:t>TPCVM</w:t>
            </w:r>
          </w:p>
        </w:tc>
        <w:tc>
          <w:tcPr>
            <w:tcW w:w="1418"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E7EEC1C" w14:textId="77777777">
            <w:pPr>
              <w:jc w:val="both"/>
            </w:pPr>
            <w:r w:rsidRPr="00237864">
              <w:t>TPCVM</w:t>
            </w:r>
          </w:p>
        </w:tc>
        <w:tc>
          <w:tcPr>
            <w:tcW w:w="12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634BA39" w14:textId="77777777">
            <w:pPr>
              <w:jc w:val="both"/>
            </w:pPr>
            <w:r w:rsidRPr="00237864">
              <w:t>Numérique</w:t>
            </w:r>
          </w:p>
        </w:tc>
        <w:tc>
          <w:tcPr>
            <w:tcW w:w="21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FD9048F" w14:textId="77777777">
            <w:pPr>
              <w:jc w:val="both"/>
            </w:pPr>
            <w:r w:rsidRPr="00237864">
              <w:t>Numérique</w:t>
            </w:r>
          </w:p>
        </w:tc>
        <w:tc>
          <w:tcPr>
            <w:tcW w:w="113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390B25A" w14:textId="77777777">
            <w:pPr>
              <w:jc w:val="both"/>
            </w:pPr>
            <w:r w:rsidRPr="00237864">
              <w:t>--</w:t>
            </w:r>
          </w:p>
        </w:tc>
        <w:tc>
          <w:tcPr>
            <w:tcW w:w="25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116D659" w14:textId="77777777">
            <w:pPr>
              <w:jc w:val="both"/>
            </w:pPr>
            <w:r w:rsidRPr="00237864">
              <w:t>Nombre</w:t>
            </w:r>
          </w:p>
        </w:tc>
      </w:tr>
      <w:tr w:rsidRPr="00237864" w:rsidR="00E56AED" w:rsidTr="006709CC" w14:paraId="18495269" w14:textId="77777777">
        <w:tc>
          <w:tcPr>
            <w:tcW w:w="10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AA53D00" w14:textId="77777777">
            <w:pPr>
              <w:jc w:val="both"/>
            </w:pPr>
            <w:r w:rsidRPr="00237864">
              <w:t>Moyen d'alimentation compte espèce</w:t>
            </w:r>
          </w:p>
        </w:tc>
        <w:tc>
          <w:tcPr>
            <w:tcW w:w="1418"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021E41E" w14:textId="77777777">
            <w:pPr>
              <w:jc w:val="both"/>
            </w:pPr>
            <w:r w:rsidRPr="00237864">
              <w:t>Moyen d'alimentation compte espèce</w:t>
            </w:r>
          </w:p>
        </w:tc>
        <w:tc>
          <w:tcPr>
            <w:tcW w:w="12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F3938CD" w14:textId="77777777">
            <w:pPr>
              <w:jc w:val="both"/>
            </w:pPr>
            <w:r w:rsidRPr="00237864">
              <w:t>Liste alphanumérique</w:t>
            </w:r>
          </w:p>
        </w:tc>
        <w:tc>
          <w:tcPr>
            <w:tcW w:w="21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144EB84" w14:textId="77777777">
            <w:pPr>
              <w:jc w:val="both"/>
            </w:pPr>
            <w:r w:rsidRPr="00237864">
              <w:t>Liste alphanumérique</w:t>
            </w:r>
          </w:p>
        </w:tc>
        <w:tc>
          <w:tcPr>
            <w:tcW w:w="113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C0BCEAB" w14:textId="77777777">
            <w:pPr>
              <w:jc w:val="both"/>
            </w:pPr>
            <w:r w:rsidRPr="00237864">
              <w:t>--</w:t>
            </w:r>
          </w:p>
        </w:tc>
        <w:tc>
          <w:tcPr>
            <w:tcW w:w="25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C0433F1" w14:textId="77777777">
            <w:pPr>
              <w:jc w:val="both"/>
            </w:pPr>
            <w:r w:rsidRPr="00237864">
              <w:t>Code opération</w:t>
            </w:r>
          </w:p>
        </w:tc>
      </w:tr>
      <w:tr w:rsidRPr="00237864" w:rsidR="00E56AED" w:rsidTr="006709CC" w14:paraId="1F06E5C0" w14:textId="77777777">
        <w:tc>
          <w:tcPr>
            <w:tcW w:w="10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FEB3FEA" w14:textId="77777777">
            <w:pPr>
              <w:jc w:val="both"/>
            </w:pPr>
            <w:r w:rsidRPr="00237864">
              <w:t>Plafond de versement</w:t>
            </w:r>
          </w:p>
        </w:tc>
        <w:tc>
          <w:tcPr>
            <w:tcW w:w="1418"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EFFCF93" w14:textId="77777777">
            <w:pPr>
              <w:jc w:val="both"/>
            </w:pPr>
            <w:r w:rsidRPr="00237864">
              <w:t>Plafond de versement</w:t>
            </w:r>
          </w:p>
        </w:tc>
        <w:tc>
          <w:tcPr>
            <w:tcW w:w="12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6CAEC88" w14:textId="77777777">
            <w:pPr>
              <w:jc w:val="both"/>
            </w:pPr>
            <w:r w:rsidRPr="00237864">
              <w:t>Numérique</w:t>
            </w:r>
          </w:p>
        </w:tc>
        <w:tc>
          <w:tcPr>
            <w:tcW w:w="21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1E0E4BD" w14:textId="77777777">
            <w:pPr>
              <w:jc w:val="both"/>
            </w:pPr>
            <w:r w:rsidRPr="00237864">
              <w:t>Numérique</w:t>
            </w:r>
          </w:p>
        </w:tc>
        <w:tc>
          <w:tcPr>
            <w:tcW w:w="113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BB3FD81" w14:textId="77777777">
            <w:pPr>
              <w:jc w:val="both"/>
            </w:pPr>
            <w:r w:rsidRPr="00237864">
              <w:t>--</w:t>
            </w:r>
          </w:p>
        </w:tc>
        <w:tc>
          <w:tcPr>
            <w:tcW w:w="25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3110558" w14:textId="77777777">
            <w:pPr>
              <w:jc w:val="both"/>
            </w:pPr>
            <w:r w:rsidRPr="00237864">
              <w:t>Nombre</w:t>
            </w:r>
          </w:p>
        </w:tc>
      </w:tr>
      <w:tr w:rsidRPr="00237864" w:rsidR="00E56AED" w:rsidTr="006709CC" w14:paraId="670F4090" w14:textId="77777777">
        <w:tc>
          <w:tcPr>
            <w:tcW w:w="10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6A8B5FD" w14:textId="77777777">
            <w:pPr>
              <w:jc w:val="both"/>
            </w:pPr>
            <w:r w:rsidRPr="00237864">
              <w:t>Versement minimal par année</w:t>
            </w:r>
          </w:p>
        </w:tc>
        <w:tc>
          <w:tcPr>
            <w:tcW w:w="1418"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15A906F" w14:textId="77777777">
            <w:pPr>
              <w:jc w:val="both"/>
            </w:pPr>
            <w:r w:rsidRPr="00237864">
              <w:t>Versment minimal par année</w:t>
            </w:r>
          </w:p>
        </w:tc>
        <w:tc>
          <w:tcPr>
            <w:tcW w:w="12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A63F73F" w14:textId="77777777">
            <w:pPr>
              <w:jc w:val="both"/>
            </w:pPr>
            <w:r w:rsidRPr="00237864">
              <w:t>Numérique</w:t>
            </w:r>
          </w:p>
        </w:tc>
        <w:tc>
          <w:tcPr>
            <w:tcW w:w="21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8110EB8" w14:textId="77777777">
            <w:pPr>
              <w:jc w:val="both"/>
            </w:pPr>
            <w:r w:rsidRPr="00237864">
              <w:t>Numérique</w:t>
            </w:r>
          </w:p>
        </w:tc>
        <w:tc>
          <w:tcPr>
            <w:tcW w:w="113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16E72B9" w14:textId="77777777">
            <w:pPr>
              <w:jc w:val="both"/>
            </w:pPr>
            <w:r w:rsidRPr="00237864">
              <w:t>--</w:t>
            </w:r>
          </w:p>
        </w:tc>
        <w:tc>
          <w:tcPr>
            <w:tcW w:w="25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53400CA" w14:textId="77777777">
            <w:pPr>
              <w:jc w:val="both"/>
            </w:pPr>
            <w:r w:rsidRPr="00237864">
              <w:t>Nombre</w:t>
            </w:r>
          </w:p>
        </w:tc>
      </w:tr>
      <w:tr w:rsidRPr="00237864" w:rsidR="00E56AED" w:rsidTr="006709CC" w14:paraId="1C37B30D" w14:textId="77777777">
        <w:tc>
          <w:tcPr>
            <w:tcW w:w="10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F2CC5D4" w14:textId="77777777">
            <w:pPr>
              <w:jc w:val="both"/>
            </w:pPr>
            <w:r w:rsidRPr="00237864">
              <w:t>Titre de placement</w:t>
            </w:r>
          </w:p>
        </w:tc>
        <w:tc>
          <w:tcPr>
            <w:tcW w:w="1418"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3AE36FA" w14:textId="77777777">
            <w:pPr>
              <w:jc w:val="both"/>
            </w:pPr>
            <w:r w:rsidRPr="00237864">
              <w:t xml:space="preserve">Titre de placement </w:t>
            </w:r>
          </w:p>
        </w:tc>
        <w:tc>
          <w:tcPr>
            <w:tcW w:w="12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D7FC9F2" w14:textId="77777777">
            <w:pPr>
              <w:jc w:val="both"/>
            </w:pPr>
            <w:r w:rsidRPr="00237864">
              <w:t>Liste Chaine de caractère</w:t>
            </w:r>
          </w:p>
        </w:tc>
        <w:tc>
          <w:tcPr>
            <w:tcW w:w="21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A731A70" w14:textId="77777777">
            <w:pPr>
              <w:jc w:val="both"/>
            </w:pPr>
            <w:r w:rsidRPr="00237864">
              <w:t>Liste de Chaine de caractère</w:t>
            </w:r>
          </w:p>
        </w:tc>
        <w:tc>
          <w:tcPr>
            <w:tcW w:w="113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CCA0623" w14:textId="77777777">
            <w:pPr>
              <w:jc w:val="both"/>
            </w:pPr>
            <w:r w:rsidRPr="00237864">
              <w:t>--</w:t>
            </w:r>
          </w:p>
        </w:tc>
        <w:tc>
          <w:tcPr>
            <w:tcW w:w="25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D5A698C" w14:textId="77777777">
            <w:pPr>
              <w:jc w:val="both"/>
            </w:pPr>
            <w:r w:rsidRPr="00237864">
              <w:t xml:space="preserve">Type d'instrument financier </w:t>
            </w:r>
          </w:p>
          <w:p w:rsidRPr="00237864" w:rsidR="00E56AED" w:rsidP="002F5C7D" w:rsidRDefault="00E56AED" w14:paraId="308FEB04" w14:textId="77777777">
            <w:pPr>
              <w:jc w:val="both"/>
            </w:pPr>
            <w:r w:rsidRPr="00237864">
              <w:t>Chaine de caractère</w:t>
            </w:r>
          </w:p>
        </w:tc>
      </w:tr>
      <w:tr w:rsidRPr="00237864" w:rsidR="00E56AED" w:rsidTr="006709CC" w14:paraId="52432378" w14:textId="77777777">
        <w:tc>
          <w:tcPr>
            <w:tcW w:w="10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FDCAED9" w14:textId="77777777">
            <w:pPr>
              <w:jc w:val="both"/>
            </w:pPr>
            <w:r w:rsidRPr="00237864">
              <w:t>Type de transaction</w:t>
            </w:r>
          </w:p>
        </w:tc>
        <w:tc>
          <w:tcPr>
            <w:tcW w:w="1418"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02C8C5A" w14:textId="77777777">
            <w:pPr>
              <w:jc w:val="both"/>
            </w:pPr>
            <w:r w:rsidRPr="00237864">
              <w:t>Type de transaction</w:t>
            </w:r>
          </w:p>
        </w:tc>
        <w:tc>
          <w:tcPr>
            <w:tcW w:w="12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8114A82" w14:textId="77777777">
            <w:pPr>
              <w:jc w:val="both"/>
            </w:pPr>
            <w:r w:rsidRPr="00237864">
              <w:t>Liste chaine de caractère</w:t>
            </w:r>
          </w:p>
        </w:tc>
        <w:tc>
          <w:tcPr>
            <w:tcW w:w="21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A645A22" w14:textId="77777777">
            <w:pPr>
              <w:jc w:val="both"/>
            </w:pPr>
            <w:r w:rsidRPr="00237864">
              <w:t>Liste de chaine de caractère</w:t>
            </w:r>
          </w:p>
        </w:tc>
        <w:tc>
          <w:tcPr>
            <w:tcW w:w="113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6E29C67" w14:textId="77777777">
            <w:pPr>
              <w:jc w:val="both"/>
            </w:pPr>
            <w:r w:rsidRPr="00237864">
              <w:t>--</w:t>
            </w:r>
          </w:p>
        </w:tc>
        <w:tc>
          <w:tcPr>
            <w:tcW w:w="25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E96CAEC" w14:textId="77777777">
            <w:pPr>
              <w:jc w:val="both"/>
            </w:pPr>
            <w:r w:rsidRPr="00237864">
              <w:t xml:space="preserve">Transaction Type </w:t>
            </w:r>
          </w:p>
          <w:p w:rsidRPr="00237864" w:rsidR="00E56AED" w:rsidP="002F5C7D" w:rsidRDefault="00E56AED" w14:paraId="39F39FB8" w14:textId="77777777">
            <w:pPr>
              <w:jc w:val="both"/>
            </w:pPr>
            <w:r w:rsidRPr="00237864">
              <w:t>Liste chaine de caractère</w:t>
            </w:r>
          </w:p>
        </w:tc>
      </w:tr>
      <w:tr w:rsidRPr="00237864" w:rsidR="00E56AED" w:rsidTr="006709CC" w14:paraId="75F0AC08" w14:textId="77777777">
        <w:tc>
          <w:tcPr>
            <w:tcW w:w="10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4B49353" w14:textId="77777777">
            <w:pPr>
              <w:jc w:val="both"/>
            </w:pPr>
            <w:r w:rsidRPr="00237864">
              <w:t>Frais de tenu du compte</w:t>
            </w:r>
          </w:p>
        </w:tc>
        <w:tc>
          <w:tcPr>
            <w:tcW w:w="1418"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E84C419" w14:textId="77777777">
            <w:pPr>
              <w:jc w:val="both"/>
            </w:pPr>
            <w:r w:rsidRPr="00237864">
              <w:t xml:space="preserve">Frais de tenu de compte </w:t>
            </w:r>
          </w:p>
        </w:tc>
        <w:tc>
          <w:tcPr>
            <w:tcW w:w="12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663D11E" w14:textId="77777777">
            <w:pPr>
              <w:jc w:val="both"/>
            </w:pPr>
            <w:r w:rsidRPr="00237864">
              <w:t>Numérique</w:t>
            </w:r>
          </w:p>
        </w:tc>
        <w:tc>
          <w:tcPr>
            <w:tcW w:w="21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E5A442A" w14:textId="77777777">
            <w:pPr>
              <w:jc w:val="both"/>
            </w:pPr>
            <w:r w:rsidRPr="00237864">
              <w:t>Numérique</w:t>
            </w:r>
          </w:p>
        </w:tc>
        <w:tc>
          <w:tcPr>
            <w:tcW w:w="113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7F5D80B" w14:textId="77777777">
            <w:pPr>
              <w:jc w:val="both"/>
            </w:pPr>
            <w:r w:rsidRPr="00237864">
              <w:t>--</w:t>
            </w:r>
          </w:p>
        </w:tc>
        <w:tc>
          <w:tcPr>
            <w:tcW w:w="25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D6E2791" w14:textId="77777777">
            <w:pPr>
              <w:jc w:val="both"/>
            </w:pPr>
            <w:r w:rsidRPr="00237864">
              <w:t>Nombre</w:t>
            </w:r>
          </w:p>
        </w:tc>
      </w:tr>
      <w:tr w:rsidRPr="00237864" w:rsidR="00E56AED" w:rsidTr="006709CC" w14:paraId="0CAA850B" w14:textId="77777777">
        <w:tc>
          <w:tcPr>
            <w:tcW w:w="10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D049E40" w14:textId="77777777">
            <w:pPr>
              <w:jc w:val="both"/>
            </w:pPr>
            <w:r w:rsidRPr="00237864">
              <w:t>Droit d'entrée sortie</w:t>
            </w:r>
          </w:p>
        </w:tc>
        <w:tc>
          <w:tcPr>
            <w:tcW w:w="1418"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537D418" w14:textId="77777777">
            <w:pPr>
              <w:jc w:val="both"/>
            </w:pPr>
            <w:r w:rsidRPr="00237864">
              <w:t>Droit d'entrée sortie</w:t>
            </w:r>
          </w:p>
        </w:tc>
        <w:tc>
          <w:tcPr>
            <w:tcW w:w="12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9D06433" w14:textId="77777777">
            <w:pPr>
              <w:jc w:val="both"/>
            </w:pPr>
            <w:r w:rsidRPr="00237864">
              <w:t>Numérique</w:t>
            </w:r>
          </w:p>
        </w:tc>
        <w:tc>
          <w:tcPr>
            <w:tcW w:w="21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AA0DD4D" w14:textId="77777777">
            <w:pPr>
              <w:jc w:val="both"/>
            </w:pPr>
            <w:r w:rsidRPr="00237864">
              <w:t>Numérique</w:t>
            </w:r>
          </w:p>
        </w:tc>
        <w:tc>
          <w:tcPr>
            <w:tcW w:w="113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856DEF1" w14:textId="77777777">
            <w:pPr>
              <w:jc w:val="both"/>
            </w:pPr>
            <w:r w:rsidRPr="00237864">
              <w:t>--</w:t>
            </w:r>
          </w:p>
        </w:tc>
        <w:tc>
          <w:tcPr>
            <w:tcW w:w="25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7B382B8" w14:textId="77777777">
            <w:pPr>
              <w:jc w:val="both"/>
            </w:pPr>
            <w:r w:rsidRPr="00237864">
              <w:t>Nombre</w:t>
            </w:r>
          </w:p>
        </w:tc>
      </w:tr>
      <w:tr w:rsidRPr="00237864" w:rsidR="00E56AED" w:rsidTr="006709CC" w14:paraId="4561904A" w14:textId="77777777">
        <w:tc>
          <w:tcPr>
            <w:tcW w:w="10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4BEB351" w14:textId="77777777">
            <w:pPr>
              <w:jc w:val="both"/>
            </w:pPr>
            <w:r w:rsidRPr="00237864">
              <w:t>Frais de courtage</w:t>
            </w:r>
          </w:p>
        </w:tc>
        <w:tc>
          <w:tcPr>
            <w:tcW w:w="1418"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2F1E65F" w14:textId="77777777">
            <w:pPr>
              <w:jc w:val="both"/>
            </w:pPr>
            <w:r w:rsidRPr="00237864">
              <w:t>Frais de courtage</w:t>
            </w:r>
          </w:p>
        </w:tc>
        <w:tc>
          <w:tcPr>
            <w:tcW w:w="12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51F89FA" w14:textId="77777777">
            <w:pPr>
              <w:jc w:val="both"/>
            </w:pPr>
            <w:r w:rsidRPr="00237864">
              <w:t>Numérique</w:t>
            </w:r>
          </w:p>
        </w:tc>
        <w:tc>
          <w:tcPr>
            <w:tcW w:w="21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5FD0FE5" w14:textId="77777777">
            <w:pPr>
              <w:jc w:val="both"/>
            </w:pPr>
            <w:r w:rsidRPr="00237864">
              <w:t>Numérique</w:t>
            </w:r>
          </w:p>
        </w:tc>
        <w:tc>
          <w:tcPr>
            <w:tcW w:w="113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8577007" w14:textId="77777777">
            <w:pPr>
              <w:jc w:val="both"/>
            </w:pPr>
            <w:r w:rsidRPr="00237864">
              <w:t>--</w:t>
            </w:r>
          </w:p>
        </w:tc>
        <w:tc>
          <w:tcPr>
            <w:tcW w:w="25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D7179FC" w14:textId="77777777">
            <w:pPr>
              <w:jc w:val="both"/>
            </w:pPr>
            <w:r w:rsidRPr="00237864">
              <w:t>Nombre</w:t>
            </w:r>
          </w:p>
        </w:tc>
      </w:tr>
      <w:tr w:rsidRPr="00237864" w:rsidR="00E56AED" w:rsidTr="006709CC" w14:paraId="7DE6D2C0" w14:textId="77777777">
        <w:tc>
          <w:tcPr>
            <w:tcW w:w="10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AE93542" w14:textId="77777777">
            <w:pPr>
              <w:jc w:val="both"/>
            </w:pPr>
            <w:r w:rsidRPr="00237864">
              <w:t>Droit de garde</w:t>
            </w:r>
          </w:p>
        </w:tc>
        <w:tc>
          <w:tcPr>
            <w:tcW w:w="1418"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FACFEAA" w14:textId="77777777">
            <w:pPr>
              <w:jc w:val="both"/>
            </w:pPr>
            <w:r w:rsidRPr="00237864">
              <w:t>Droit de garde</w:t>
            </w:r>
          </w:p>
        </w:tc>
        <w:tc>
          <w:tcPr>
            <w:tcW w:w="12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AB2A9DB" w14:textId="77777777">
            <w:pPr>
              <w:jc w:val="both"/>
            </w:pPr>
            <w:r w:rsidRPr="00237864">
              <w:t>Numérique</w:t>
            </w:r>
          </w:p>
        </w:tc>
        <w:tc>
          <w:tcPr>
            <w:tcW w:w="21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32B1831" w14:textId="77777777">
            <w:pPr>
              <w:jc w:val="both"/>
            </w:pPr>
            <w:r w:rsidRPr="00237864">
              <w:t>Numérique</w:t>
            </w:r>
          </w:p>
        </w:tc>
        <w:tc>
          <w:tcPr>
            <w:tcW w:w="113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74BDD46" w14:textId="77777777">
            <w:pPr>
              <w:jc w:val="both"/>
            </w:pPr>
            <w:r w:rsidRPr="00237864">
              <w:t>--</w:t>
            </w:r>
          </w:p>
        </w:tc>
        <w:tc>
          <w:tcPr>
            <w:tcW w:w="25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474BF97" w14:textId="77777777">
            <w:pPr>
              <w:jc w:val="both"/>
            </w:pPr>
            <w:r w:rsidRPr="00237864">
              <w:t>Nombre</w:t>
            </w:r>
          </w:p>
        </w:tc>
      </w:tr>
      <w:tr w:rsidRPr="00237864" w:rsidR="00E56AED" w:rsidTr="006709CC" w14:paraId="7859AC3B" w14:textId="77777777">
        <w:tc>
          <w:tcPr>
            <w:tcW w:w="10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B301A38" w14:textId="77777777">
            <w:pPr>
              <w:jc w:val="both"/>
            </w:pPr>
            <w:r w:rsidRPr="00237864">
              <w:t>Conditions de clôture</w:t>
            </w:r>
          </w:p>
        </w:tc>
        <w:tc>
          <w:tcPr>
            <w:tcW w:w="1418"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F6AA399" w14:textId="77777777">
            <w:pPr>
              <w:jc w:val="both"/>
            </w:pPr>
            <w:r w:rsidRPr="00237864">
              <w:t xml:space="preserve">Condition de clôture </w:t>
            </w:r>
          </w:p>
        </w:tc>
        <w:tc>
          <w:tcPr>
            <w:tcW w:w="12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912E279" w14:textId="77777777">
            <w:pPr>
              <w:jc w:val="both"/>
            </w:pPr>
            <w:r w:rsidRPr="00237864">
              <w:t>Chaîne de caractère</w:t>
            </w:r>
          </w:p>
        </w:tc>
        <w:tc>
          <w:tcPr>
            <w:tcW w:w="21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4871725" w14:textId="77777777">
            <w:pPr>
              <w:jc w:val="both"/>
            </w:pPr>
            <w:r w:rsidRPr="00237864">
              <w:t>Chaîne de caractère</w:t>
            </w:r>
          </w:p>
        </w:tc>
        <w:tc>
          <w:tcPr>
            <w:tcW w:w="113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D8FC275" w14:textId="77777777">
            <w:pPr>
              <w:jc w:val="both"/>
            </w:pPr>
            <w:r w:rsidRPr="00237864">
              <w:t>--</w:t>
            </w:r>
          </w:p>
        </w:tc>
        <w:tc>
          <w:tcPr>
            <w:tcW w:w="25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F23B813" w14:textId="77777777">
            <w:pPr>
              <w:jc w:val="both"/>
            </w:pPr>
            <w:r w:rsidRPr="00237864">
              <w:t>Chaîne de caractère</w:t>
            </w:r>
          </w:p>
        </w:tc>
      </w:tr>
      <w:tr w:rsidRPr="00237864" w:rsidR="00E56AED" w:rsidTr="006709CC" w14:paraId="00E42446" w14:textId="77777777">
        <w:tc>
          <w:tcPr>
            <w:tcW w:w="10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33152E4" w14:textId="77777777">
            <w:pPr>
              <w:jc w:val="both"/>
            </w:pPr>
            <w:r w:rsidRPr="00237864">
              <w:t>Condition de résiliation</w:t>
            </w:r>
          </w:p>
        </w:tc>
        <w:tc>
          <w:tcPr>
            <w:tcW w:w="1418"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645A741" w14:textId="77777777">
            <w:pPr>
              <w:jc w:val="both"/>
            </w:pPr>
            <w:r w:rsidRPr="00237864">
              <w:t>Condition de résiliation</w:t>
            </w:r>
          </w:p>
        </w:tc>
        <w:tc>
          <w:tcPr>
            <w:tcW w:w="126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92E4BD2" w14:textId="77777777">
            <w:pPr>
              <w:jc w:val="both"/>
            </w:pPr>
            <w:r w:rsidRPr="00237864">
              <w:t>Chaîne de caractère</w:t>
            </w:r>
          </w:p>
        </w:tc>
        <w:tc>
          <w:tcPr>
            <w:tcW w:w="21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01F7DA5" w14:textId="77777777">
            <w:pPr>
              <w:jc w:val="both"/>
            </w:pPr>
            <w:r w:rsidRPr="00237864">
              <w:t>Chaîne de caratère</w:t>
            </w:r>
          </w:p>
        </w:tc>
        <w:tc>
          <w:tcPr>
            <w:tcW w:w="113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324124A" w14:textId="77777777">
            <w:pPr>
              <w:jc w:val="both"/>
            </w:pPr>
            <w:r w:rsidRPr="00237864">
              <w:t>--</w:t>
            </w:r>
          </w:p>
        </w:tc>
        <w:tc>
          <w:tcPr>
            <w:tcW w:w="2557"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9DE515D" w14:textId="77777777">
            <w:pPr>
              <w:jc w:val="both"/>
            </w:pPr>
            <w:r w:rsidRPr="00237864">
              <w:t>Chaîne de caractère</w:t>
            </w:r>
          </w:p>
        </w:tc>
      </w:tr>
    </w:tbl>
    <w:p w:rsidR="00E56AED" w:rsidP="002F5C7D" w:rsidRDefault="00E56AED" w14:paraId="4B50407C" w14:textId="77777777">
      <w:pPr>
        <w:jc w:val="both"/>
      </w:pPr>
    </w:p>
    <w:p w:rsidRPr="00D80FFB" w:rsidR="00E56AED" w:rsidP="003D34DB" w:rsidRDefault="00E56AED" w14:paraId="60C6B195" w14:textId="77777777">
      <w:pPr>
        <w:pStyle w:val="Style3"/>
        <w:numPr>
          <w:ilvl w:val="2"/>
          <w:numId w:val="3"/>
        </w:numPr>
        <w:jc w:val="both"/>
        <w:rPr>
          <w:color w:val="000000"/>
        </w:rPr>
      </w:pPr>
      <w:bookmarkStart w:name="_Toc409973838" w:id="441"/>
      <w:r w:rsidRPr="00D80FFB">
        <w:rPr>
          <w:color w:val="000000"/>
        </w:rPr>
        <w:t>Comportement de l’écran</w:t>
      </w:r>
      <w:bookmarkEnd w:id="441"/>
    </w:p>
    <w:p w:rsidR="00E56AED" w:rsidP="002F5C7D" w:rsidRDefault="00E56AED" w14:paraId="419792F2" w14:textId="77777777">
      <w:pPr>
        <w:pStyle w:val="Paragraphedeliste1"/>
        <w:spacing w:before="240" w:line="100" w:lineRule="atLeast"/>
        <w:ind w:right="142"/>
        <w:jc w:val="both"/>
      </w:pPr>
      <w:r>
        <w:t>[pas de comportement d'écran à ce niveau]</w:t>
      </w:r>
    </w:p>
    <w:p w:rsidR="00E56AED" w:rsidP="002F5C7D" w:rsidRDefault="00E56AED" w14:paraId="6EED2461" w14:textId="77777777">
      <w:pPr>
        <w:pStyle w:val="Paragraphedeliste1"/>
        <w:spacing w:before="240" w:line="100" w:lineRule="atLeast"/>
        <w:ind w:right="142"/>
        <w:jc w:val="both"/>
        <w:rPr>
          <w:sz w:val="24"/>
          <w:szCs w:val="24"/>
        </w:rPr>
      </w:pPr>
    </w:p>
    <w:p w:rsidR="00E56AED" w:rsidP="003D34DB" w:rsidRDefault="00E56AED" w14:paraId="1A998E9B" w14:textId="77777777">
      <w:pPr>
        <w:pStyle w:val="Style2"/>
        <w:numPr>
          <w:ilvl w:val="1"/>
          <w:numId w:val="3"/>
        </w:numPr>
        <w:spacing w:before="60"/>
        <w:jc w:val="both"/>
        <w:rPr>
          <w:sz w:val="24"/>
          <w:szCs w:val="24"/>
        </w:rPr>
      </w:pPr>
      <w:bookmarkStart w:name="_Toc409973839" w:id="442"/>
      <w:r>
        <w:rPr>
          <w:sz w:val="24"/>
          <w:szCs w:val="24"/>
        </w:rPr>
        <w:t>Diagramme de navigation &lt; Création du contrat PEA&gt;</w:t>
      </w:r>
      <w:bookmarkEnd w:id="442"/>
    </w:p>
    <w:p w:rsidR="00E56AED" w:rsidP="002F5C7D" w:rsidRDefault="00E56AED" w14:paraId="1000A368" w14:textId="77777777">
      <w:pPr>
        <w:jc w:val="both"/>
      </w:pPr>
    </w:p>
    <w:p w:rsidR="00E56AED" w:rsidP="003D34DB" w:rsidRDefault="00E56AED" w14:paraId="0389911F" w14:textId="77777777">
      <w:pPr>
        <w:numPr>
          <w:ilvl w:val="0"/>
          <w:numId w:val="61"/>
        </w:numPr>
        <w:suppressAutoHyphens/>
        <w:jc w:val="both"/>
      </w:pPr>
      <w:r>
        <w:t>Un écran sera disponible sous le chemin : Gestion du PEA&gt; Création d'un contrat PEA</w:t>
      </w:r>
    </w:p>
    <w:p w:rsidR="00E56AED" w:rsidP="003D34DB" w:rsidRDefault="00E56AED" w14:paraId="4F90F88D" w14:textId="77777777">
      <w:pPr>
        <w:numPr>
          <w:ilvl w:val="0"/>
          <w:numId w:val="61"/>
        </w:numPr>
        <w:suppressAutoHyphens/>
        <w:jc w:val="both"/>
      </w:pPr>
      <w:r>
        <w:t>Un écran de monitoring pour la consultation des contrats saisis avec une recherche multicritères</w:t>
      </w:r>
    </w:p>
    <w:p w:rsidR="00E56AED" w:rsidP="002F5C7D" w:rsidRDefault="00E56AED" w14:paraId="079C0C19" w14:textId="77777777">
      <w:pPr>
        <w:jc w:val="both"/>
      </w:pPr>
    </w:p>
    <w:p w:rsidR="00E56AED" w:rsidP="003D34DB" w:rsidRDefault="00E56AED" w14:paraId="0888CA84" w14:textId="77777777">
      <w:pPr>
        <w:pStyle w:val="Style3"/>
        <w:numPr>
          <w:ilvl w:val="2"/>
          <w:numId w:val="3"/>
        </w:numPr>
        <w:jc w:val="both"/>
      </w:pPr>
      <w:bookmarkStart w:name="_Toc409973840" w:id="443"/>
      <w:r>
        <w:t>Maquette de l’écran</w:t>
      </w:r>
      <w:bookmarkEnd w:id="443"/>
    </w:p>
    <w:p w:rsidR="00E56AED" w:rsidP="002F5C7D" w:rsidRDefault="00E56AED" w14:paraId="02CDDC9C" w14:textId="77777777">
      <w:pPr>
        <w:pStyle w:val="Paragraphedeliste1"/>
        <w:spacing w:before="240" w:line="100" w:lineRule="atLeast"/>
        <w:ind w:right="142"/>
        <w:jc w:val="both"/>
      </w:pPr>
      <w:r>
        <w:t>[pas de comportement d'écran à ce niveau]</w:t>
      </w:r>
    </w:p>
    <w:p w:rsidR="00E56AED" w:rsidP="003D34DB" w:rsidRDefault="00E56AED" w14:paraId="2E94F80F" w14:textId="77777777">
      <w:pPr>
        <w:pStyle w:val="Style3"/>
        <w:numPr>
          <w:ilvl w:val="2"/>
          <w:numId w:val="3"/>
        </w:numPr>
        <w:spacing w:before="240" w:line="100" w:lineRule="atLeast"/>
        <w:jc w:val="both"/>
      </w:pPr>
      <w:bookmarkStart w:name="_Toc409973841" w:id="444"/>
      <w:r>
        <w:t>Typologie des données manipulées</w:t>
      </w:r>
      <w:bookmarkEnd w:id="444"/>
    </w:p>
    <w:p w:rsidR="00E56AED" w:rsidP="002F5C7D" w:rsidRDefault="00E56AED" w14:paraId="23FD1173" w14:textId="77777777">
      <w:pPr>
        <w:jc w:val="both"/>
      </w:pPr>
    </w:p>
    <w:p w:rsidR="00E56AED" w:rsidP="002F5C7D" w:rsidRDefault="00E56AED" w14:paraId="3E932386" w14:textId="77777777">
      <w:pPr>
        <w:jc w:val="both"/>
      </w:pPr>
    </w:p>
    <w:tbl>
      <w:tblPr>
        <w:tblW w:w="0" w:type="auto"/>
        <w:tblLayout w:type="fixed"/>
        <w:tblLook w:val="0000" w:firstRow="0" w:lastRow="0" w:firstColumn="0" w:lastColumn="0" w:noHBand="0" w:noVBand="0"/>
      </w:tblPr>
      <w:tblGrid>
        <w:gridCol w:w="1066"/>
        <w:gridCol w:w="1420"/>
        <w:gridCol w:w="1265"/>
        <w:gridCol w:w="2162"/>
        <w:gridCol w:w="1138"/>
        <w:gridCol w:w="2556"/>
      </w:tblGrid>
      <w:tr w:rsidRPr="00237864" w:rsidR="00E56AED" w:rsidTr="006709CC" w14:paraId="5C2A136D" w14:textId="77777777">
        <w:trPr>
          <w:trHeight w:val="623"/>
        </w:trPr>
        <w:tc>
          <w:tcPr>
            <w:tcW w:w="1066"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2DC68EBE" w14:textId="77777777">
            <w:pPr>
              <w:jc w:val="both"/>
              <w:rPr>
                <w:b/>
                <w:bCs/>
              </w:rPr>
            </w:pPr>
            <w:r w:rsidRPr="00237864">
              <w:rPr>
                <w:b/>
                <w:bCs/>
              </w:rPr>
              <w:t>Champ</w:t>
            </w:r>
          </w:p>
        </w:tc>
        <w:tc>
          <w:tcPr>
            <w:tcW w:w="1420"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355ED84E" w14:textId="77777777">
            <w:pPr>
              <w:jc w:val="both"/>
              <w:rPr>
                <w:b/>
                <w:bCs/>
              </w:rPr>
            </w:pPr>
            <w:r w:rsidRPr="00237864">
              <w:rPr>
                <w:b/>
                <w:bCs/>
              </w:rPr>
              <w:t>Etiquette</w:t>
            </w:r>
          </w:p>
        </w:tc>
        <w:tc>
          <w:tcPr>
            <w:tcW w:w="1265"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129CF48B" w14:textId="77777777">
            <w:pPr>
              <w:jc w:val="both"/>
              <w:rPr>
                <w:b/>
                <w:bCs/>
              </w:rPr>
            </w:pPr>
            <w:r w:rsidRPr="00237864">
              <w:rPr>
                <w:b/>
                <w:bCs/>
              </w:rPr>
              <w:t>Type de champ</w:t>
            </w:r>
          </w:p>
        </w:tc>
        <w:tc>
          <w:tcPr>
            <w:tcW w:w="2162"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2A5E218F" w14:textId="77777777">
            <w:pPr>
              <w:jc w:val="both"/>
              <w:rPr>
                <w:b/>
                <w:bCs/>
              </w:rPr>
            </w:pPr>
            <w:r w:rsidRPr="00237864">
              <w:rPr>
                <w:b/>
                <w:bCs/>
              </w:rPr>
              <w:t>Type de donnée manipulée</w:t>
            </w:r>
          </w:p>
        </w:tc>
        <w:tc>
          <w:tcPr>
            <w:tcW w:w="1138"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783A331A" w14:textId="77777777">
            <w:pPr>
              <w:jc w:val="both"/>
              <w:rPr>
                <w:b/>
                <w:bCs/>
              </w:rPr>
            </w:pPr>
            <w:r w:rsidRPr="00237864">
              <w:rPr>
                <w:b/>
                <w:bCs/>
              </w:rPr>
              <w:t>Taille</w:t>
            </w:r>
          </w:p>
        </w:tc>
        <w:tc>
          <w:tcPr>
            <w:tcW w:w="2556"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2F5C7D" w:rsidRDefault="00E56AED" w14:paraId="6BC76993" w14:textId="77777777">
            <w:pPr>
              <w:jc w:val="both"/>
              <w:rPr>
                <w:b/>
                <w:bCs/>
              </w:rPr>
            </w:pPr>
            <w:r w:rsidRPr="00237864">
              <w:rPr>
                <w:b/>
                <w:bCs/>
              </w:rPr>
              <w:t>Description &amp; valeurs possibles</w:t>
            </w:r>
          </w:p>
        </w:tc>
      </w:tr>
      <w:tr w:rsidRPr="00237864" w:rsidR="00E56AED" w:rsidTr="006709CC" w14:paraId="042B751E" w14:textId="77777777">
        <w:tc>
          <w:tcPr>
            <w:tcW w:w="1066"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55383382" w14:textId="77777777">
            <w:pPr>
              <w:jc w:val="both"/>
            </w:pPr>
            <w:r w:rsidRPr="00237864">
              <w:t xml:space="preserve">Fiche Produit  </w:t>
            </w:r>
          </w:p>
        </w:tc>
        <w:tc>
          <w:tcPr>
            <w:tcW w:w="1420"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681CE62E" w14:textId="77777777">
            <w:pPr>
              <w:jc w:val="both"/>
            </w:pPr>
            <w:r w:rsidRPr="00237864">
              <w:t>Fiche Produit</w:t>
            </w:r>
          </w:p>
        </w:tc>
        <w:tc>
          <w:tcPr>
            <w:tcW w:w="126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37B75864" w14:textId="77777777">
            <w:pPr>
              <w:jc w:val="both"/>
            </w:pPr>
            <w:r w:rsidRPr="00237864">
              <w:t>Liste de chaine de caractère</w:t>
            </w:r>
          </w:p>
        </w:tc>
        <w:tc>
          <w:tcPr>
            <w:tcW w:w="2162"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0FC6BA77" w14:textId="77777777">
            <w:pPr>
              <w:jc w:val="both"/>
            </w:pPr>
            <w:r w:rsidRPr="00237864">
              <w:t>Liste de chaine de caractère</w:t>
            </w:r>
          </w:p>
        </w:tc>
        <w:tc>
          <w:tcPr>
            <w:tcW w:w="1138"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55EC1B4E" w14:textId="77777777">
            <w:pPr>
              <w:jc w:val="both"/>
            </w:pPr>
            <w:r w:rsidRPr="00237864">
              <w:t>--</w:t>
            </w:r>
          </w:p>
        </w:tc>
        <w:tc>
          <w:tcPr>
            <w:tcW w:w="2556"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5DE06264" w14:textId="77777777">
            <w:pPr>
              <w:jc w:val="both"/>
            </w:pPr>
            <w:r w:rsidRPr="00237864">
              <w:t>Chaîne de caractère</w:t>
            </w:r>
          </w:p>
        </w:tc>
      </w:tr>
      <w:tr w:rsidRPr="00237864" w:rsidR="00E56AED" w:rsidTr="006709CC" w14:paraId="6BA83AEE" w14:textId="77777777">
        <w:tc>
          <w:tcPr>
            <w:tcW w:w="106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238AAC3" w14:textId="77777777">
            <w:pPr>
              <w:jc w:val="both"/>
            </w:pPr>
            <w:r w:rsidRPr="00237864">
              <w:t>Compte espèce client</w:t>
            </w:r>
          </w:p>
        </w:tc>
        <w:tc>
          <w:tcPr>
            <w:tcW w:w="142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2FBAA6C" w14:textId="77777777">
            <w:pPr>
              <w:jc w:val="both"/>
            </w:pPr>
            <w:r w:rsidRPr="00237864">
              <w:t>Compte espèce client</w:t>
            </w:r>
          </w:p>
        </w:tc>
        <w:tc>
          <w:tcPr>
            <w:tcW w:w="1265"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BC5B1D3" w14:textId="77777777">
            <w:pPr>
              <w:jc w:val="both"/>
            </w:pPr>
            <w:r w:rsidRPr="00237864">
              <w:t>Liste numérique</w:t>
            </w:r>
          </w:p>
        </w:tc>
        <w:tc>
          <w:tcPr>
            <w:tcW w:w="216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A43B528" w14:textId="77777777">
            <w:pPr>
              <w:jc w:val="both"/>
            </w:pPr>
            <w:r w:rsidRPr="00237864">
              <w:t>Liste numérique</w:t>
            </w:r>
          </w:p>
        </w:tc>
        <w:tc>
          <w:tcPr>
            <w:tcW w:w="1138"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289A0A3" w14:textId="77777777">
            <w:pPr>
              <w:jc w:val="both"/>
            </w:pPr>
            <w:r w:rsidRPr="00237864">
              <w:t>--</w:t>
            </w:r>
          </w:p>
        </w:tc>
        <w:tc>
          <w:tcPr>
            <w:tcW w:w="255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4E476A4" w14:textId="77777777">
            <w:pPr>
              <w:jc w:val="both"/>
            </w:pPr>
            <w:r w:rsidRPr="00237864">
              <w:t>Nombre</w:t>
            </w:r>
          </w:p>
        </w:tc>
      </w:tr>
      <w:tr w:rsidRPr="00237864" w:rsidR="00E56AED" w:rsidTr="006709CC" w14:paraId="05D84CEB" w14:textId="77777777">
        <w:tc>
          <w:tcPr>
            <w:tcW w:w="106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FE9B5FF" w14:textId="77777777">
            <w:pPr>
              <w:jc w:val="both"/>
            </w:pPr>
            <w:r w:rsidRPr="00237864">
              <w:t>Compte titre client</w:t>
            </w:r>
          </w:p>
        </w:tc>
        <w:tc>
          <w:tcPr>
            <w:tcW w:w="1420"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3F7C317" w14:textId="77777777">
            <w:pPr>
              <w:jc w:val="both"/>
            </w:pPr>
            <w:r w:rsidRPr="00237864">
              <w:t>Compte titre client</w:t>
            </w:r>
          </w:p>
        </w:tc>
        <w:tc>
          <w:tcPr>
            <w:tcW w:w="1265"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3041FD3" w14:textId="77777777">
            <w:pPr>
              <w:jc w:val="both"/>
            </w:pPr>
            <w:r w:rsidRPr="00237864">
              <w:t>Liste numérique</w:t>
            </w:r>
          </w:p>
        </w:tc>
        <w:tc>
          <w:tcPr>
            <w:tcW w:w="2162"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045ACA9" w14:textId="77777777">
            <w:pPr>
              <w:jc w:val="both"/>
            </w:pPr>
            <w:r w:rsidRPr="00237864">
              <w:t>Liste numérique</w:t>
            </w:r>
          </w:p>
        </w:tc>
        <w:tc>
          <w:tcPr>
            <w:tcW w:w="1138"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BFD7C0D" w14:textId="77777777">
            <w:pPr>
              <w:jc w:val="both"/>
            </w:pPr>
            <w:r w:rsidRPr="00237864">
              <w:t>--</w:t>
            </w:r>
          </w:p>
        </w:tc>
        <w:tc>
          <w:tcPr>
            <w:tcW w:w="2556"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268CE274" w14:textId="77777777">
            <w:pPr>
              <w:jc w:val="both"/>
            </w:pPr>
            <w:r w:rsidRPr="00237864">
              <w:t>nombre</w:t>
            </w:r>
          </w:p>
        </w:tc>
      </w:tr>
    </w:tbl>
    <w:p w:rsidR="00E56AED" w:rsidP="002F5C7D" w:rsidRDefault="00E56AED" w14:paraId="560B7F81" w14:textId="77777777">
      <w:pPr>
        <w:spacing w:before="60" w:line="100" w:lineRule="atLeast"/>
        <w:jc w:val="both"/>
        <w:rPr>
          <w:i/>
          <w:color w:val="999999"/>
          <w:sz w:val="20"/>
          <w:szCs w:val="20"/>
        </w:rPr>
      </w:pPr>
    </w:p>
    <w:p w:rsidR="00E56AED" w:rsidP="003D34DB" w:rsidRDefault="00E56AED" w14:paraId="1227512E" w14:textId="77777777">
      <w:pPr>
        <w:pStyle w:val="Style2"/>
        <w:numPr>
          <w:ilvl w:val="1"/>
          <w:numId w:val="3"/>
        </w:numPr>
        <w:jc w:val="both"/>
      </w:pPr>
      <w:bookmarkStart w:name="_Toc409973842" w:id="445"/>
      <w:r>
        <w:t>Description de l’édition &lt;Etat des contrats PEA&gt;</w:t>
      </w:r>
      <w:bookmarkEnd w:id="445"/>
    </w:p>
    <w:p w:rsidR="00E56AED" w:rsidP="003D34DB" w:rsidRDefault="00E56AED" w14:paraId="096218F9" w14:textId="77777777">
      <w:pPr>
        <w:pStyle w:val="Style3"/>
        <w:numPr>
          <w:ilvl w:val="2"/>
          <w:numId w:val="3"/>
        </w:numPr>
        <w:jc w:val="both"/>
        <w:rPr>
          <w:color w:val="000000"/>
        </w:rPr>
      </w:pPr>
      <w:bookmarkStart w:name="_Toc409973843" w:id="446"/>
      <w:r>
        <w:rPr>
          <w:color w:val="000000"/>
        </w:rPr>
        <w:t>Maquette de l’édition &lt;Nom de l’édition&gt;</w:t>
      </w:r>
      <w:bookmarkEnd w:id="446"/>
    </w:p>
    <w:p w:rsidR="00E56AED" w:rsidP="002F5C7D" w:rsidRDefault="00E56AED" w14:paraId="1364B1F8" w14:textId="77777777">
      <w:pPr>
        <w:pStyle w:val="Paragraphedeliste1"/>
        <w:spacing w:before="240" w:line="100" w:lineRule="atLeast"/>
        <w:jc w:val="both"/>
        <w:rPr>
          <w:shd w:val="clear" w:color="auto" w:fill="FFFFFF"/>
        </w:rPr>
      </w:pPr>
      <w:r>
        <w:rPr>
          <w:shd w:val="clear" w:color="auto" w:fill="FFFFFF"/>
        </w:rPr>
        <w:t>En attente de template reporting</w:t>
      </w:r>
    </w:p>
    <w:p w:rsidR="00E56AED" w:rsidP="003D34DB" w:rsidRDefault="00E56AED" w14:paraId="190C42B3" w14:textId="77777777">
      <w:pPr>
        <w:pStyle w:val="Style2"/>
        <w:numPr>
          <w:ilvl w:val="1"/>
          <w:numId w:val="3"/>
        </w:numPr>
        <w:jc w:val="both"/>
      </w:pPr>
      <w:bookmarkStart w:name="_Toc409973844" w:id="447"/>
      <w:r>
        <w:t>Description de l’édition &lt;Reporting Fiscal&gt;</w:t>
      </w:r>
      <w:bookmarkEnd w:id="447"/>
    </w:p>
    <w:p w:rsidR="00E56AED" w:rsidP="003D34DB" w:rsidRDefault="00E56AED" w14:paraId="06678B12" w14:textId="77777777">
      <w:pPr>
        <w:pStyle w:val="Style3"/>
        <w:numPr>
          <w:ilvl w:val="2"/>
          <w:numId w:val="3"/>
        </w:numPr>
        <w:jc w:val="both"/>
        <w:rPr>
          <w:color w:val="000000"/>
        </w:rPr>
      </w:pPr>
      <w:bookmarkStart w:name="_Toc400528824111111112" w:id="448"/>
      <w:bookmarkStart w:name="_Toc319568809111111112" w:id="449"/>
      <w:bookmarkStart w:name="_Toc54515396111111112" w:id="450"/>
      <w:bookmarkStart w:name="_Toc409973845" w:id="451"/>
      <w:bookmarkEnd w:id="448"/>
      <w:bookmarkEnd w:id="449"/>
      <w:bookmarkEnd w:id="450"/>
      <w:r>
        <w:rPr>
          <w:color w:val="000000"/>
        </w:rPr>
        <w:t>Maquette de l’édition &lt;Nom de l’édition&gt;</w:t>
      </w:r>
      <w:bookmarkEnd w:id="451"/>
    </w:p>
    <w:p w:rsidR="00E56AED" w:rsidP="002F5C7D" w:rsidRDefault="00E56AED" w14:paraId="4D4EF44D" w14:textId="77777777">
      <w:pPr>
        <w:pStyle w:val="Paragraphedeliste1"/>
        <w:spacing w:before="240" w:line="100" w:lineRule="atLeast"/>
        <w:jc w:val="both"/>
        <w:rPr>
          <w:shd w:val="clear" w:color="auto" w:fill="FFFFFF"/>
        </w:rPr>
      </w:pPr>
      <w:r>
        <w:rPr>
          <w:shd w:val="clear" w:color="auto" w:fill="FFFFFF"/>
        </w:rPr>
        <w:t>En attente de template reporting</w:t>
      </w:r>
    </w:p>
    <w:p w:rsidR="00E56AED" w:rsidP="002F5C7D" w:rsidRDefault="00E56AED" w14:paraId="68FF01BE" w14:textId="77777777">
      <w:pPr>
        <w:pStyle w:val="Paragraphedeliste1"/>
        <w:spacing w:before="240" w:line="100" w:lineRule="atLeast"/>
        <w:jc w:val="both"/>
        <w:rPr>
          <w:shd w:val="clear" w:color="auto" w:fill="FFFFFF"/>
        </w:rPr>
      </w:pPr>
    </w:p>
    <w:p w:rsidR="00E56AED" w:rsidP="003D34DB" w:rsidRDefault="00E56AED" w14:paraId="19F2B2B6" w14:textId="77777777">
      <w:pPr>
        <w:pStyle w:val="Style1"/>
        <w:numPr>
          <w:ilvl w:val="0"/>
          <w:numId w:val="3"/>
        </w:numPr>
      </w:pPr>
      <w:bookmarkStart w:name="_Toc409973846" w:id="452"/>
      <w:r>
        <w:t>Parametrage</w:t>
      </w:r>
      <w:bookmarkEnd w:id="452"/>
    </w:p>
    <w:p w:rsidR="00E56AED" w:rsidP="003D34DB" w:rsidRDefault="00E56AED" w14:paraId="0EBEBE0C" w14:textId="77777777">
      <w:pPr>
        <w:pStyle w:val="Style2"/>
        <w:numPr>
          <w:ilvl w:val="1"/>
          <w:numId w:val="3"/>
        </w:numPr>
        <w:jc w:val="both"/>
      </w:pPr>
      <w:bookmarkStart w:name="_Toc4005288271" w:id="453"/>
      <w:bookmarkStart w:name="_Toc409973847" w:id="454"/>
      <w:bookmarkEnd w:id="453"/>
      <w:r>
        <w:t>Tableau de Bord</w:t>
      </w:r>
      <w:bookmarkEnd w:id="454"/>
    </w:p>
    <w:p w:rsidR="00E56AED" w:rsidP="002F5C7D" w:rsidRDefault="00E56AED" w14:paraId="468D823D" w14:textId="77777777">
      <w:pPr>
        <w:jc w:val="both"/>
      </w:pPr>
    </w:p>
    <w:p w:rsidR="00E56AED" w:rsidP="003D34DB" w:rsidRDefault="00E56AED" w14:paraId="3DCA3A9F" w14:textId="77777777">
      <w:pPr>
        <w:numPr>
          <w:ilvl w:val="0"/>
          <w:numId w:val="90"/>
        </w:numPr>
        <w:suppressAutoHyphens/>
        <w:jc w:val="both"/>
      </w:pPr>
      <w:r>
        <w:t>Liste des actions a configurer au niveau du tableau de bord pour la gestion des contrats PEA. A fournir par AWB</w:t>
      </w:r>
    </w:p>
    <w:p w:rsidR="00E56AED" w:rsidP="003D34DB" w:rsidRDefault="00E56AED" w14:paraId="1237C526" w14:textId="77777777">
      <w:pPr>
        <w:pStyle w:val="Style2"/>
        <w:numPr>
          <w:ilvl w:val="1"/>
          <w:numId w:val="3"/>
        </w:numPr>
        <w:jc w:val="both"/>
      </w:pPr>
      <w:bookmarkStart w:name="_Toc4005288281" w:id="455"/>
      <w:bookmarkStart w:name="_Toc3587355022" w:id="456"/>
      <w:bookmarkStart w:name="_Toc409973848" w:id="457"/>
      <w:bookmarkEnd w:id="455"/>
      <w:bookmarkEnd w:id="456"/>
      <w:r>
        <w:t>Profils</w:t>
      </w:r>
      <w:bookmarkEnd w:id="457"/>
    </w:p>
    <w:p w:rsidR="00E56AED" w:rsidP="002F5C7D" w:rsidRDefault="00E56AED" w14:paraId="0092FF0D" w14:textId="77777777">
      <w:pPr>
        <w:spacing w:before="120"/>
        <w:jc w:val="both"/>
      </w:pPr>
      <w:r>
        <w:t>Liste des profils des utilisateurs à configurer dans l’application:</w:t>
      </w:r>
    </w:p>
    <w:p w:rsidR="00E56AED" w:rsidP="0091661A" w:rsidRDefault="00E56AED" w14:paraId="224F4AB3" w14:textId="77777777">
      <w:pPr>
        <w:pStyle w:val="Paragraphedeliste1"/>
        <w:numPr>
          <w:ilvl w:val="0"/>
          <w:numId w:val="49"/>
        </w:numPr>
        <w:spacing w:before="120" w:line="100" w:lineRule="atLeast"/>
        <w:jc w:val="both"/>
      </w:pPr>
      <w:r>
        <w:t>Langue</w:t>
      </w:r>
    </w:p>
    <w:p w:rsidR="00E56AED" w:rsidP="0091661A" w:rsidRDefault="00E56AED" w14:paraId="56F1789D" w14:textId="77777777">
      <w:pPr>
        <w:pStyle w:val="Paragraphedeliste1"/>
        <w:numPr>
          <w:ilvl w:val="0"/>
          <w:numId w:val="49"/>
        </w:numPr>
        <w:spacing w:before="60" w:line="100" w:lineRule="atLeast"/>
        <w:jc w:val="both"/>
      </w:pPr>
      <w:r>
        <w:t>Format de la date : jj/mm/aaaa</w:t>
      </w:r>
    </w:p>
    <w:p w:rsidR="00E56AED" w:rsidP="0091661A" w:rsidRDefault="00E56AED" w14:paraId="08ACFE3C" w14:textId="77777777">
      <w:pPr>
        <w:pStyle w:val="Paragraphedeliste1"/>
        <w:numPr>
          <w:ilvl w:val="0"/>
          <w:numId w:val="49"/>
        </w:numPr>
        <w:spacing w:before="60" w:line="100" w:lineRule="atLeast"/>
        <w:jc w:val="both"/>
      </w:pPr>
      <w:r>
        <w:t>Format des montants et chiffres : Format et règles françaises. XXX,XXX.XX</w:t>
      </w:r>
    </w:p>
    <w:p w:rsidR="00E56AED" w:rsidP="003D34DB" w:rsidRDefault="00E56AED" w14:paraId="6FA201D6" w14:textId="77777777">
      <w:pPr>
        <w:pStyle w:val="Style2"/>
        <w:numPr>
          <w:ilvl w:val="1"/>
          <w:numId w:val="3"/>
        </w:numPr>
        <w:jc w:val="both"/>
      </w:pPr>
      <w:bookmarkStart w:name="_Toc4005288301" w:id="458"/>
      <w:bookmarkStart w:name="_Toc3587355042" w:id="459"/>
      <w:bookmarkStart w:name="_Toc409973849" w:id="460"/>
      <w:r>
        <w:t>Taxes et fiscalité:</w:t>
      </w:r>
      <w:bookmarkEnd w:id="458"/>
      <w:bookmarkEnd w:id="459"/>
      <w:bookmarkEnd w:id="460"/>
    </w:p>
    <w:p w:rsidR="00E56AED" w:rsidP="002F5C7D" w:rsidRDefault="00E56AED" w14:paraId="352D57DE" w14:textId="77777777">
      <w:pPr>
        <w:jc w:val="both"/>
      </w:pPr>
    </w:p>
    <w:p w:rsidR="00E56AED" w:rsidP="002F5C7D" w:rsidRDefault="00E56AED" w14:paraId="2790B37F" w14:textId="77777777">
      <w:pPr>
        <w:jc w:val="both"/>
      </w:pPr>
      <w:r>
        <w:t>Formule de fiscalisation des comptes espèces PEA, point chez AWB</w:t>
      </w:r>
    </w:p>
    <w:p w:rsidR="00E56AED" w:rsidP="003D34DB" w:rsidRDefault="00E56AED" w14:paraId="7542CC6D" w14:textId="77777777">
      <w:pPr>
        <w:pStyle w:val="Style2"/>
        <w:numPr>
          <w:ilvl w:val="1"/>
          <w:numId w:val="3"/>
        </w:numPr>
        <w:jc w:val="both"/>
      </w:pPr>
      <w:bookmarkStart w:name="_Toc4005288311" w:id="461"/>
      <w:bookmarkStart w:name="_Toc3587355052" w:id="462"/>
      <w:bookmarkStart w:name="_Toc409973850" w:id="463"/>
      <w:r>
        <w:t>Frais:</w:t>
      </w:r>
      <w:bookmarkEnd w:id="461"/>
      <w:bookmarkEnd w:id="462"/>
      <w:bookmarkEnd w:id="463"/>
    </w:p>
    <w:p w:rsidR="00E56AED" w:rsidP="002F5C7D" w:rsidRDefault="00E56AED" w14:paraId="1EA961C5" w14:textId="77777777">
      <w:pPr>
        <w:jc w:val="both"/>
      </w:pPr>
    </w:p>
    <w:p w:rsidR="00E56AED" w:rsidP="002F5C7D" w:rsidRDefault="00E56AED" w14:paraId="631872E5" w14:textId="77777777">
      <w:pPr>
        <w:jc w:val="both"/>
      </w:pPr>
      <w:r>
        <w:t>Frais a appliquer pour les contrat PEA, point chez AWB</w:t>
      </w:r>
      <w:r>
        <w:tab/>
      </w:r>
    </w:p>
    <w:p w:rsidR="00E56AED" w:rsidP="003D34DB" w:rsidRDefault="00E56AED" w14:paraId="3BFC9B1A" w14:textId="77777777">
      <w:pPr>
        <w:pStyle w:val="Style2"/>
        <w:numPr>
          <w:ilvl w:val="1"/>
          <w:numId w:val="3"/>
        </w:numPr>
        <w:jc w:val="both"/>
      </w:pPr>
      <w:bookmarkStart w:name="_Toc4005288321" w:id="464"/>
      <w:bookmarkStart w:name="_Toc3587355062" w:id="465"/>
      <w:bookmarkStart w:name="_Toc409973851" w:id="466"/>
      <w:r>
        <w:t>Comptabilité :</w:t>
      </w:r>
      <w:bookmarkEnd w:id="464"/>
      <w:bookmarkEnd w:id="465"/>
      <w:bookmarkEnd w:id="466"/>
    </w:p>
    <w:p w:rsidR="00E56AED" w:rsidP="002F5C7D" w:rsidRDefault="00E56AED" w14:paraId="64D6FB1A" w14:textId="77777777">
      <w:pPr>
        <w:jc w:val="both"/>
      </w:pPr>
    </w:p>
    <w:p w:rsidR="00E56AED" w:rsidP="002F5C7D" w:rsidRDefault="00E56AED" w14:paraId="266BF94D" w14:textId="77777777">
      <w:pPr>
        <w:jc w:val="both"/>
      </w:pPr>
      <w:r>
        <w:t>Shéma comptable pour l'opération de fiscalisation du compte espèce PEA résilié, point chez AWB</w:t>
      </w:r>
    </w:p>
    <w:p w:rsidR="00E56AED" w:rsidP="002F5C7D" w:rsidRDefault="00E56AED" w14:paraId="1747C52F" w14:textId="77777777">
      <w:pPr>
        <w:jc w:val="both"/>
      </w:pPr>
    </w:p>
    <w:p w:rsidR="00E56AED" w:rsidP="002F5C7D" w:rsidRDefault="00E56AED" w14:paraId="3764571E" w14:textId="77777777">
      <w:pPr>
        <w:spacing w:before="240" w:line="100" w:lineRule="atLeast"/>
        <w:ind w:right="142"/>
        <w:jc w:val="both"/>
        <w:rPr>
          <w:b/>
          <w:bCs/>
          <w:i/>
          <w:sz w:val="20"/>
          <w:szCs w:val="20"/>
        </w:rPr>
      </w:pPr>
      <w:r>
        <w:rPr>
          <w:b/>
          <w:bCs/>
          <w:i/>
          <w:sz w:val="20"/>
          <w:szCs w:val="20"/>
        </w:rPr>
        <w:t>[Début Section Vermeg]</w:t>
      </w:r>
    </w:p>
    <w:p w:rsidR="00E56AED" w:rsidP="003D34DB" w:rsidRDefault="00E56AED" w14:paraId="1F6EF8D6" w14:textId="77777777">
      <w:pPr>
        <w:pStyle w:val="Style1"/>
        <w:numPr>
          <w:ilvl w:val="0"/>
          <w:numId w:val="3"/>
        </w:numPr>
      </w:pPr>
      <w:bookmarkStart w:name="_Toc409973852" w:id="467"/>
      <w:r>
        <w:t>Processus Metier : BOURSE en Ligne</w:t>
      </w:r>
      <w:bookmarkEnd w:id="467"/>
    </w:p>
    <w:p w:rsidR="00E56AED" w:rsidP="003D34DB" w:rsidRDefault="00E56AED" w14:paraId="7F4CE289" w14:textId="77777777">
      <w:pPr>
        <w:numPr>
          <w:ilvl w:val="0"/>
          <w:numId w:val="65"/>
        </w:numPr>
        <w:suppressAutoHyphens/>
        <w:spacing w:before="240" w:after="240" w:line="100" w:lineRule="atLeast"/>
        <w:jc w:val="both"/>
      </w:pPr>
      <w:r>
        <w:t>Cycle de vie du contrat bourse en ligne jusqu'à sa résiliation</w:t>
      </w:r>
    </w:p>
    <w:p w:rsidR="00E56AED" w:rsidP="003D34DB" w:rsidRDefault="00E56AED" w14:paraId="439B95D5" w14:textId="77777777">
      <w:pPr>
        <w:numPr>
          <w:ilvl w:val="0"/>
          <w:numId w:val="65"/>
        </w:numPr>
        <w:suppressAutoHyphens/>
        <w:overflowPunct w:val="0"/>
        <w:spacing w:before="240" w:after="240" w:line="100" w:lineRule="atLeast"/>
        <w:jc w:val="both"/>
      </w:pPr>
      <w:r>
        <w:t>Gestion des ordres initiés depuis le service bourse en ligne dans un carnet d’ordre à part. (Ici Wafa Bourse est collecteur d'ordres)</w:t>
      </w:r>
    </w:p>
    <w:p w:rsidR="00E56AED" w:rsidP="003D34DB" w:rsidRDefault="00F573FC" w14:paraId="42CFF428" w14:textId="77777777">
      <w:pPr>
        <w:numPr>
          <w:ilvl w:val="0"/>
          <w:numId w:val="65"/>
        </w:numPr>
        <w:suppressAutoHyphens/>
        <w:spacing w:before="240" w:after="240" w:line="100" w:lineRule="atLeast"/>
        <w:jc w:val="both"/>
      </w:pPr>
      <w:r>
        <w:t xml:space="preserve">Une souscription à une offre publique de vente peut passer par le service bourse en ligne, une collecte sera faite par Wafa Bourse comme étant un deuxième bulletin de souscription, les </w:t>
      </w:r>
      <w:r>
        <w:t xml:space="preserve">ordres seront par la suite acheminés vers le règlement livraison dés la réception du Code ISIN, la consolidation sera faite au niveau de MegaCustody pour recevoir un AOE global </w:t>
      </w:r>
      <w:r w:rsidR="00F744C9">
        <w:t>et dédié ordres WafaBourse.</w:t>
      </w:r>
    </w:p>
    <w:p w:rsidR="00E56AED" w:rsidP="003D34DB" w:rsidRDefault="00E56AED" w14:paraId="3ED66BF6" w14:textId="77777777">
      <w:pPr>
        <w:numPr>
          <w:ilvl w:val="0"/>
          <w:numId w:val="65"/>
        </w:numPr>
        <w:suppressAutoHyphens/>
        <w:spacing w:before="240" w:after="240" w:line="100" w:lineRule="atLeast"/>
        <w:jc w:val="both"/>
      </w:pPr>
      <w:r>
        <w:t>Relation entre le service de la bourse en ligne et le plan d'épargne en action :</w:t>
      </w:r>
    </w:p>
    <w:p w:rsidR="00E56AED" w:rsidP="002F5C7D" w:rsidRDefault="00E56AED" w14:paraId="42F89682" w14:textId="77777777">
      <w:pPr>
        <w:spacing w:before="240" w:after="240" w:line="100" w:lineRule="atLeast"/>
        <w:jc w:val="both"/>
      </w:pPr>
      <w:r>
        <w:rPr>
          <w:b/>
          <w:bCs/>
          <w:i/>
          <w:iCs/>
        </w:rPr>
        <w:t>- Client Bourse en ligne :</w:t>
      </w:r>
      <w:r>
        <w:t xml:space="preserve"> A l'ouverture d'un compt</w:t>
      </w:r>
      <w:r w:rsidR="00011E28">
        <w:t>e PEA il aura un compte PEA et un compte bourse en ligne</w:t>
      </w:r>
      <w:r>
        <w:t>.</w:t>
      </w:r>
    </w:p>
    <w:p w:rsidR="00E56AED" w:rsidP="002F5C7D" w:rsidRDefault="00E56AED" w14:paraId="55B2C068" w14:textId="77777777">
      <w:pPr>
        <w:spacing w:before="240" w:after="240" w:line="100" w:lineRule="atLeast"/>
        <w:jc w:val="both"/>
      </w:pPr>
      <w:r>
        <w:rPr>
          <w:b/>
          <w:bCs/>
          <w:i/>
          <w:iCs/>
        </w:rPr>
        <w:t>- Client PEA :</w:t>
      </w:r>
      <w:r>
        <w:t xml:space="preserve"> Il peut bénéficier des  services bourse en ligne sur le même compte PEA</w:t>
      </w:r>
    </w:p>
    <w:p w:rsidR="00E56AED" w:rsidP="002F5C7D" w:rsidRDefault="00E56AED" w14:paraId="458C450D" w14:textId="77777777">
      <w:pPr>
        <w:spacing w:before="240" w:after="240" w:line="100" w:lineRule="atLeast"/>
        <w:jc w:val="both"/>
        <w:rPr>
          <w:color w:val="000000"/>
        </w:rPr>
      </w:pPr>
      <w:r>
        <w:rPr>
          <w:b/>
          <w:bCs/>
          <w:color w:val="000000"/>
        </w:rPr>
        <w:t xml:space="preserve">Avantage : </w:t>
      </w:r>
      <w:r>
        <w:rPr>
          <w:color w:val="000000"/>
        </w:rPr>
        <w:t>Les frais d'entrée et sortie sur les OPCVMs action d'un contrat PEA sont gratuits via la bourse en ligne.</w:t>
      </w:r>
    </w:p>
    <w:p w:rsidRPr="00011E28" w:rsidR="00011E28" w:rsidP="00011E28" w:rsidRDefault="00011E28" w14:paraId="3141D373" w14:textId="77777777">
      <w:pPr>
        <w:spacing w:before="240" w:after="240" w:line="100" w:lineRule="atLeast"/>
        <w:jc w:val="both"/>
        <w:rPr>
          <w:i/>
          <w:iCs/>
          <w:color w:val="000000"/>
        </w:rPr>
      </w:pPr>
      <w:r w:rsidRPr="00011E28">
        <w:rPr>
          <w:i/>
          <w:iCs/>
          <w:color w:val="000000"/>
        </w:rPr>
        <w:t>Remarque : Wafa bourse est la seule institution qui collecte les ordres des clients bourse en ligne sur les activités Bourse, OPCVM et offre publique de vente et qui ne passe pas par le carnet de l’agence.</w:t>
      </w:r>
    </w:p>
    <w:p w:rsidRPr="00011E28" w:rsidR="00E56AED" w:rsidP="002F5C7D" w:rsidRDefault="00E56AED" w14:paraId="4559A071" w14:textId="77777777">
      <w:pPr>
        <w:spacing w:before="240" w:after="240" w:line="100" w:lineRule="atLeast"/>
        <w:jc w:val="both"/>
        <w:rPr>
          <w:i/>
          <w:iCs/>
        </w:rPr>
      </w:pPr>
    </w:p>
    <w:p w:rsidR="00E56AED" w:rsidP="003D34DB" w:rsidRDefault="00E56AED" w14:paraId="1A6CFBB3" w14:textId="77777777">
      <w:pPr>
        <w:pStyle w:val="Style2"/>
        <w:numPr>
          <w:ilvl w:val="1"/>
          <w:numId w:val="3"/>
        </w:numPr>
        <w:jc w:val="both"/>
      </w:pPr>
      <w:bookmarkStart w:name="_Toc409973853" w:id="468"/>
      <w:r>
        <w:t>Description générale</w:t>
      </w:r>
      <w:bookmarkEnd w:id="468"/>
    </w:p>
    <w:p w:rsidR="00E56AED" w:rsidP="002F5C7D" w:rsidRDefault="00E56AED" w14:paraId="6200C40A" w14:textId="77777777">
      <w:pPr>
        <w:spacing w:before="240" w:after="240" w:line="100" w:lineRule="atLeast"/>
        <w:ind w:right="142"/>
        <w:jc w:val="both"/>
      </w:pPr>
      <w:r>
        <w:t>L'objectif de la description générale est de délimiter le périmètre fonctionnel du système dans sa gestion des contrats bourse en ligne :</w:t>
      </w:r>
    </w:p>
    <w:p w:rsidR="00E56AED" w:rsidP="003D34DB" w:rsidRDefault="00E56AED" w14:paraId="526D8E72" w14:textId="77777777">
      <w:pPr>
        <w:numPr>
          <w:ilvl w:val="0"/>
          <w:numId w:val="66"/>
        </w:numPr>
        <w:suppressAutoHyphens/>
        <w:spacing w:before="240" w:after="240" w:line="100" w:lineRule="atLeast"/>
        <w:jc w:val="both"/>
      </w:pPr>
      <w:r>
        <w:t>Génération de la convention tripartie pour l'adhérent</w:t>
      </w:r>
    </w:p>
    <w:p w:rsidR="00E56AED" w:rsidP="003D34DB" w:rsidRDefault="00E56AED" w14:paraId="4FFE8AF2" w14:textId="77777777">
      <w:pPr>
        <w:numPr>
          <w:ilvl w:val="0"/>
          <w:numId w:val="66"/>
        </w:numPr>
        <w:suppressAutoHyphens/>
        <w:spacing w:before="240" w:after="240" w:line="100" w:lineRule="atLeast"/>
        <w:jc w:val="both"/>
      </w:pPr>
      <w:r>
        <w:t>Génération du bulletin de souscription a la bourse en ligne</w:t>
      </w:r>
    </w:p>
    <w:p w:rsidR="00E56AED" w:rsidP="003D34DB" w:rsidRDefault="00E56AED" w14:paraId="73255674" w14:textId="77777777">
      <w:pPr>
        <w:numPr>
          <w:ilvl w:val="0"/>
          <w:numId w:val="66"/>
        </w:numPr>
        <w:suppressAutoHyphens/>
        <w:spacing w:before="240" w:after="240" w:line="100" w:lineRule="atLeast"/>
        <w:jc w:val="both"/>
      </w:pPr>
      <w:r>
        <w:t>Gestion des ordres de bourse et OPCVM</w:t>
      </w:r>
    </w:p>
    <w:p w:rsidR="00E56AED" w:rsidP="003D34DB" w:rsidRDefault="00E56AED" w14:paraId="7A729999" w14:textId="77777777">
      <w:pPr>
        <w:numPr>
          <w:ilvl w:val="0"/>
          <w:numId w:val="66"/>
        </w:numPr>
        <w:suppressAutoHyphens/>
        <w:spacing w:before="240" w:after="240" w:line="100" w:lineRule="atLeast"/>
        <w:jc w:val="both"/>
      </w:pPr>
      <w:r>
        <w:t>Gestion de la résiliation du contrat BEL</w:t>
      </w:r>
    </w:p>
    <w:p w:rsidR="00DA4E36" w:rsidP="003D34DB" w:rsidRDefault="00DA4E36" w14:paraId="197B6D5C" w14:textId="77777777">
      <w:pPr>
        <w:numPr>
          <w:ilvl w:val="0"/>
          <w:numId w:val="66"/>
        </w:numPr>
        <w:suppressAutoHyphens/>
        <w:spacing w:before="240" w:after="240" w:line="100" w:lineRule="atLeast"/>
        <w:jc w:val="both"/>
      </w:pPr>
      <w:r>
        <w:t>Edition des contrats BEL à la création (Dossier client) à remettre au client.</w:t>
      </w:r>
    </w:p>
    <w:p w:rsidR="00E56AED" w:rsidP="003D34DB" w:rsidRDefault="00DA4E36" w14:paraId="2F1F0FC1" w14:textId="77777777">
      <w:pPr>
        <w:numPr>
          <w:ilvl w:val="0"/>
          <w:numId w:val="66"/>
        </w:numPr>
        <w:suppressAutoHyphens/>
        <w:overflowPunct w:val="0"/>
        <w:spacing w:before="240" w:after="240" w:line="100" w:lineRule="atLeast"/>
        <w:jc w:val="both"/>
      </w:pPr>
      <w:r>
        <w:t>La saisie des ordres clients bourse en ligne ne passent pas par le carnet de l’agence (Exception faite pour le profil BOT qui peut substituer à WafaBourse en cas de défaillance technique).</w:t>
      </w:r>
    </w:p>
    <w:p w:rsidR="00E56AED" w:rsidP="000F4A04" w:rsidRDefault="00E56AED" w14:paraId="55AC34D5" w14:textId="77777777">
      <w:pPr>
        <w:suppressAutoHyphens/>
        <w:spacing w:before="240" w:after="240" w:line="100" w:lineRule="atLeast"/>
        <w:ind w:left="720"/>
        <w:jc w:val="both"/>
      </w:pPr>
    </w:p>
    <w:p w:rsidR="00E56AED" w:rsidP="002F5C7D" w:rsidRDefault="00E56AED" w14:paraId="4A73A16D" w14:textId="77777777">
      <w:pPr>
        <w:suppressAutoHyphens/>
        <w:spacing w:before="240" w:after="240" w:line="100" w:lineRule="atLeast"/>
        <w:jc w:val="both"/>
      </w:pPr>
    </w:p>
    <w:p w:rsidR="00E56AED" w:rsidP="003D34DB" w:rsidRDefault="00E56AED" w14:paraId="5104A877" w14:textId="77777777">
      <w:pPr>
        <w:pStyle w:val="Style2"/>
        <w:numPr>
          <w:ilvl w:val="1"/>
          <w:numId w:val="3"/>
        </w:numPr>
        <w:jc w:val="both"/>
      </w:pPr>
      <w:bookmarkStart w:name="_Toc40052879911" w:id="469"/>
      <w:bookmarkStart w:name="_Toc35873549011" w:id="470"/>
      <w:bookmarkStart w:name="_Toc409973854" w:id="471"/>
      <w:bookmarkEnd w:id="469"/>
      <w:bookmarkEnd w:id="470"/>
      <w:r>
        <w:t>Description détaillée</w:t>
      </w:r>
      <w:bookmarkEnd w:id="471"/>
    </w:p>
    <w:p w:rsidR="00E56AED" w:rsidP="002F5C7D" w:rsidRDefault="007936E1" w14:paraId="3ABFBD37" w14:textId="77777777">
      <w:pPr>
        <w:spacing w:before="240" w:after="240" w:line="100" w:lineRule="atLeast"/>
        <w:jc w:val="both"/>
      </w:pPr>
      <w:r>
        <w:rPr>
          <w:noProof/>
          <w:lang w:eastAsia="fr-FR"/>
        </w:rPr>
        <w:drawing>
          <wp:anchor distT="0" distB="0" distL="0" distR="0" simplePos="0" relativeHeight="19" behindDoc="0" locked="0" layoutInCell="1" allowOverlap="1" wp14:anchorId="0431A2A6" wp14:editId="7F396DC7">
            <wp:simplePos x="0" y="0"/>
            <wp:positionH relativeFrom="column">
              <wp:posOffset>0</wp:posOffset>
            </wp:positionH>
            <wp:positionV relativeFrom="paragraph">
              <wp:posOffset>0</wp:posOffset>
            </wp:positionV>
            <wp:extent cx="6331585" cy="7265670"/>
            <wp:effectExtent l="19050" t="0" r="0" b="0"/>
            <wp:wrapSquare wrapText="largest"/>
            <wp:docPr id="26"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4"/>
                    <pic:cNvPicPr>
                      <a:picLocks noChangeAspect="1" noChangeArrowheads="1"/>
                    </pic:cNvPicPr>
                  </pic:nvPicPr>
                  <pic:blipFill>
                    <a:blip r:embed="rId43"/>
                    <a:srcRect/>
                    <a:stretch>
                      <a:fillRect/>
                    </a:stretch>
                  </pic:blipFill>
                  <pic:spPr bwMode="auto">
                    <a:xfrm>
                      <a:off x="0" y="0"/>
                      <a:ext cx="6331585" cy="7265670"/>
                    </a:xfrm>
                    <a:prstGeom prst="rect">
                      <a:avLst/>
                    </a:prstGeom>
                    <a:solidFill>
                      <a:srgbClr val="FFFFFF"/>
                    </a:solidFill>
                  </pic:spPr>
                </pic:pic>
              </a:graphicData>
            </a:graphic>
          </wp:anchor>
        </w:drawing>
      </w:r>
    </w:p>
    <w:p w:rsidR="00E56AED" w:rsidP="003D34DB" w:rsidRDefault="00E56AED" w14:paraId="68CAB49B" w14:textId="77777777">
      <w:pPr>
        <w:pStyle w:val="Style3"/>
        <w:numPr>
          <w:ilvl w:val="2"/>
          <w:numId w:val="3"/>
        </w:numPr>
        <w:jc w:val="both"/>
        <w:rPr>
          <w:sz w:val="22"/>
          <w:szCs w:val="22"/>
        </w:rPr>
      </w:pPr>
      <w:bookmarkStart w:name="_Toc409973855" w:id="472"/>
      <w:r>
        <w:rPr>
          <w:sz w:val="22"/>
          <w:szCs w:val="22"/>
        </w:rPr>
        <w:t>Alertes et notifications</w:t>
      </w:r>
      <w:bookmarkEnd w:id="472"/>
    </w:p>
    <w:p w:rsidR="00E56AED" w:rsidP="002F5C7D" w:rsidRDefault="00E56AED" w14:paraId="437F7F0B" w14:textId="77777777">
      <w:pPr>
        <w:jc w:val="both"/>
      </w:pPr>
    </w:p>
    <w:p w:rsidR="00E56AED" w:rsidP="003D34DB" w:rsidRDefault="00E56AED" w14:paraId="0D398F95" w14:textId="77777777">
      <w:pPr>
        <w:numPr>
          <w:ilvl w:val="0"/>
          <w:numId w:val="67"/>
        </w:numPr>
        <w:suppressAutoHyphens/>
        <w:jc w:val="both"/>
      </w:pPr>
      <w:r>
        <w:t>Alerte tableau de bord lors de la résiliation d'un contrat BEL.</w:t>
      </w:r>
    </w:p>
    <w:p w:rsidR="00E56AED" w:rsidP="002F5C7D" w:rsidRDefault="00E56AED" w14:paraId="7445FEA6" w14:textId="77777777">
      <w:pPr>
        <w:jc w:val="both"/>
        <w:rPr>
          <w:color w:val="999999"/>
        </w:rPr>
      </w:pPr>
    </w:p>
    <w:p w:rsidR="00E56AED" w:rsidP="003D34DB" w:rsidRDefault="00E56AED" w14:paraId="3C4716FF" w14:textId="77777777">
      <w:pPr>
        <w:pStyle w:val="Style1"/>
        <w:numPr>
          <w:ilvl w:val="0"/>
          <w:numId w:val="3"/>
        </w:numPr>
      </w:pPr>
      <w:bookmarkStart w:name="_Toc40052880311" w:id="473"/>
      <w:bookmarkStart w:name="_Toc409973856" w:id="474"/>
      <w:bookmarkEnd w:id="473"/>
      <w:r>
        <w:t>Services/ Activités</w:t>
      </w:r>
      <w:bookmarkEnd w:id="474"/>
    </w:p>
    <w:p w:rsidR="00E56AED" w:rsidP="003D34DB" w:rsidRDefault="00E56AED" w14:paraId="0E4A15AC" w14:textId="77777777">
      <w:pPr>
        <w:pStyle w:val="Style2"/>
        <w:numPr>
          <w:ilvl w:val="1"/>
          <w:numId w:val="3"/>
        </w:numPr>
        <w:jc w:val="both"/>
      </w:pPr>
      <w:bookmarkStart w:name="_Toc409973857" w:id="475"/>
      <w:r>
        <w:t>Service/Activité 1</w:t>
      </w:r>
      <w:bookmarkEnd w:id="475"/>
    </w:p>
    <w:p w:rsidR="00E56AED" w:rsidP="002F5C7D" w:rsidRDefault="00E56AED" w14:paraId="4B2E2394" w14:textId="77777777">
      <w:pPr>
        <w:spacing w:before="240" w:after="240" w:line="100" w:lineRule="atLeast"/>
        <w:ind w:right="142"/>
        <w:jc w:val="both"/>
      </w:pPr>
      <w:r>
        <w:t>[</w:t>
      </w:r>
      <w:r>
        <w:rPr>
          <w:i/>
        </w:rPr>
        <w:t>Processus décrit dans la Description des cas d'utilisation</w:t>
      </w:r>
      <w:r>
        <w:t>]</w:t>
      </w:r>
    </w:p>
    <w:p w:rsidR="00E56AED" w:rsidP="003D34DB" w:rsidRDefault="00E56AED" w14:paraId="4417B22B" w14:textId="77777777">
      <w:pPr>
        <w:pStyle w:val="Style1"/>
        <w:numPr>
          <w:ilvl w:val="0"/>
          <w:numId w:val="3"/>
        </w:numPr>
      </w:pPr>
      <w:bookmarkStart w:name="_Toc409973858" w:id="476"/>
      <w:r>
        <w:t>Menu</w:t>
      </w:r>
      <w:bookmarkEnd w:id="476"/>
    </w:p>
    <w:p w:rsidR="00E56AED" w:rsidP="002F5C7D" w:rsidRDefault="00E56AED" w14:paraId="5C1AE772" w14:textId="77777777">
      <w:pPr>
        <w:jc w:val="both"/>
      </w:pPr>
    </w:p>
    <w:p w:rsidR="00E56AED" w:rsidP="002F5C7D" w:rsidRDefault="00E56AED" w14:paraId="0F2DF9BA" w14:textId="77777777">
      <w:pPr>
        <w:jc w:val="both"/>
        <w:rPr>
          <w:i/>
          <w:iCs/>
        </w:rPr>
      </w:pPr>
      <w:r>
        <w:rPr>
          <w:i/>
          <w:iCs/>
        </w:rPr>
        <w:t xml:space="preserve">[Pas de Menu disponible à ce niveau </w:t>
      </w:r>
      <w:r w:rsidR="00787667">
        <w:rPr>
          <w:i/>
          <w:iCs/>
        </w:rPr>
        <w:t>d’étude]</w:t>
      </w:r>
    </w:p>
    <w:p w:rsidR="00E56AED" w:rsidP="002F5C7D" w:rsidRDefault="00E56AED" w14:paraId="71D20AF7" w14:textId="77777777">
      <w:pPr>
        <w:jc w:val="both"/>
      </w:pPr>
    </w:p>
    <w:p w:rsidR="00E56AED" w:rsidP="002F5C7D" w:rsidRDefault="00E56AED" w14:paraId="21FBA0FD" w14:textId="77777777">
      <w:pPr>
        <w:jc w:val="both"/>
        <w:rPr>
          <w:b/>
          <w:i/>
          <w:sz w:val="20"/>
          <w:szCs w:val="20"/>
        </w:rPr>
      </w:pPr>
      <w:r>
        <w:rPr>
          <w:b/>
          <w:i/>
          <w:sz w:val="20"/>
          <w:szCs w:val="20"/>
        </w:rPr>
        <w:t>[Fin section Vermeg]</w:t>
      </w:r>
    </w:p>
    <w:p w:rsidR="00E56AED" w:rsidP="003D34DB" w:rsidRDefault="00E56AED" w14:paraId="4D5BDC1B" w14:textId="77777777">
      <w:pPr>
        <w:pStyle w:val="Style1"/>
        <w:numPr>
          <w:ilvl w:val="0"/>
          <w:numId w:val="3"/>
        </w:numPr>
      </w:pPr>
      <w:bookmarkStart w:name="_Toc409973859" w:id="477"/>
      <w:r>
        <w:t>Description des cas d’utilisation</w:t>
      </w:r>
      <w:bookmarkEnd w:id="477"/>
    </w:p>
    <w:p w:rsidR="00E56AED" w:rsidP="002F5C7D" w:rsidRDefault="00E56AED" w14:paraId="5817DB9D" w14:textId="77777777">
      <w:pPr>
        <w:jc w:val="both"/>
      </w:pPr>
    </w:p>
    <w:p w:rsidR="00E56AED" w:rsidP="003D34DB" w:rsidRDefault="00E56AED" w14:paraId="2650EDC7" w14:textId="77777777">
      <w:pPr>
        <w:pStyle w:val="Style2"/>
        <w:numPr>
          <w:ilvl w:val="1"/>
          <w:numId w:val="3"/>
        </w:numPr>
        <w:jc w:val="both"/>
      </w:pPr>
      <w:bookmarkStart w:name="_Toc409973860" w:id="478"/>
      <w:r>
        <w:t>Cas d’utilisation &lt;Saisie de la Convention Tripartite&gt;</w:t>
      </w:r>
      <w:bookmarkEnd w:id="478"/>
    </w:p>
    <w:p w:rsidR="00E56AED" w:rsidP="003D34DB" w:rsidRDefault="00E56AED" w14:paraId="09BEB9AC" w14:textId="77777777">
      <w:pPr>
        <w:pStyle w:val="Style3"/>
        <w:numPr>
          <w:ilvl w:val="2"/>
          <w:numId w:val="3"/>
        </w:numPr>
        <w:jc w:val="both"/>
      </w:pPr>
      <w:bookmarkStart w:name="_Toc40052881012" w:id="479"/>
      <w:bookmarkStart w:name="_Toc31956879512" w:id="480"/>
      <w:bookmarkStart w:name="_Toc31835212912" w:id="481"/>
      <w:bookmarkStart w:name="_Toc409973861" w:id="482"/>
      <w:bookmarkEnd w:id="479"/>
      <w:bookmarkEnd w:id="480"/>
      <w:bookmarkEnd w:id="481"/>
      <w:r>
        <w:t>Définition et objectif</w:t>
      </w:r>
      <w:bookmarkEnd w:id="482"/>
    </w:p>
    <w:p w:rsidR="00E56AED" w:rsidP="003D34DB" w:rsidRDefault="00E56AED" w14:paraId="74E5AECF" w14:textId="77777777">
      <w:pPr>
        <w:pStyle w:val="Paragraphedeliste1"/>
        <w:numPr>
          <w:ilvl w:val="0"/>
          <w:numId w:val="14"/>
        </w:numPr>
        <w:tabs>
          <w:tab w:val="left" w:pos="1428"/>
          <w:tab w:val="left" w:pos="2148"/>
          <w:tab w:val="left" w:pos="2868"/>
          <w:tab w:val="left" w:pos="3588"/>
          <w:tab w:val="left" w:pos="4308"/>
          <w:tab w:val="left" w:pos="5028"/>
        </w:tabs>
        <w:spacing w:before="240" w:after="240" w:line="100" w:lineRule="atLeast"/>
        <w:jc w:val="both"/>
      </w:pPr>
      <w:r>
        <w:t>Un écran est dédié à la création de la convention, il regroupe toutes les informations relatives au client, ces données seront saisies dès la création des comptes titres et espèces bourse en ligne.</w:t>
      </w:r>
    </w:p>
    <w:p w:rsidR="00E56AED" w:rsidP="003D34DB" w:rsidRDefault="00E56AED" w14:paraId="2A70254D" w14:textId="77777777">
      <w:pPr>
        <w:pStyle w:val="Paragraphedeliste1"/>
        <w:numPr>
          <w:ilvl w:val="0"/>
          <w:numId w:val="14"/>
        </w:numPr>
        <w:tabs>
          <w:tab w:val="left" w:pos="1428"/>
          <w:tab w:val="left" w:pos="2148"/>
          <w:tab w:val="left" w:pos="2868"/>
          <w:tab w:val="left" w:pos="3588"/>
          <w:tab w:val="left" w:pos="4308"/>
          <w:tab w:val="left" w:pos="5028"/>
        </w:tabs>
        <w:spacing w:before="240" w:after="240" w:line="100" w:lineRule="atLeast"/>
        <w:jc w:val="both"/>
      </w:pPr>
      <w:r>
        <w:t>Dès la création du compte espèce BEL, le système génère :</w:t>
      </w:r>
    </w:p>
    <w:p w:rsidR="00E56AED" w:rsidP="0091661A" w:rsidRDefault="00E56AED" w14:paraId="2B53B63E" w14:textId="77777777">
      <w:pPr>
        <w:pStyle w:val="Paragraphedeliste1"/>
        <w:numPr>
          <w:ilvl w:val="0"/>
          <w:numId w:val="68"/>
        </w:numPr>
        <w:tabs>
          <w:tab w:val="clear" w:pos="1440"/>
          <w:tab w:val="left" w:pos="1428"/>
          <w:tab w:val="left" w:pos="2148"/>
          <w:tab w:val="left" w:pos="2868"/>
          <w:tab w:val="left" w:pos="3588"/>
          <w:tab w:val="left" w:pos="4308"/>
          <w:tab w:val="left" w:pos="5028"/>
        </w:tabs>
        <w:spacing w:before="240" w:after="240" w:line="100" w:lineRule="atLeast"/>
        <w:jc w:val="both"/>
      </w:pPr>
      <w:r>
        <w:t>La fiche client dans le référentiel Valeur.</w:t>
      </w:r>
    </w:p>
    <w:p w:rsidR="00E56AED" w:rsidP="0091661A" w:rsidRDefault="00E56AED" w14:paraId="45833600" w14:textId="77777777">
      <w:pPr>
        <w:pStyle w:val="Paragraphedeliste1"/>
        <w:numPr>
          <w:ilvl w:val="0"/>
          <w:numId w:val="68"/>
        </w:numPr>
        <w:tabs>
          <w:tab w:val="clear" w:pos="1440"/>
          <w:tab w:val="left" w:pos="1428"/>
          <w:tab w:val="left" w:pos="2148"/>
          <w:tab w:val="left" w:pos="2868"/>
          <w:tab w:val="left" w:pos="3588"/>
          <w:tab w:val="left" w:pos="4308"/>
          <w:tab w:val="left" w:pos="5028"/>
        </w:tabs>
        <w:spacing w:before="240" w:after="240" w:line="100" w:lineRule="atLeast"/>
        <w:jc w:val="both"/>
      </w:pPr>
      <w:r>
        <w:t>Le compte titre dédié BEL</w:t>
      </w:r>
    </w:p>
    <w:p w:rsidR="00E56AED" w:rsidP="0091661A" w:rsidRDefault="00E56AED" w14:paraId="55BB70CB" w14:textId="77777777">
      <w:pPr>
        <w:pStyle w:val="Paragraphedeliste1"/>
        <w:numPr>
          <w:ilvl w:val="0"/>
          <w:numId w:val="68"/>
        </w:numPr>
        <w:tabs>
          <w:tab w:val="clear" w:pos="1440"/>
          <w:tab w:val="left" w:pos="1428"/>
          <w:tab w:val="left" w:pos="2148"/>
          <w:tab w:val="left" w:pos="2868"/>
          <w:tab w:val="left" w:pos="3588"/>
          <w:tab w:val="left" w:pos="4308"/>
          <w:tab w:val="left" w:pos="5028"/>
        </w:tabs>
        <w:spacing w:before="240" w:after="240" w:line="100" w:lineRule="atLeast"/>
        <w:jc w:val="both"/>
      </w:pPr>
      <w:r>
        <w:t>L'éligibilité compte espèce / compte titre BEL</w:t>
      </w:r>
    </w:p>
    <w:p w:rsidR="00E56AED" w:rsidP="003D34DB" w:rsidRDefault="00E56AED" w14:paraId="12E310F0" w14:textId="77777777">
      <w:pPr>
        <w:pStyle w:val="Paragraphedeliste1"/>
        <w:numPr>
          <w:ilvl w:val="0"/>
          <w:numId w:val="69"/>
        </w:numPr>
        <w:tabs>
          <w:tab w:val="left" w:pos="1428"/>
          <w:tab w:val="left" w:pos="2148"/>
          <w:tab w:val="left" w:pos="2868"/>
          <w:tab w:val="left" w:pos="3588"/>
          <w:tab w:val="left" w:pos="4308"/>
          <w:tab w:val="left" w:pos="5028"/>
        </w:tabs>
        <w:spacing w:before="240" w:after="240" w:line="100" w:lineRule="atLeast"/>
        <w:jc w:val="both"/>
        <w:rPr>
          <w:b/>
          <w:bCs/>
          <w:i/>
          <w:iCs/>
        </w:rPr>
      </w:pPr>
      <w:r>
        <w:t xml:space="preserve">La note « BEL » doit être prévue au niveau de l'interface bourse en ligne / Megara, </w:t>
      </w:r>
      <w:r>
        <w:rPr>
          <w:b/>
          <w:bCs/>
          <w:i/>
          <w:iCs/>
        </w:rPr>
        <w:t>[Se référer aux spécifications techniques des interfaces]</w:t>
      </w:r>
    </w:p>
    <w:p w:rsidR="00E56AED" w:rsidP="003D34DB" w:rsidRDefault="00E56AED" w14:paraId="2C0D7DF6" w14:textId="77777777">
      <w:pPr>
        <w:pStyle w:val="Style3"/>
        <w:numPr>
          <w:ilvl w:val="2"/>
          <w:numId w:val="3"/>
        </w:numPr>
        <w:jc w:val="both"/>
      </w:pPr>
      <w:bookmarkStart w:name="_Toc40052881111" w:id="483"/>
      <w:bookmarkStart w:name="_Toc31956879611" w:id="484"/>
      <w:bookmarkStart w:name="_Toc31835213011" w:id="485"/>
      <w:bookmarkStart w:name="_Toc409973862" w:id="486"/>
      <w:bookmarkEnd w:id="483"/>
      <w:bookmarkEnd w:id="484"/>
      <w:bookmarkEnd w:id="485"/>
      <w:r>
        <w:t>Pré-conditions</w:t>
      </w:r>
      <w:bookmarkEnd w:id="486"/>
    </w:p>
    <w:p w:rsidR="00E56AED" w:rsidP="003D34DB" w:rsidRDefault="00E56AED" w14:paraId="1CA617BE" w14:textId="77777777">
      <w:pPr>
        <w:pStyle w:val="Paragraphedeliste1"/>
        <w:numPr>
          <w:ilvl w:val="0"/>
          <w:numId w:val="14"/>
        </w:numPr>
        <w:spacing w:before="240" w:after="240" w:line="100" w:lineRule="atLeast"/>
        <w:jc w:val="both"/>
      </w:pPr>
      <w:r>
        <w:t>Les pré-conditions à prévoir pour le cas d'utilisation « Création de la convention tripartite »</w:t>
      </w:r>
    </w:p>
    <w:p w:rsidR="00E56AED" w:rsidP="002F5C7D" w:rsidRDefault="00E56AED" w14:paraId="2AE9918B" w14:textId="77777777">
      <w:pPr>
        <w:pStyle w:val="Paragraphedeliste1"/>
        <w:spacing w:before="240" w:after="240" w:line="100" w:lineRule="atLeast"/>
        <w:jc w:val="both"/>
      </w:pPr>
    </w:p>
    <w:tbl>
      <w:tblPr>
        <w:tblW w:w="0" w:type="auto"/>
        <w:tblLayout w:type="fixed"/>
        <w:tblLook w:val="0000" w:firstRow="0" w:lastRow="0" w:firstColumn="0" w:lastColumn="0" w:noHBand="0" w:noVBand="0"/>
      </w:tblPr>
      <w:tblGrid>
        <w:gridCol w:w="1511"/>
        <w:gridCol w:w="7729"/>
      </w:tblGrid>
      <w:tr w:rsidRPr="00237864" w:rsidR="00E56AED" w:rsidTr="006709CC" w14:paraId="070ADC46" w14:textId="77777777">
        <w:trPr>
          <w:tblHeader/>
        </w:trPr>
        <w:tc>
          <w:tcPr>
            <w:tcW w:w="1511"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5D8139D7" w14:textId="77777777">
            <w:pPr>
              <w:jc w:val="both"/>
              <w:rPr>
                <w:b/>
              </w:rPr>
            </w:pPr>
            <w:r w:rsidRPr="00237864">
              <w:rPr>
                <w:b/>
              </w:rPr>
              <w:t>Réf.</w:t>
            </w:r>
          </w:p>
        </w:tc>
        <w:tc>
          <w:tcPr>
            <w:tcW w:w="7729"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4194DDB9" w14:textId="77777777">
            <w:pPr>
              <w:jc w:val="both"/>
              <w:rPr>
                <w:b/>
              </w:rPr>
            </w:pPr>
            <w:r w:rsidRPr="00237864">
              <w:rPr>
                <w:b/>
              </w:rPr>
              <w:t>Description</w:t>
            </w:r>
          </w:p>
        </w:tc>
      </w:tr>
      <w:tr w:rsidRPr="00237864" w:rsidR="00E56AED" w:rsidTr="006709CC" w14:paraId="6D15D871" w14:textId="77777777">
        <w:tc>
          <w:tcPr>
            <w:tcW w:w="151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46B129A5" w14:textId="77777777">
            <w:pPr>
              <w:jc w:val="both"/>
            </w:pPr>
            <w:r w:rsidRPr="00237864">
              <w:t>PRE-099-01</w:t>
            </w:r>
          </w:p>
        </w:tc>
        <w:tc>
          <w:tcPr>
            <w:tcW w:w="7729" w:type="dxa"/>
            <w:tcBorders>
              <w:top w:val="single" w:color="000000" w:sz="4" w:space="0"/>
              <w:left w:val="single" w:color="000000" w:sz="4" w:space="0"/>
              <w:bottom w:val="single" w:color="000000" w:sz="4" w:space="0"/>
              <w:right w:val="single" w:color="000000" w:sz="4" w:space="0"/>
            </w:tcBorders>
            <w:shd w:val="clear" w:color="auto" w:fill="FFFFFF"/>
          </w:tcPr>
          <w:p w:rsidRPr="000C226F" w:rsidR="00E56AED" w:rsidP="002F5C7D" w:rsidRDefault="00E56AED" w14:paraId="15976BF8" w14:textId="77777777">
            <w:pPr>
              <w:pStyle w:val="Normal1"/>
              <w:jc w:val="both"/>
              <w:rPr>
                <w:rFonts w:ascii="Calibri" w:hAnsi="Calibri"/>
                <w:i w:val="0"/>
                <w:sz w:val="22"/>
                <w:szCs w:val="22"/>
                <w:lang w:val="fr-FR"/>
              </w:rPr>
            </w:pPr>
            <w:r w:rsidRPr="000C226F">
              <w:rPr>
                <w:rFonts w:ascii="Calibri" w:hAnsi="Calibri"/>
                <w:i w:val="0"/>
                <w:sz w:val="22"/>
                <w:szCs w:val="22"/>
                <w:lang w:val="fr-FR"/>
              </w:rPr>
              <w:t xml:space="preserve">Création Compte espèce BEL </w:t>
            </w:r>
          </w:p>
        </w:tc>
      </w:tr>
      <w:tr w:rsidRPr="00237864" w:rsidR="00E56AED" w:rsidTr="006709CC" w14:paraId="022C45B4"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A1D4E99" w14:textId="77777777">
            <w:pPr>
              <w:jc w:val="both"/>
            </w:pPr>
            <w:r w:rsidRPr="00237864">
              <w:t>PRE-099-02</w:t>
            </w:r>
          </w:p>
        </w:tc>
        <w:tc>
          <w:tcPr>
            <w:tcW w:w="7729" w:type="dxa"/>
            <w:tcBorders>
              <w:left w:val="single" w:color="000000" w:sz="4" w:space="0"/>
              <w:bottom w:val="single" w:color="000000" w:sz="4" w:space="0"/>
              <w:right w:val="single" w:color="000000" w:sz="4" w:space="0"/>
            </w:tcBorders>
            <w:shd w:val="clear" w:color="auto" w:fill="FFFFFF"/>
          </w:tcPr>
          <w:p w:rsidRPr="000C226F" w:rsidR="00E56AED" w:rsidP="002F5C7D" w:rsidRDefault="00E56AED" w14:paraId="515D44FC" w14:textId="77777777">
            <w:pPr>
              <w:pStyle w:val="Normal1"/>
              <w:jc w:val="both"/>
              <w:rPr>
                <w:rFonts w:ascii="Calibri" w:hAnsi="Calibri"/>
                <w:i w:val="0"/>
                <w:sz w:val="22"/>
                <w:szCs w:val="22"/>
              </w:rPr>
            </w:pPr>
            <w:r w:rsidRPr="000C226F">
              <w:rPr>
                <w:rFonts w:ascii="Calibri" w:hAnsi="Calibri"/>
                <w:i w:val="0"/>
                <w:sz w:val="22"/>
                <w:szCs w:val="22"/>
              </w:rPr>
              <w:t xml:space="preserve">Création du Compte titre BEL </w:t>
            </w:r>
          </w:p>
        </w:tc>
      </w:tr>
      <w:tr w:rsidRPr="00237864" w:rsidR="00E56AED" w:rsidTr="006709CC" w14:paraId="36B861E8"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77AA8CF" w14:textId="77777777">
            <w:pPr>
              <w:jc w:val="both"/>
            </w:pPr>
            <w:r w:rsidRPr="00237864">
              <w:t>PRE-099-03</w:t>
            </w:r>
          </w:p>
        </w:tc>
        <w:tc>
          <w:tcPr>
            <w:tcW w:w="7729" w:type="dxa"/>
            <w:tcBorders>
              <w:left w:val="single" w:color="000000" w:sz="4" w:space="0"/>
              <w:bottom w:val="single" w:color="000000" w:sz="4" w:space="0"/>
              <w:right w:val="single" w:color="000000" w:sz="4" w:space="0"/>
            </w:tcBorders>
            <w:shd w:val="clear" w:color="auto" w:fill="FFFFFF"/>
          </w:tcPr>
          <w:p w:rsidRPr="000C226F" w:rsidR="00E56AED" w:rsidP="002F5C7D" w:rsidRDefault="00E56AED" w14:paraId="37AB03AA" w14:textId="77777777">
            <w:pPr>
              <w:pStyle w:val="Normal1"/>
              <w:jc w:val="both"/>
              <w:rPr>
                <w:rFonts w:ascii="Calibri" w:hAnsi="Calibri"/>
                <w:i w:val="0"/>
                <w:sz w:val="22"/>
                <w:szCs w:val="22"/>
              </w:rPr>
            </w:pPr>
            <w:r w:rsidRPr="000C226F">
              <w:rPr>
                <w:rFonts w:ascii="Calibri" w:hAnsi="Calibri"/>
                <w:i w:val="0"/>
                <w:sz w:val="22"/>
                <w:szCs w:val="22"/>
              </w:rPr>
              <w:t>Éligibilité Compte espèce / Compte titre BEL</w:t>
            </w:r>
          </w:p>
        </w:tc>
      </w:tr>
    </w:tbl>
    <w:p w:rsidR="00E56AED" w:rsidP="003D34DB" w:rsidRDefault="00E56AED" w14:paraId="5A90D041" w14:textId="77777777">
      <w:pPr>
        <w:pStyle w:val="Style3"/>
        <w:numPr>
          <w:ilvl w:val="2"/>
          <w:numId w:val="3"/>
        </w:numPr>
        <w:jc w:val="both"/>
      </w:pPr>
      <w:bookmarkStart w:name="_Toc409973863" w:id="487"/>
      <w:r>
        <w:t>Post-conditions</w:t>
      </w:r>
      <w:bookmarkEnd w:id="487"/>
    </w:p>
    <w:p w:rsidR="00E56AED" w:rsidP="0091661A" w:rsidRDefault="00E56AED" w14:paraId="009238B1" w14:textId="77777777">
      <w:pPr>
        <w:pStyle w:val="Paragraphedeliste1"/>
        <w:numPr>
          <w:ilvl w:val="0"/>
          <w:numId w:val="14"/>
        </w:numPr>
        <w:spacing w:before="240" w:after="240" w:line="100" w:lineRule="atLeast"/>
        <w:ind w:left="0" w:right="142" w:firstLine="0"/>
        <w:jc w:val="both"/>
      </w:pPr>
      <w:r>
        <w:t>Les pré-conditions pour le cas d'utilisation « Création de la convention tripartite »</w:t>
      </w:r>
    </w:p>
    <w:tbl>
      <w:tblPr>
        <w:tblW w:w="0" w:type="auto"/>
        <w:tblLayout w:type="fixed"/>
        <w:tblLook w:val="0000" w:firstRow="0" w:lastRow="0" w:firstColumn="0" w:lastColumn="0" w:noHBand="0" w:noVBand="0"/>
      </w:tblPr>
      <w:tblGrid>
        <w:gridCol w:w="1511"/>
        <w:gridCol w:w="7729"/>
      </w:tblGrid>
      <w:tr w:rsidRPr="00237864" w:rsidR="00E56AED" w:rsidTr="006709CC" w14:paraId="7306BAFF" w14:textId="77777777">
        <w:trPr>
          <w:tblHeader/>
        </w:trPr>
        <w:tc>
          <w:tcPr>
            <w:tcW w:w="1511"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04958112" w14:textId="77777777">
            <w:pPr>
              <w:jc w:val="both"/>
              <w:rPr>
                <w:b/>
              </w:rPr>
            </w:pPr>
            <w:r w:rsidRPr="00237864">
              <w:rPr>
                <w:b/>
              </w:rPr>
              <w:t>Réf.</w:t>
            </w:r>
          </w:p>
        </w:tc>
        <w:tc>
          <w:tcPr>
            <w:tcW w:w="7729"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76854DCD" w14:textId="77777777">
            <w:pPr>
              <w:jc w:val="both"/>
              <w:rPr>
                <w:b/>
              </w:rPr>
            </w:pPr>
            <w:r w:rsidRPr="00237864">
              <w:rPr>
                <w:b/>
              </w:rPr>
              <w:t>Description</w:t>
            </w:r>
          </w:p>
        </w:tc>
      </w:tr>
      <w:tr w:rsidRPr="00237864" w:rsidR="00E56AED" w:rsidTr="006709CC" w14:paraId="7295F92B" w14:textId="77777777">
        <w:tc>
          <w:tcPr>
            <w:tcW w:w="151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6440BD73" w14:textId="77777777">
            <w:pPr>
              <w:jc w:val="both"/>
            </w:pPr>
            <w:r w:rsidRPr="00237864">
              <w:t>POS-099-01</w:t>
            </w:r>
          </w:p>
        </w:tc>
        <w:tc>
          <w:tcPr>
            <w:tcW w:w="7729" w:type="dxa"/>
            <w:tcBorders>
              <w:top w:val="single" w:color="000000" w:sz="4" w:space="0"/>
              <w:left w:val="single" w:color="000000" w:sz="4" w:space="0"/>
              <w:bottom w:val="single" w:color="000000" w:sz="4" w:space="0"/>
              <w:right w:val="single" w:color="000000" w:sz="4" w:space="0"/>
            </w:tcBorders>
            <w:shd w:val="clear" w:color="auto" w:fill="FFFFFF"/>
          </w:tcPr>
          <w:p w:rsidRPr="000C226F" w:rsidR="00E56AED" w:rsidP="002F5C7D" w:rsidRDefault="00E56AED" w14:paraId="22B0C583" w14:textId="77777777">
            <w:pPr>
              <w:pStyle w:val="Normal1"/>
              <w:jc w:val="both"/>
              <w:rPr>
                <w:rFonts w:ascii="Calibri" w:hAnsi="Calibri"/>
                <w:i w:val="0"/>
                <w:sz w:val="22"/>
                <w:szCs w:val="22"/>
                <w:lang w:val="fr-FR"/>
              </w:rPr>
            </w:pPr>
            <w:r w:rsidRPr="000C226F">
              <w:rPr>
                <w:rFonts w:ascii="Calibri" w:hAnsi="Calibri"/>
                <w:i w:val="0"/>
                <w:sz w:val="22"/>
                <w:szCs w:val="22"/>
                <w:lang w:val="fr-FR"/>
              </w:rPr>
              <w:t>Identification du compte titre ou du compte espèce BEL au niveau de  l'écran de saisi, L'une des deux informations est suffisante pour calculé la deuxième.</w:t>
            </w:r>
          </w:p>
        </w:tc>
      </w:tr>
    </w:tbl>
    <w:p w:rsidR="00E56AED" w:rsidP="002F5C7D" w:rsidRDefault="00E56AED" w14:paraId="7E84EADE" w14:textId="77777777">
      <w:pPr>
        <w:jc w:val="both"/>
      </w:pPr>
    </w:p>
    <w:p w:rsidRPr="000C226F" w:rsidR="00E56AED" w:rsidP="003D34DB" w:rsidRDefault="00E56AED" w14:paraId="4C33376A" w14:textId="77777777">
      <w:pPr>
        <w:pStyle w:val="Style3"/>
        <w:numPr>
          <w:ilvl w:val="2"/>
          <w:numId w:val="3"/>
        </w:numPr>
        <w:spacing w:before="240" w:after="240" w:line="100" w:lineRule="atLeast"/>
        <w:ind w:right="142"/>
        <w:jc w:val="both"/>
      </w:pPr>
      <w:bookmarkStart w:name="_Toc409973864" w:id="488"/>
      <w:r w:rsidRPr="000C226F">
        <w:t>Diagramme d’activité</w:t>
      </w:r>
      <w:bookmarkEnd w:id="488"/>
    </w:p>
    <w:p w:rsidR="00E56AED" w:rsidP="005E5D77" w:rsidRDefault="00E56AED" w14:paraId="63E1C595" w14:textId="77777777">
      <w:pPr>
        <w:jc w:val="both"/>
      </w:pPr>
      <w:r>
        <w:t>[Pas d'écran disponible à ce niveau]</w:t>
      </w:r>
    </w:p>
    <w:p w:rsidRPr="00A264C7" w:rsidR="00E56AED" w:rsidP="003D34DB" w:rsidRDefault="00E56AED" w14:paraId="6765CA6E" w14:textId="77777777">
      <w:pPr>
        <w:pStyle w:val="Style3"/>
        <w:numPr>
          <w:ilvl w:val="2"/>
          <w:numId w:val="3"/>
        </w:numPr>
        <w:spacing w:before="240" w:after="240" w:line="100" w:lineRule="atLeast"/>
        <w:ind w:right="142"/>
        <w:jc w:val="both"/>
        <w:rPr>
          <w:bCs w:val="0"/>
        </w:rPr>
      </w:pPr>
      <w:bookmarkStart w:name="_Toc409973865" w:id="489"/>
      <w:r>
        <w:rPr>
          <w:bCs w:val="0"/>
        </w:rPr>
        <w:t>Règles de gestion</w:t>
      </w:r>
      <w:bookmarkEnd w:id="489"/>
      <w:r>
        <w:rPr>
          <w:bCs w:val="0"/>
        </w:rPr>
        <w:t xml:space="preserve"> </w:t>
      </w:r>
    </w:p>
    <w:tbl>
      <w:tblPr>
        <w:tblW w:w="0" w:type="auto"/>
        <w:tblLayout w:type="fixed"/>
        <w:tblLook w:val="0000" w:firstRow="0" w:lastRow="0" w:firstColumn="0" w:lastColumn="0" w:noHBand="0" w:noVBand="0"/>
      </w:tblPr>
      <w:tblGrid>
        <w:gridCol w:w="1511"/>
        <w:gridCol w:w="7729"/>
      </w:tblGrid>
      <w:tr w:rsidRPr="00237864" w:rsidR="00E56AED" w:rsidTr="006709CC" w14:paraId="575FA577" w14:textId="77777777">
        <w:trPr>
          <w:tblHeader/>
        </w:trPr>
        <w:tc>
          <w:tcPr>
            <w:tcW w:w="1511"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4713CDFB" w14:textId="77777777">
            <w:pPr>
              <w:jc w:val="both"/>
              <w:rPr>
                <w:b/>
              </w:rPr>
            </w:pPr>
            <w:r w:rsidRPr="00237864">
              <w:rPr>
                <w:b/>
              </w:rPr>
              <w:t>Réf.</w:t>
            </w:r>
          </w:p>
        </w:tc>
        <w:tc>
          <w:tcPr>
            <w:tcW w:w="7729"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5DD1DEDD" w14:textId="77777777">
            <w:pPr>
              <w:jc w:val="both"/>
              <w:rPr>
                <w:b/>
              </w:rPr>
            </w:pPr>
            <w:r w:rsidRPr="00237864">
              <w:rPr>
                <w:b/>
              </w:rPr>
              <w:t>Description</w:t>
            </w:r>
          </w:p>
        </w:tc>
      </w:tr>
      <w:tr w:rsidRPr="00237864" w:rsidR="00E56AED" w:rsidTr="006709CC" w14:paraId="562B0618" w14:textId="77777777">
        <w:tc>
          <w:tcPr>
            <w:tcW w:w="151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0B5BB6A0" w14:textId="77777777">
            <w:pPr>
              <w:jc w:val="both"/>
            </w:pPr>
            <w:r w:rsidRPr="00237864">
              <w:t>RG-099-01</w:t>
            </w:r>
          </w:p>
        </w:tc>
        <w:tc>
          <w:tcPr>
            <w:tcW w:w="7729" w:type="dxa"/>
            <w:tcBorders>
              <w:top w:val="single" w:color="000000" w:sz="4" w:space="0"/>
              <w:left w:val="single" w:color="000000" w:sz="4" w:space="0"/>
              <w:bottom w:val="single" w:color="000000" w:sz="4" w:space="0"/>
              <w:right w:val="single" w:color="000000" w:sz="4" w:space="0"/>
            </w:tcBorders>
            <w:shd w:val="clear" w:color="auto" w:fill="FFFFFF"/>
          </w:tcPr>
          <w:p w:rsidRPr="000C226F" w:rsidR="00E56AED" w:rsidP="003D34DB" w:rsidRDefault="00E56AED" w14:paraId="5879DD48" w14:textId="77777777">
            <w:pPr>
              <w:pStyle w:val="Normal1"/>
              <w:numPr>
                <w:ilvl w:val="0"/>
                <w:numId w:val="70"/>
              </w:numPr>
              <w:suppressAutoHyphens/>
              <w:spacing w:line="100" w:lineRule="atLeast"/>
              <w:jc w:val="both"/>
              <w:rPr>
                <w:rFonts w:ascii="Calibri" w:hAnsi="Calibri"/>
                <w:i w:val="0"/>
                <w:sz w:val="22"/>
                <w:szCs w:val="22"/>
                <w:lang w:val="fr-FR"/>
              </w:rPr>
            </w:pPr>
            <w:r w:rsidRPr="000C226F">
              <w:rPr>
                <w:rFonts w:ascii="Calibri" w:hAnsi="Calibri"/>
                <w:i w:val="0"/>
                <w:sz w:val="22"/>
                <w:szCs w:val="22"/>
                <w:lang w:val="fr-FR"/>
              </w:rPr>
              <w:t>La date de souscription est la date jour</w:t>
            </w:r>
          </w:p>
        </w:tc>
      </w:tr>
      <w:tr w:rsidRPr="00237864" w:rsidR="00E56AED" w:rsidTr="006709CC" w14:paraId="29350882"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B95B8FC" w14:textId="77777777">
            <w:pPr>
              <w:jc w:val="both"/>
            </w:pPr>
            <w:r w:rsidRPr="00237864">
              <w:t>RG-099-02</w:t>
            </w:r>
          </w:p>
        </w:tc>
        <w:tc>
          <w:tcPr>
            <w:tcW w:w="7729" w:type="dxa"/>
            <w:tcBorders>
              <w:left w:val="single" w:color="000000" w:sz="4" w:space="0"/>
              <w:bottom w:val="single" w:color="000000" w:sz="4" w:space="0"/>
              <w:right w:val="single" w:color="000000" w:sz="4" w:space="0"/>
            </w:tcBorders>
            <w:shd w:val="clear" w:color="auto" w:fill="FFFFFF"/>
          </w:tcPr>
          <w:p w:rsidRPr="000C226F" w:rsidR="00E56AED" w:rsidP="003D34DB" w:rsidRDefault="00E56AED" w14:paraId="49E67576" w14:textId="77777777">
            <w:pPr>
              <w:pStyle w:val="Normal1"/>
              <w:numPr>
                <w:ilvl w:val="0"/>
                <w:numId w:val="70"/>
              </w:numPr>
              <w:suppressAutoHyphens/>
              <w:spacing w:line="100" w:lineRule="atLeast"/>
              <w:jc w:val="both"/>
              <w:rPr>
                <w:rFonts w:ascii="Calibri" w:hAnsi="Calibri"/>
                <w:i w:val="0"/>
                <w:sz w:val="22"/>
                <w:szCs w:val="22"/>
              </w:rPr>
            </w:pPr>
            <w:r w:rsidRPr="000C226F">
              <w:rPr>
                <w:rFonts w:ascii="Calibri" w:hAnsi="Calibri"/>
                <w:i w:val="0"/>
                <w:sz w:val="22"/>
                <w:szCs w:val="22"/>
              </w:rPr>
              <w:t>Le champ « Compte espèce BEL » est obligatoire</w:t>
            </w:r>
          </w:p>
        </w:tc>
      </w:tr>
      <w:tr w:rsidRPr="00237864" w:rsidR="00E56AED" w:rsidTr="006709CC" w14:paraId="5B35D0F7"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294387E" w14:textId="77777777">
            <w:pPr>
              <w:jc w:val="both"/>
            </w:pPr>
            <w:r w:rsidRPr="00237864">
              <w:t>RG-099-03</w:t>
            </w:r>
          </w:p>
        </w:tc>
        <w:tc>
          <w:tcPr>
            <w:tcW w:w="7729" w:type="dxa"/>
            <w:tcBorders>
              <w:left w:val="single" w:color="000000" w:sz="4" w:space="0"/>
              <w:bottom w:val="single" w:color="000000" w:sz="4" w:space="0"/>
              <w:right w:val="single" w:color="000000" w:sz="4" w:space="0"/>
            </w:tcBorders>
            <w:shd w:val="clear" w:color="auto" w:fill="FFFFFF"/>
          </w:tcPr>
          <w:p w:rsidRPr="000C226F" w:rsidR="00E56AED" w:rsidP="003D34DB" w:rsidRDefault="00E56AED" w14:paraId="3B482EBD" w14:textId="77777777">
            <w:pPr>
              <w:pStyle w:val="Normal1"/>
              <w:numPr>
                <w:ilvl w:val="0"/>
                <w:numId w:val="70"/>
              </w:numPr>
              <w:suppressAutoHyphens/>
              <w:spacing w:line="100" w:lineRule="atLeast"/>
              <w:jc w:val="both"/>
              <w:rPr>
                <w:rFonts w:ascii="Calibri" w:hAnsi="Calibri"/>
                <w:i w:val="0"/>
                <w:sz w:val="22"/>
                <w:szCs w:val="22"/>
              </w:rPr>
            </w:pPr>
            <w:r w:rsidRPr="000C226F">
              <w:rPr>
                <w:rFonts w:ascii="Calibri" w:hAnsi="Calibri"/>
                <w:i w:val="0"/>
                <w:sz w:val="22"/>
                <w:szCs w:val="22"/>
              </w:rPr>
              <w:t>Le champ « Compte titre BEL » est obligatoire</w:t>
            </w:r>
          </w:p>
        </w:tc>
      </w:tr>
      <w:tr w:rsidRPr="00237864" w:rsidR="00E56AED" w:rsidTr="006709CC" w14:paraId="62ED58A7"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A9E786F" w14:textId="77777777">
            <w:pPr>
              <w:jc w:val="both"/>
            </w:pPr>
            <w:r w:rsidRPr="00237864">
              <w:t>RG-099-04</w:t>
            </w:r>
          </w:p>
        </w:tc>
        <w:tc>
          <w:tcPr>
            <w:tcW w:w="7729" w:type="dxa"/>
            <w:tcBorders>
              <w:left w:val="single" w:color="000000" w:sz="4" w:space="0"/>
              <w:bottom w:val="single" w:color="000000" w:sz="4" w:space="0"/>
              <w:right w:val="single" w:color="000000" w:sz="4" w:space="0"/>
            </w:tcBorders>
            <w:shd w:val="clear" w:color="auto" w:fill="FFFFFF"/>
          </w:tcPr>
          <w:p w:rsidRPr="000C226F" w:rsidR="00E56AED" w:rsidP="003D34DB" w:rsidRDefault="00E56AED" w14:paraId="6C7F18F5" w14:textId="77777777">
            <w:pPr>
              <w:pStyle w:val="Normal1"/>
              <w:numPr>
                <w:ilvl w:val="0"/>
                <w:numId w:val="70"/>
              </w:numPr>
              <w:suppressAutoHyphens/>
              <w:spacing w:line="100" w:lineRule="atLeast"/>
              <w:jc w:val="both"/>
              <w:rPr>
                <w:rFonts w:ascii="Calibri" w:hAnsi="Calibri"/>
                <w:i w:val="0"/>
                <w:sz w:val="22"/>
                <w:szCs w:val="22"/>
              </w:rPr>
            </w:pPr>
            <w:r w:rsidRPr="000C226F">
              <w:rPr>
                <w:rFonts w:ascii="Calibri" w:hAnsi="Calibri"/>
                <w:i w:val="0"/>
                <w:sz w:val="22"/>
                <w:szCs w:val="22"/>
              </w:rPr>
              <w:t xml:space="preserve">Les informations sur la fiche client sont calculées par le système </w:t>
            </w:r>
          </w:p>
        </w:tc>
      </w:tr>
      <w:tr w:rsidRPr="00237864" w:rsidR="00E56AED" w:rsidTr="006709CC" w14:paraId="64335662"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66EDD01" w14:textId="77777777">
            <w:pPr>
              <w:jc w:val="both"/>
            </w:pPr>
            <w:r w:rsidRPr="00237864">
              <w:t>RG-099-05</w:t>
            </w:r>
          </w:p>
        </w:tc>
        <w:tc>
          <w:tcPr>
            <w:tcW w:w="7729" w:type="dxa"/>
            <w:tcBorders>
              <w:left w:val="single" w:color="000000" w:sz="4" w:space="0"/>
              <w:bottom w:val="single" w:color="000000" w:sz="4" w:space="0"/>
              <w:right w:val="single" w:color="000000" w:sz="4" w:space="0"/>
            </w:tcBorders>
            <w:shd w:val="clear" w:color="auto" w:fill="FFFFFF"/>
          </w:tcPr>
          <w:p w:rsidRPr="000C226F" w:rsidR="00E56AED" w:rsidP="003D34DB" w:rsidRDefault="00E56AED" w14:paraId="26213D24" w14:textId="77777777">
            <w:pPr>
              <w:pStyle w:val="Normal1"/>
              <w:numPr>
                <w:ilvl w:val="0"/>
                <w:numId w:val="70"/>
              </w:numPr>
              <w:suppressAutoHyphens/>
              <w:spacing w:line="100" w:lineRule="atLeast"/>
              <w:jc w:val="both"/>
              <w:rPr>
                <w:rFonts w:ascii="Calibri" w:hAnsi="Calibri"/>
                <w:i w:val="0"/>
                <w:sz w:val="22"/>
                <w:szCs w:val="22"/>
              </w:rPr>
            </w:pPr>
            <w:r w:rsidRPr="000C226F">
              <w:rPr>
                <w:rFonts w:ascii="Calibri" w:hAnsi="Calibri"/>
                <w:i w:val="0"/>
                <w:sz w:val="22"/>
                <w:szCs w:val="22"/>
              </w:rPr>
              <w:t>Le type du client est calculé automatiquement ainsi que le code d'identifiant</w:t>
            </w:r>
          </w:p>
        </w:tc>
      </w:tr>
    </w:tbl>
    <w:p w:rsidR="00E56AED" w:rsidP="003D34DB" w:rsidRDefault="00E56AED" w14:paraId="2085D24F" w14:textId="77777777">
      <w:pPr>
        <w:pStyle w:val="Style3"/>
        <w:numPr>
          <w:ilvl w:val="2"/>
          <w:numId w:val="3"/>
        </w:numPr>
        <w:jc w:val="both"/>
      </w:pPr>
      <w:bookmarkStart w:name="_Toc409973866" w:id="490"/>
      <w:r>
        <w:t>Traitements</w:t>
      </w:r>
      <w:bookmarkEnd w:id="490"/>
    </w:p>
    <w:p w:rsidR="00E56AED" w:rsidP="002F5C7D" w:rsidRDefault="00E56AED" w14:paraId="48E1D8F8" w14:textId="77777777">
      <w:pPr>
        <w:jc w:val="both"/>
      </w:pPr>
    </w:p>
    <w:p w:rsidR="00E56AED" w:rsidP="0091661A" w:rsidRDefault="00E56AED" w14:paraId="1B4D8BBF" w14:textId="77777777">
      <w:pPr>
        <w:pStyle w:val="Paragraphedeliste1"/>
        <w:numPr>
          <w:ilvl w:val="0"/>
          <w:numId w:val="14"/>
        </w:numPr>
        <w:spacing w:before="240" w:after="240" w:line="100" w:lineRule="atLeast"/>
        <w:ind w:left="0" w:right="142" w:firstLine="0"/>
        <w:jc w:val="both"/>
      </w:pPr>
      <w:r>
        <w:t>Les traitements pour le cas d’utilisation « Création de la convention tripartite »</w:t>
      </w:r>
    </w:p>
    <w:p w:rsidR="00E56AED" w:rsidP="002F5C7D" w:rsidRDefault="00E56AED" w14:paraId="08F6D636" w14:textId="77777777">
      <w:pPr>
        <w:jc w:val="both"/>
      </w:pPr>
    </w:p>
    <w:tbl>
      <w:tblPr>
        <w:tblW w:w="0" w:type="auto"/>
        <w:tblLayout w:type="fixed"/>
        <w:tblLook w:val="0000" w:firstRow="0" w:lastRow="0" w:firstColumn="0" w:lastColumn="0" w:noHBand="0" w:noVBand="0"/>
      </w:tblPr>
      <w:tblGrid>
        <w:gridCol w:w="1511"/>
        <w:gridCol w:w="7729"/>
      </w:tblGrid>
      <w:tr w:rsidRPr="00237864" w:rsidR="00E56AED" w:rsidTr="006709CC" w14:paraId="6B6528AD" w14:textId="77777777">
        <w:trPr>
          <w:tblHeader/>
        </w:trPr>
        <w:tc>
          <w:tcPr>
            <w:tcW w:w="1511"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00849576" w14:textId="77777777">
            <w:pPr>
              <w:jc w:val="both"/>
              <w:rPr>
                <w:b/>
              </w:rPr>
            </w:pPr>
            <w:r w:rsidRPr="00237864">
              <w:rPr>
                <w:b/>
              </w:rPr>
              <w:t>Réf.</w:t>
            </w:r>
          </w:p>
        </w:tc>
        <w:tc>
          <w:tcPr>
            <w:tcW w:w="7729"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79667A0C" w14:textId="77777777">
            <w:pPr>
              <w:jc w:val="both"/>
              <w:rPr>
                <w:b/>
              </w:rPr>
            </w:pPr>
            <w:r w:rsidRPr="00237864">
              <w:rPr>
                <w:b/>
              </w:rPr>
              <w:t>Description</w:t>
            </w:r>
          </w:p>
        </w:tc>
      </w:tr>
      <w:tr w:rsidRPr="00237864" w:rsidR="00E56AED" w:rsidTr="006709CC" w14:paraId="5B6FF16E" w14:textId="77777777">
        <w:tc>
          <w:tcPr>
            <w:tcW w:w="151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22D66611" w14:textId="77777777">
            <w:pPr>
              <w:jc w:val="both"/>
            </w:pPr>
            <w:r w:rsidRPr="00237864">
              <w:t>TRT-099-01</w:t>
            </w:r>
          </w:p>
        </w:tc>
        <w:tc>
          <w:tcPr>
            <w:tcW w:w="7729" w:type="dxa"/>
            <w:tcBorders>
              <w:top w:val="single" w:color="000000" w:sz="4" w:space="0"/>
              <w:left w:val="single" w:color="000000" w:sz="4" w:space="0"/>
              <w:bottom w:val="single" w:color="000000" w:sz="4" w:space="0"/>
              <w:right w:val="single" w:color="000000" w:sz="4" w:space="0"/>
            </w:tcBorders>
            <w:shd w:val="clear" w:color="auto" w:fill="FFFFFF"/>
          </w:tcPr>
          <w:p w:rsidRPr="000C226F" w:rsidR="00E56AED" w:rsidP="002F5C7D" w:rsidRDefault="00E56AED" w14:paraId="16165F56" w14:textId="77777777">
            <w:pPr>
              <w:pStyle w:val="Normal1"/>
              <w:jc w:val="both"/>
              <w:rPr>
                <w:rFonts w:ascii="Calibri" w:hAnsi="Calibri"/>
                <w:i w:val="0"/>
                <w:sz w:val="22"/>
                <w:szCs w:val="22"/>
                <w:lang w:val="fr-FR"/>
              </w:rPr>
            </w:pPr>
            <w:r w:rsidRPr="000C226F">
              <w:rPr>
                <w:rFonts w:ascii="Calibri" w:hAnsi="Calibri"/>
                <w:i w:val="0"/>
                <w:sz w:val="22"/>
                <w:szCs w:val="22"/>
                <w:lang w:val="fr-FR"/>
              </w:rPr>
              <w:t>Ouverture de l'écran de saisie par l'utilisateur, plusieurs champs seront déduits en automatique</w:t>
            </w:r>
          </w:p>
          <w:p w:rsidRPr="000C226F" w:rsidR="00E56AED" w:rsidP="003D34DB" w:rsidRDefault="00E56AED" w14:paraId="735432D1" w14:textId="77777777">
            <w:pPr>
              <w:pStyle w:val="Normal1"/>
              <w:numPr>
                <w:ilvl w:val="0"/>
                <w:numId w:val="71"/>
              </w:numPr>
              <w:suppressAutoHyphens/>
              <w:spacing w:line="100" w:lineRule="atLeast"/>
              <w:jc w:val="both"/>
              <w:rPr>
                <w:rFonts w:ascii="Calibri" w:hAnsi="Calibri"/>
                <w:i w:val="0"/>
                <w:sz w:val="22"/>
                <w:szCs w:val="22"/>
                <w:lang w:val="fr-FR"/>
              </w:rPr>
            </w:pPr>
            <w:r w:rsidRPr="000C226F">
              <w:rPr>
                <w:rFonts w:ascii="Calibri" w:hAnsi="Calibri"/>
                <w:i w:val="0"/>
                <w:sz w:val="22"/>
                <w:szCs w:val="22"/>
                <w:lang w:val="fr-FR"/>
              </w:rPr>
              <w:t>Description de l'agence</w:t>
            </w:r>
          </w:p>
          <w:p w:rsidRPr="000C226F" w:rsidR="00E56AED" w:rsidP="003D34DB" w:rsidRDefault="00E56AED" w14:paraId="002E6E32" w14:textId="77777777">
            <w:pPr>
              <w:pStyle w:val="Normal1"/>
              <w:numPr>
                <w:ilvl w:val="0"/>
                <w:numId w:val="71"/>
              </w:numPr>
              <w:suppressAutoHyphens/>
              <w:spacing w:line="100" w:lineRule="atLeast"/>
              <w:jc w:val="both"/>
              <w:rPr>
                <w:rFonts w:ascii="Calibri" w:hAnsi="Calibri"/>
                <w:i w:val="0"/>
                <w:sz w:val="22"/>
                <w:szCs w:val="22"/>
                <w:lang w:val="fr-FR"/>
              </w:rPr>
            </w:pPr>
            <w:r w:rsidRPr="000C226F">
              <w:rPr>
                <w:rFonts w:ascii="Calibri" w:hAnsi="Calibri"/>
                <w:i w:val="0"/>
                <w:sz w:val="22"/>
                <w:szCs w:val="22"/>
                <w:lang w:val="fr-FR"/>
              </w:rPr>
              <w:t>Responsable Commercial</w:t>
            </w:r>
          </w:p>
          <w:p w:rsidRPr="000C226F" w:rsidR="00E56AED" w:rsidP="003D34DB" w:rsidRDefault="00E56AED" w14:paraId="104627CB" w14:textId="77777777">
            <w:pPr>
              <w:pStyle w:val="Normal1"/>
              <w:numPr>
                <w:ilvl w:val="0"/>
                <w:numId w:val="71"/>
              </w:numPr>
              <w:suppressAutoHyphens/>
              <w:spacing w:line="100" w:lineRule="atLeast"/>
              <w:jc w:val="both"/>
              <w:rPr>
                <w:rFonts w:ascii="Calibri" w:hAnsi="Calibri"/>
                <w:i w:val="0"/>
                <w:sz w:val="22"/>
                <w:szCs w:val="22"/>
                <w:lang w:val="fr-FR"/>
              </w:rPr>
            </w:pPr>
            <w:r w:rsidRPr="000C226F">
              <w:rPr>
                <w:rFonts w:ascii="Calibri" w:hAnsi="Calibri"/>
                <w:i w:val="0"/>
                <w:sz w:val="22"/>
                <w:szCs w:val="22"/>
                <w:lang w:val="fr-FR"/>
              </w:rPr>
              <w:t>Code agence</w:t>
            </w:r>
          </w:p>
          <w:p w:rsidRPr="000C226F" w:rsidR="00E56AED" w:rsidP="003D34DB" w:rsidRDefault="00E56AED" w14:paraId="6E714FFE" w14:textId="77777777">
            <w:pPr>
              <w:pStyle w:val="Normal1"/>
              <w:numPr>
                <w:ilvl w:val="0"/>
                <w:numId w:val="71"/>
              </w:numPr>
              <w:suppressAutoHyphens/>
              <w:spacing w:line="100" w:lineRule="atLeast"/>
              <w:jc w:val="both"/>
              <w:rPr>
                <w:rFonts w:ascii="Calibri" w:hAnsi="Calibri"/>
                <w:i w:val="0"/>
                <w:sz w:val="22"/>
                <w:szCs w:val="22"/>
                <w:lang w:val="fr-FR"/>
              </w:rPr>
            </w:pPr>
            <w:r w:rsidRPr="000C226F">
              <w:rPr>
                <w:rFonts w:ascii="Calibri" w:hAnsi="Calibri"/>
                <w:i w:val="0"/>
                <w:sz w:val="22"/>
                <w:szCs w:val="22"/>
                <w:lang w:val="fr-FR"/>
              </w:rPr>
              <w:t>Numéro de Tél : Facultatif</w:t>
            </w:r>
          </w:p>
          <w:p w:rsidRPr="000C226F" w:rsidR="00E56AED" w:rsidP="003D34DB" w:rsidRDefault="00E56AED" w14:paraId="0C16A2CB" w14:textId="77777777">
            <w:pPr>
              <w:pStyle w:val="Normal1"/>
              <w:numPr>
                <w:ilvl w:val="0"/>
                <w:numId w:val="71"/>
              </w:numPr>
              <w:suppressAutoHyphens/>
              <w:spacing w:line="100" w:lineRule="atLeast"/>
              <w:jc w:val="both"/>
              <w:rPr>
                <w:rFonts w:ascii="Calibri" w:hAnsi="Calibri"/>
                <w:i w:val="0"/>
                <w:sz w:val="22"/>
                <w:szCs w:val="22"/>
                <w:lang w:val="fr-FR"/>
              </w:rPr>
            </w:pPr>
            <w:r w:rsidRPr="000C226F">
              <w:rPr>
                <w:rFonts w:ascii="Calibri" w:hAnsi="Calibri"/>
                <w:i w:val="0"/>
                <w:sz w:val="22"/>
                <w:szCs w:val="22"/>
                <w:lang w:val="fr-FR"/>
              </w:rPr>
              <w:t xml:space="preserve">Date souscription égale à la date système </w:t>
            </w:r>
          </w:p>
        </w:tc>
      </w:tr>
      <w:tr w:rsidRPr="00237864" w:rsidR="00E56AED" w:rsidTr="006709CC" w14:paraId="76B0660D"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08DDED3" w14:textId="77777777">
            <w:pPr>
              <w:jc w:val="both"/>
            </w:pPr>
            <w:r w:rsidRPr="00237864">
              <w:t>TRT-099-02</w:t>
            </w:r>
          </w:p>
        </w:tc>
        <w:tc>
          <w:tcPr>
            <w:tcW w:w="7729" w:type="dxa"/>
            <w:tcBorders>
              <w:left w:val="single" w:color="000000" w:sz="4" w:space="0"/>
              <w:bottom w:val="single" w:color="000000" w:sz="4" w:space="0"/>
              <w:right w:val="single" w:color="000000" w:sz="4" w:space="0"/>
            </w:tcBorders>
            <w:shd w:val="clear" w:color="auto" w:fill="FFFFFF"/>
          </w:tcPr>
          <w:p w:rsidRPr="000C226F" w:rsidR="00E56AED" w:rsidP="002F5C7D" w:rsidRDefault="00E56AED" w14:paraId="0DAA4B01" w14:textId="77777777">
            <w:pPr>
              <w:pStyle w:val="Normal1"/>
              <w:jc w:val="both"/>
              <w:rPr>
                <w:rFonts w:ascii="Calibri" w:hAnsi="Calibri"/>
                <w:i w:val="0"/>
                <w:sz w:val="22"/>
                <w:szCs w:val="22"/>
              </w:rPr>
            </w:pPr>
            <w:r w:rsidRPr="000C226F">
              <w:rPr>
                <w:rFonts w:ascii="Calibri" w:hAnsi="Calibri"/>
                <w:i w:val="0"/>
                <w:sz w:val="22"/>
                <w:szCs w:val="22"/>
              </w:rPr>
              <w:t>L'utilisateur identifie le compte espèce BEL et le système calcul le compte titre ou inversement. Plusieurs champs seront calculés en automatique :</w:t>
            </w:r>
          </w:p>
          <w:p w:rsidRPr="000C226F" w:rsidR="00E56AED" w:rsidP="002F5C7D" w:rsidRDefault="00E56AED" w14:paraId="590C0CB3" w14:textId="77777777">
            <w:pPr>
              <w:pStyle w:val="Normal1"/>
              <w:jc w:val="both"/>
              <w:rPr>
                <w:rFonts w:ascii="Calibri" w:hAnsi="Calibri"/>
                <w:sz w:val="22"/>
                <w:szCs w:val="22"/>
              </w:rPr>
            </w:pPr>
          </w:p>
          <w:p w:rsidRPr="000C226F" w:rsidR="00E56AED" w:rsidP="003D34DB" w:rsidRDefault="00E56AED" w14:paraId="3E5016BB" w14:textId="77777777">
            <w:pPr>
              <w:pStyle w:val="Normal1"/>
              <w:numPr>
                <w:ilvl w:val="0"/>
                <w:numId w:val="72"/>
              </w:numPr>
              <w:suppressAutoHyphens/>
              <w:spacing w:line="100" w:lineRule="atLeast"/>
              <w:jc w:val="both"/>
              <w:rPr>
                <w:rFonts w:ascii="Calibri" w:hAnsi="Calibri"/>
                <w:i w:val="0"/>
                <w:sz w:val="22"/>
                <w:szCs w:val="22"/>
              </w:rPr>
            </w:pPr>
            <w:r w:rsidRPr="000C226F">
              <w:rPr>
                <w:rFonts w:ascii="Calibri" w:hAnsi="Calibri"/>
                <w:i w:val="0"/>
                <w:sz w:val="22"/>
                <w:szCs w:val="22"/>
              </w:rPr>
              <w:t>La civilité du client</w:t>
            </w:r>
          </w:p>
          <w:p w:rsidRPr="000C226F" w:rsidR="00E56AED" w:rsidP="003D34DB" w:rsidRDefault="00E56AED" w14:paraId="2184C666" w14:textId="77777777">
            <w:pPr>
              <w:pStyle w:val="Normal1"/>
              <w:numPr>
                <w:ilvl w:val="0"/>
                <w:numId w:val="72"/>
              </w:numPr>
              <w:suppressAutoHyphens/>
              <w:spacing w:line="100" w:lineRule="atLeast"/>
              <w:jc w:val="both"/>
              <w:rPr>
                <w:rFonts w:ascii="Calibri" w:hAnsi="Calibri"/>
                <w:i w:val="0"/>
                <w:sz w:val="22"/>
                <w:szCs w:val="22"/>
              </w:rPr>
            </w:pPr>
            <w:r w:rsidRPr="000C226F">
              <w:rPr>
                <w:rFonts w:ascii="Calibri" w:hAnsi="Calibri"/>
                <w:i w:val="0"/>
                <w:sz w:val="22"/>
                <w:szCs w:val="22"/>
              </w:rPr>
              <w:t>Le Nom /Prénom</w:t>
            </w:r>
          </w:p>
          <w:p w:rsidRPr="000C226F" w:rsidR="00E56AED" w:rsidP="003D34DB" w:rsidRDefault="00E56AED" w14:paraId="7DBBEEF3" w14:textId="77777777">
            <w:pPr>
              <w:pStyle w:val="Normal1"/>
              <w:numPr>
                <w:ilvl w:val="0"/>
                <w:numId w:val="72"/>
              </w:numPr>
              <w:suppressAutoHyphens/>
              <w:spacing w:line="100" w:lineRule="atLeast"/>
              <w:jc w:val="both"/>
              <w:rPr>
                <w:rFonts w:ascii="Calibri" w:hAnsi="Calibri"/>
                <w:i w:val="0"/>
                <w:sz w:val="22"/>
                <w:szCs w:val="22"/>
              </w:rPr>
            </w:pPr>
            <w:r w:rsidRPr="000C226F">
              <w:rPr>
                <w:rFonts w:ascii="Calibri" w:hAnsi="Calibri"/>
                <w:i w:val="0"/>
                <w:sz w:val="22"/>
                <w:szCs w:val="22"/>
              </w:rPr>
              <w:t>La Nationalité</w:t>
            </w:r>
          </w:p>
          <w:p w:rsidRPr="000C226F" w:rsidR="00E56AED" w:rsidP="003D34DB" w:rsidRDefault="00E56AED" w14:paraId="2DCACD73" w14:textId="77777777">
            <w:pPr>
              <w:pStyle w:val="Normal1"/>
              <w:numPr>
                <w:ilvl w:val="0"/>
                <w:numId w:val="72"/>
              </w:numPr>
              <w:suppressAutoHyphens/>
              <w:spacing w:line="100" w:lineRule="atLeast"/>
              <w:jc w:val="both"/>
              <w:rPr>
                <w:rFonts w:ascii="Calibri" w:hAnsi="Calibri"/>
                <w:i w:val="0"/>
                <w:sz w:val="22"/>
                <w:szCs w:val="22"/>
              </w:rPr>
            </w:pPr>
            <w:r w:rsidRPr="000C226F">
              <w:rPr>
                <w:rFonts w:ascii="Calibri" w:hAnsi="Calibri"/>
                <w:i w:val="0"/>
                <w:sz w:val="22"/>
                <w:szCs w:val="22"/>
              </w:rPr>
              <w:t xml:space="preserve">La profession du client </w:t>
            </w:r>
          </w:p>
          <w:p w:rsidRPr="000C226F" w:rsidR="00E56AED" w:rsidP="003D34DB" w:rsidRDefault="00E56AED" w14:paraId="58388147" w14:textId="77777777">
            <w:pPr>
              <w:pStyle w:val="Normal1"/>
              <w:numPr>
                <w:ilvl w:val="0"/>
                <w:numId w:val="72"/>
              </w:numPr>
              <w:suppressAutoHyphens/>
              <w:spacing w:line="100" w:lineRule="atLeast"/>
              <w:jc w:val="both"/>
              <w:rPr>
                <w:rFonts w:ascii="Calibri" w:hAnsi="Calibri"/>
                <w:i w:val="0"/>
                <w:sz w:val="22"/>
                <w:szCs w:val="22"/>
              </w:rPr>
            </w:pPr>
            <w:r w:rsidRPr="000C226F">
              <w:rPr>
                <w:rFonts w:ascii="Calibri" w:hAnsi="Calibri"/>
                <w:i w:val="0"/>
                <w:sz w:val="22"/>
                <w:szCs w:val="22"/>
              </w:rPr>
              <w:t>Ville et Pays de résidence</w:t>
            </w:r>
          </w:p>
          <w:p w:rsidRPr="000C226F" w:rsidR="00E56AED" w:rsidP="003D34DB" w:rsidRDefault="00E56AED" w14:paraId="0AC46C18" w14:textId="77777777">
            <w:pPr>
              <w:pStyle w:val="Normal1"/>
              <w:numPr>
                <w:ilvl w:val="0"/>
                <w:numId w:val="72"/>
              </w:numPr>
              <w:suppressAutoHyphens/>
              <w:spacing w:line="100" w:lineRule="atLeast"/>
              <w:jc w:val="both"/>
              <w:rPr>
                <w:rFonts w:ascii="Calibri" w:hAnsi="Calibri"/>
                <w:i w:val="0"/>
                <w:sz w:val="22"/>
                <w:szCs w:val="22"/>
              </w:rPr>
            </w:pPr>
            <w:r w:rsidRPr="000C226F">
              <w:rPr>
                <w:rFonts w:ascii="Calibri" w:hAnsi="Calibri"/>
                <w:i w:val="0"/>
                <w:sz w:val="22"/>
                <w:szCs w:val="22"/>
              </w:rPr>
              <w:t>Le Num de Tel</w:t>
            </w:r>
          </w:p>
          <w:p w:rsidRPr="000C226F" w:rsidR="00E56AED" w:rsidP="003D34DB" w:rsidRDefault="00E56AED" w14:paraId="2C738C64" w14:textId="77777777">
            <w:pPr>
              <w:pStyle w:val="Normal1"/>
              <w:numPr>
                <w:ilvl w:val="0"/>
                <w:numId w:val="72"/>
              </w:numPr>
              <w:suppressAutoHyphens/>
              <w:spacing w:line="100" w:lineRule="atLeast"/>
              <w:jc w:val="both"/>
              <w:rPr>
                <w:rFonts w:ascii="Calibri" w:hAnsi="Calibri"/>
                <w:i w:val="0"/>
                <w:sz w:val="22"/>
                <w:szCs w:val="22"/>
              </w:rPr>
            </w:pPr>
            <w:r w:rsidRPr="000C226F">
              <w:rPr>
                <w:rFonts w:ascii="Calibri" w:hAnsi="Calibri"/>
                <w:i w:val="0"/>
                <w:sz w:val="22"/>
                <w:szCs w:val="22"/>
              </w:rPr>
              <w:t>L'adresse E-mail</w:t>
            </w:r>
          </w:p>
          <w:p w:rsidRPr="000C226F" w:rsidR="00E56AED" w:rsidP="003D34DB" w:rsidRDefault="00E56AED" w14:paraId="67DDB097" w14:textId="77777777">
            <w:pPr>
              <w:pStyle w:val="Normal1"/>
              <w:numPr>
                <w:ilvl w:val="0"/>
                <w:numId w:val="72"/>
              </w:numPr>
              <w:suppressAutoHyphens/>
              <w:spacing w:line="100" w:lineRule="atLeast"/>
              <w:jc w:val="both"/>
              <w:rPr>
                <w:rFonts w:ascii="Calibri" w:hAnsi="Calibri"/>
                <w:i w:val="0"/>
                <w:sz w:val="22"/>
                <w:szCs w:val="22"/>
              </w:rPr>
            </w:pPr>
            <w:r w:rsidRPr="000C226F">
              <w:rPr>
                <w:rFonts w:ascii="Calibri" w:hAnsi="Calibri"/>
                <w:i w:val="0"/>
                <w:sz w:val="22"/>
                <w:szCs w:val="22"/>
              </w:rPr>
              <w:t>Le type d'identité et le numéro d'identité</w:t>
            </w:r>
          </w:p>
          <w:p w:rsidRPr="000C226F" w:rsidR="00E56AED" w:rsidP="002F5C7D" w:rsidRDefault="00E56AED" w14:paraId="3ECC9002" w14:textId="77777777">
            <w:pPr>
              <w:pStyle w:val="Normal1"/>
              <w:jc w:val="both"/>
              <w:rPr>
                <w:rFonts w:ascii="Calibri" w:hAnsi="Calibri"/>
                <w:sz w:val="22"/>
                <w:szCs w:val="22"/>
              </w:rPr>
            </w:pPr>
          </w:p>
          <w:p w:rsidRPr="000C226F" w:rsidR="00E56AED" w:rsidP="002F5C7D" w:rsidRDefault="00E56AED" w14:paraId="48BD7FEE" w14:textId="77777777">
            <w:pPr>
              <w:pStyle w:val="Normal1"/>
              <w:jc w:val="both"/>
              <w:rPr>
                <w:rFonts w:ascii="Calibri" w:hAnsi="Calibri"/>
                <w:i w:val="0"/>
                <w:sz w:val="22"/>
                <w:szCs w:val="22"/>
              </w:rPr>
            </w:pPr>
            <w:r w:rsidRPr="000C226F">
              <w:rPr>
                <w:rFonts w:ascii="Calibri" w:hAnsi="Calibri"/>
                <w:i w:val="0"/>
                <w:sz w:val="22"/>
                <w:szCs w:val="22"/>
              </w:rPr>
              <w:t>Si une information manque dans l'affichage, l'utilisateur doit vérifier au niveau du référentiel.</w:t>
            </w:r>
          </w:p>
          <w:p w:rsidRPr="000C226F" w:rsidR="00E56AED" w:rsidP="002F5C7D" w:rsidRDefault="00E56AED" w14:paraId="28E1BA2F" w14:textId="77777777">
            <w:pPr>
              <w:pStyle w:val="Normal1"/>
              <w:jc w:val="both"/>
              <w:rPr>
                <w:rFonts w:ascii="Calibri" w:hAnsi="Calibri"/>
                <w:sz w:val="22"/>
                <w:szCs w:val="22"/>
              </w:rPr>
            </w:pPr>
          </w:p>
        </w:tc>
      </w:tr>
      <w:tr w:rsidRPr="00237864" w:rsidR="00E56AED" w:rsidTr="000C226F" w14:paraId="49BB6BE2" w14:textId="77777777">
        <w:trPr>
          <w:trHeight w:val="1260"/>
        </w:trPr>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847FDC7" w14:textId="77777777">
            <w:pPr>
              <w:jc w:val="both"/>
            </w:pPr>
            <w:r w:rsidRPr="00237864">
              <w:t>TRT-099-03</w:t>
            </w:r>
          </w:p>
        </w:tc>
        <w:tc>
          <w:tcPr>
            <w:tcW w:w="7729" w:type="dxa"/>
            <w:tcBorders>
              <w:left w:val="single" w:color="000000" w:sz="4" w:space="0"/>
              <w:bottom w:val="single" w:color="000000" w:sz="4" w:space="0"/>
              <w:right w:val="single" w:color="000000" w:sz="4" w:space="0"/>
            </w:tcBorders>
            <w:shd w:val="clear" w:color="auto" w:fill="FFFFFF"/>
          </w:tcPr>
          <w:p w:rsidRPr="000C226F" w:rsidR="00E56AED" w:rsidP="003D34DB" w:rsidRDefault="00E56AED" w14:paraId="2CDF9B47" w14:textId="77777777">
            <w:pPr>
              <w:pStyle w:val="Normal1"/>
              <w:numPr>
                <w:ilvl w:val="0"/>
                <w:numId w:val="73"/>
              </w:numPr>
              <w:suppressAutoHyphens/>
              <w:spacing w:line="100" w:lineRule="atLeast"/>
              <w:jc w:val="both"/>
              <w:rPr>
                <w:rFonts w:ascii="Calibri" w:hAnsi="Calibri"/>
                <w:i w:val="0"/>
                <w:sz w:val="22"/>
                <w:szCs w:val="22"/>
              </w:rPr>
            </w:pPr>
            <w:r w:rsidRPr="000C226F">
              <w:rPr>
                <w:rFonts w:ascii="Calibri" w:hAnsi="Calibri"/>
                <w:i w:val="0"/>
                <w:sz w:val="22"/>
                <w:szCs w:val="22"/>
              </w:rPr>
              <w:t>A la sauvegarde, le statut de la convention est « en attente de validation »</w:t>
            </w:r>
          </w:p>
          <w:p w:rsidRPr="000C226F" w:rsidR="00E56AED" w:rsidP="003D34DB" w:rsidRDefault="00E56AED" w14:paraId="1954C06C" w14:textId="77777777">
            <w:pPr>
              <w:pStyle w:val="Normal1"/>
              <w:numPr>
                <w:ilvl w:val="0"/>
                <w:numId w:val="73"/>
              </w:numPr>
              <w:suppressAutoHyphens/>
              <w:spacing w:line="100" w:lineRule="atLeast"/>
              <w:jc w:val="both"/>
              <w:rPr>
                <w:rFonts w:ascii="Calibri" w:hAnsi="Calibri"/>
                <w:i w:val="0"/>
                <w:sz w:val="22"/>
                <w:szCs w:val="22"/>
              </w:rPr>
            </w:pPr>
            <w:r w:rsidRPr="000C226F">
              <w:rPr>
                <w:rFonts w:ascii="Calibri" w:hAnsi="Calibri"/>
                <w:i w:val="0"/>
                <w:sz w:val="22"/>
                <w:szCs w:val="22"/>
              </w:rPr>
              <w:t xml:space="preserve"> Un bouton d'édition est affiché pour générer le contrat physique.</w:t>
            </w:r>
          </w:p>
          <w:p w:rsidRPr="000C226F" w:rsidR="00E56AED" w:rsidP="003D34DB" w:rsidRDefault="00E56AED" w14:paraId="6366A99A" w14:textId="77777777">
            <w:pPr>
              <w:pStyle w:val="Normal1"/>
              <w:numPr>
                <w:ilvl w:val="0"/>
                <w:numId w:val="73"/>
              </w:numPr>
              <w:suppressAutoHyphens/>
              <w:spacing w:line="100" w:lineRule="atLeast"/>
              <w:jc w:val="both"/>
              <w:rPr>
                <w:rFonts w:ascii="Calibri" w:hAnsi="Calibri"/>
                <w:i w:val="0"/>
                <w:sz w:val="22"/>
                <w:szCs w:val="22"/>
              </w:rPr>
            </w:pPr>
            <w:r w:rsidRPr="000C226F">
              <w:rPr>
                <w:rFonts w:ascii="Calibri" w:hAnsi="Calibri"/>
                <w:i w:val="0"/>
                <w:sz w:val="22"/>
                <w:szCs w:val="22"/>
              </w:rPr>
              <w:t>Le contrat sera présenté au client, signé et retourné pour validation.</w:t>
            </w:r>
          </w:p>
          <w:p w:rsidR="00E56AED" w:rsidP="003D34DB" w:rsidRDefault="00E56AED" w14:paraId="748565E3" w14:textId="77777777">
            <w:pPr>
              <w:pStyle w:val="Normal1"/>
              <w:numPr>
                <w:ilvl w:val="0"/>
                <w:numId w:val="73"/>
              </w:numPr>
              <w:suppressAutoHyphens/>
              <w:spacing w:line="100" w:lineRule="atLeast"/>
              <w:jc w:val="both"/>
              <w:rPr>
                <w:rFonts w:ascii="Calibri" w:hAnsi="Calibri"/>
                <w:i w:val="0"/>
                <w:sz w:val="22"/>
                <w:szCs w:val="22"/>
              </w:rPr>
            </w:pPr>
            <w:r w:rsidRPr="000C226F">
              <w:rPr>
                <w:rFonts w:ascii="Calibri" w:hAnsi="Calibri"/>
                <w:i w:val="0"/>
                <w:sz w:val="22"/>
                <w:szCs w:val="22"/>
              </w:rPr>
              <w:t>Il est possible de scanner et de rattacher le contrat physique au niveau de la mappe de saisie dès sa signature</w:t>
            </w:r>
            <w:r w:rsidR="00DB1083">
              <w:rPr>
                <w:rFonts w:ascii="Calibri" w:hAnsi="Calibri"/>
                <w:i w:val="0"/>
                <w:sz w:val="22"/>
                <w:szCs w:val="22"/>
              </w:rPr>
              <w:t>.</w:t>
            </w:r>
          </w:p>
          <w:p w:rsidRPr="000C226F" w:rsidR="00DB1083" w:rsidP="003D34DB" w:rsidRDefault="00DB1083" w14:paraId="3CA2B9B7" w14:textId="77777777">
            <w:pPr>
              <w:pStyle w:val="Normal1"/>
              <w:numPr>
                <w:ilvl w:val="0"/>
                <w:numId w:val="73"/>
              </w:numPr>
              <w:suppressAutoHyphens/>
              <w:spacing w:line="100" w:lineRule="atLeast"/>
              <w:jc w:val="both"/>
              <w:rPr>
                <w:rFonts w:ascii="Calibri" w:hAnsi="Calibri"/>
                <w:i w:val="0"/>
                <w:sz w:val="22"/>
                <w:szCs w:val="22"/>
              </w:rPr>
            </w:pPr>
            <w:r>
              <w:rPr>
                <w:rFonts w:ascii="Calibri" w:hAnsi="Calibri"/>
                <w:i w:val="0"/>
                <w:sz w:val="22"/>
                <w:szCs w:val="22"/>
              </w:rPr>
              <w:t>L’activation du contrat ne se fera qu’a sa validation, pour pouvoir informer Wafabourse de ce nouvel abonnement.</w:t>
            </w:r>
          </w:p>
        </w:tc>
      </w:tr>
    </w:tbl>
    <w:p w:rsidR="00E56AED" w:rsidP="003D34DB" w:rsidRDefault="00E56AED" w14:paraId="3626A51A" w14:textId="77777777">
      <w:pPr>
        <w:pStyle w:val="Paragraphedeliste1"/>
        <w:numPr>
          <w:ilvl w:val="0"/>
          <w:numId w:val="73"/>
        </w:numPr>
        <w:spacing w:before="240" w:after="240" w:line="100" w:lineRule="atLeast"/>
        <w:jc w:val="both"/>
      </w:pPr>
      <w:r>
        <w:t>A la validation de la convention le statut passe à « Validé » »</w:t>
      </w:r>
    </w:p>
    <w:p w:rsidR="00E56AED" w:rsidP="003D34DB" w:rsidRDefault="00E56AED" w14:paraId="0398B4C9" w14:textId="77777777">
      <w:pPr>
        <w:pStyle w:val="Style3"/>
        <w:numPr>
          <w:ilvl w:val="2"/>
          <w:numId w:val="3"/>
        </w:numPr>
        <w:spacing w:before="240" w:after="240" w:line="100" w:lineRule="atLeast"/>
        <w:ind w:right="142"/>
        <w:jc w:val="both"/>
        <w:rPr>
          <w:sz w:val="22"/>
          <w:szCs w:val="22"/>
        </w:rPr>
      </w:pPr>
      <w:bookmarkStart w:name="_Toc409973867" w:id="491"/>
      <w:r>
        <w:rPr>
          <w:sz w:val="22"/>
          <w:szCs w:val="22"/>
        </w:rPr>
        <w:t>Message d'erreur</w:t>
      </w:r>
      <w:bookmarkEnd w:id="491"/>
    </w:p>
    <w:p w:rsidR="00E56AED" w:rsidP="0091661A" w:rsidRDefault="00E56AED" w14:paraId="145C2A6F" w14:textId="77777777">
      <w:pPr>
        <w:pStyle w:val="Paragraphedeliste1"/>
        <w:numPr>
          <w:ilvl w:val="0"/>
          <w:numId w:val="4"/>
        </w:numPr>
        <w:spacing w:before="240" w:after="240" w:line="100" w:lineRule="atLeast"/>
        <w:jc w:val="both"/>
      </w:pPr>
      <w:r>
        <w:t>Identifier et lister les messages d’erreur spécifiques à ce CUF.</w:t>
      </w:r>
    </w:p>
    <w:tbl>
      <w:tblPr>
        <w:tblW w:w="0" w:type="auto"/>
        <w:tblInd w:w="108" w:type="dxa"/>
        <w:tblLayout w:type="fixed"/>
        <w:tblLook w:val="0000" w:firstRow="0" w:lastRow="0" w:firstColumn="0" w:lastColumn="0" w:noHBand="0" w:noVBand="0"/>
      </w:tblPr>
      <w:tblGrid>
        <w:gridCol w:w="1505"/>
        <w:gridCol w:w="7718"/>
      </w:tblGrid>
      <w:tr w:rsidRPr="00237864" w:rsidR="00E56AED" w:rsidTr="006709CC" w14:paraId="123C1370" w14:textId="77777777">
        <w:trPr>
          <w:tblHeader/>
        </w:trPr>
        <w:tc>
          <w:tcPr>
            <w:tcW w:w="1505"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91661A" w:rsidRDefault="00E56AED" w14:paraId="2ED4ACA2" w14:textId="77777777">
            <w:pPr>
              <w:numPr>
                <w:ilvl w:val="0"/>
                <w:numId w:val="4"/>
              </w:numPr>
              <w:tabs>
                <w:tab w:val="left" w:pos="708"/>
              </w:tabs>
              <w:suppressAutoHyphens/>
              <w:jc w:val="both"/>
              <w:rPr>
                <w:b/>
              </w:rPr>
            </w:pPr>
            <w:r w:rsidRPr="00237864">
              <w:rPr>
                <w:b/>
              </w:rPr>
              <w:t>Réf.</w:t>
            </w:r>
          </w:p>
        </w:tc>
        <w:tc>
          <w:tcPr>
            <w:tcW w:w="7718"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91661A" w:rsidRDefault="00E56AED" w14:paraId="2FEF8131" w14:textId="77777777">
            <w:pPr>
              <w:numPr>
                <w:ilvl w:val="0"/>
                <w:numId w:val="4"/>
              </w:numPr>
              <w:tabs>
                <w:tab w:val="left" w:pos="708"/>
              </w:tabs>
              <w:suppressAutoHyphens/>
              <w:jc w:val="both"/>
              <w:rPr>
                <w:b/>
              </w:rPr>
            </w:pPr>
            <w:r w:rsidRPr="00237864">
              <w:rPr>
                <w:b/>
              </w:rPr>
              <w:t>Description</w:t>
            </w:r>
          </w:p>
        </w:tc>
      </w:tr>
      <w:tr w:rsidRPr="00237864" w:rsidR="00E56AED" w:rsidTr="006709CC" w14:paraId="3109B1C8" w14:textId="77777777">
        <w:tc>
          <w:tcPr>
            <w:tcW w:w="150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91661A" w:rsidRDefault="00E56AED" w14:paraId="25C272FA" w14:textId="77777777">
            <w:pPr>
              <w:numPr>
                <w:ilvl w:val="0"/>
                <w:numId w:val="4"/>
              </w:numPr>
              <w:tabs>
                <w:tab w:val="left" w:pos="708"/>
              </w:tabs>
              <w:suppressAutoHyphens/>
              <w:jc w:val="both"/>
            </w:pPr>
            <w:r w:rsidRPr="00237864">
              <w:t>ERR-GEN-1</w:t>
            </w:r>
          </w:p>
        </w:tc>
        <w:tc>
          <w:tcPr>
            <w:tcW w:w="7718"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2FC198A5" w14:textId="77777777">
            <w:pPr>
              <w:pStyle w:val="Normal1"/>
              <w:jc w:val="both"/>
            </w:pPr>
          </w:p>
        </w:tc>
      </w:tr>
    </w:tbl>
    <w:p w:rsidR="00E56AED" w:rsidP="002F5C7D" w:rsidRDefault="00E56AED" w14:paraId="5BF61634" w14:textId="77777777">
      <w:pPr>
        <w:spacing w:before="60" w:line="100" w:lineRule="atLeast"/>
        <w:jc w:val="both"/>
        <w:rPr>
          <w:i/>
          <w:color w:val="999999"/>
          <w:sz w:val="20"/>
          <w:szCs w:val="20"/>
        </w:rPr>
      </w:pPr>
      <w:r>
        <w:rPr>
          <w:i/>
          <w:color w:val="999999"/>
          <w:sz w:val="20"/>
          <w:szCs w:val="20"/>
        </w:rPr>
        <w:t>XXX = Trigramme spécifique à ce cas d’utilisation</w:t>
      </w:r>
    </w:p>
    <w:p w:rsidR="00E56AED" w:rsidP="003D34DB" w:rsidRDefault="00E56AED" w14:paraId="0ABEACD9" w14:textId="77777777">
      <w:pPr>
        <w:pStyle w:val="Style2"/>
        <w:numPr>
          <w:ilvl w:val="1"/>
          <w:numId w:val="3"/>
        </w:numPr>
        <w:jc w:val="both"/>
      </w:pPr>
      <w:bookmarkStart w:name="_Toc409973868" w:id="492"/>
      <w:r>
        <w:t>Cas d’utilisation &lt;Saisie Bulletin de souscription à la bourse en ligne&gt;</w:t>
      </w:r>
      <w:bookmarkEnd w:id="492"/>
    </w:p>
    <w:p w:rsidR="00E56AED" w:rsidP="003D34DB" w:rsidRDefault="00E56AED" w14:paraId="4FF9C025" w14:textId="77777777">
      <w:pPr>
        <w:pStyle w:val="Style3"/>
        <w:numPr>
          <w:ilvl w:val="2"/>
          <w:numId w:val="3"/>
        </w:numPr>
        <w:jc w:val="both"/>
      </w:pPr>
      <w:bookmarkStart w:name="_Toc400528810121" w:id="493"/>
      <w:bookmarkStart w:name="_Toc319568795121" w:id="494"/>
      <w:bookmarkStart w:name="_Toc318352129121" w:id="495"/>
      <w:bookmarkStart w:name="_Toc409973869" w:id="496"/>
      <w:bookmarkEnd w:id="493"/>
      <w:bookmarkEnd w:id="494"/>
      <w:bookmarkEnd w:id="495"/>
      <w:r>
        <w:t>Définition et objectif</w:t>
      </w:r>
      <w:bookmarkEnd w:id="496"/>
    </w:p>
    <w:p w:rsidR="00E56AED" w:rsidP="003D34DB" w:rsidRDefault="00E56AED" w14:paraId="3B4D37F0" w14:textId="77777777">
      <w:pPr>
        <w:pStyle w:val="Paragraphedeliste1"/>
        <w:numPr>
          <w:ilvl w:val="0"/>
          <w:numId w:val="14"/>
        </w:numPr>
        <w:tabs>
          <w:tab w:val="left" w:pos="1428"/>
          <w:tab w:val="left" w:pos="2148"/>
          <w:tab w:val="left" w:pos="2868"/>
          <w:tab w:val="left" w:pos="3588"/>
          <w:tab w:val="left" w:pos="4308"/>
          <w:tab w:val="left" w:pos="5028"/>
        </w:tabs>
        <w:spacing w:before="240" w:after="240" w:line="100" w:lineRule="atLeast"/>
        <w:jc w:val="both"/>
      </w:pPr>
      <w:r>
        <w:t>Contrairement à la PEA, la création d'un contrat BEL n'est pas automatisée,  ce processus est conditionné par la validation de la convention tripartite.</w:t>
      </w:r>
    </w:p>
    <w:p w:rsidR="00E56AED" w:rsidP="003D34DB" w:rsidRDefault="00E56AED" w14:paraId="1C67CCA1" w14:textId="77777777">
      <w:pPr>
        <w:pStyle w:val="Paragraphedeliste1"/>
        <w:numPr>
          <w:ilvl w:val="0"/>
          <w:numId w:val="14"/>
        </w:numPr>
        <w:tabs>
          <w:tab w:val="left" w:pos="1428"/>
          <w:tab w:val="left" w:pos="2148"/>
          <w:tab w:val="left" w:pos="2868"/>
          <w:tab w:val="left" w:pos="3588"/>
          <w:tab w:val="left" w:pos="4308"/>
          <w:tab w:val="left" w:pos="5028"/>
        </w:tabs>
        <w:spacing w:before="240" w:after="240" w:line="100" w:lineRule="atLeast"/>
        <w:jc w:val="both"/>
      </w:pPr>
      <w:r>
        <w:t>Ce cas d'utilisation décrit les étapes pour la génération du bulletin de souscription qui va être transmis vers la Société de gestion (WAFA BOURSE) ) par fax.</w:t>
      </w:r>
    </w:p>
    <w:p w:rsidR="00E56AED" w:rsidP="003D34DB" w:rsidRDefault="00E56AED" w14:paraId="5521F92E" w14:textId="77777777">
      <w:pPr>
        <w:pStyle w:val="Style3"/>
        <w:numPr>
          <w:ilvl w:val="2"/>
          <w:numId w:val="3"/>
        </w:numPr>
        <w:jc w:val="both"/>
      </w:pPr>
      <w:bookmarkStart w:name="_Toc400528811111" w:id="497"/>
      <w:bookmarkStart w:name="_Toc319568796111" w:id="498"/>
      <w:bookmarkStart w:name="_Toc318352130111" w:id="499"/>
      <w:bookmarkStart w:name="_Toc409973870" w:id="500"/>
      <w:bookmarkEnd w:id="497"/>
      <w:bookmarkEnd w:id="498"/>
      <w:bookmarkEnd w:id="499"/>
      <w:r>
        <w:t>Pré-conditions</w:t>
      </w:r>
      <w:bookmarkEnd w:id="500"/>
    </w:p>
    <w:p w:rsidR="00E56AED" w:rsidP="003D34DB" w:rsidRDefault="00E56AED" w14:paraId="13613880" w14:textId="77777777">
      <w:pPr>
        <w:pStyle w:val="Paragraphedeliste1"/>
        <w:numPr>
          <w:ilvl w:val="0"/>
          <w:numId w:val="14"/>
        </w:numPr>
        <w:spacing w:before="240" w:after="240" w:line="100" w:lineRule="atLeast"/>
        <w:jc w:val="both"/>
      </w:pPr>
      <w:r>
        <w:t>Les pré-conditions à prévoir pour le cas d'utilisation « Création de la convention trupartite »</w:t>
      </w:r>
    </w:p>
    <w:p w:rsidR="00E56AED" w:rsidP="002F5C7D" w:rsidRDefault="00E56AED" w14:paraId="13C1315D" w14:textId="77777777">
      <w:pPr>
        <w:pStyle w:val="Paragraphedeliste1"/>
        <w:spacing w:before="240" w:after="240" w:line="100" w:lineRule="atLeast"/>
        <w:jc w:val="both"/>
      </w:pPr>
    </w:p>
    <w:tbl>
      <w:tblPr>
        <w:tblW w:w="0" w:type="auto"/>
        <w:tblLayout w:type="fixed"/>
        <w:tblLook w:val="0000" w:firstRow="0" w:lastRow="0" w:firstColumn="0" w:lastColumn="0" w:noHBand="0" w:noVBand="0"/>
      </w:tblPr>
      <w:tblGrid>
        <w:gridCol w:w="1511"/>
        <w:gridCol w:w="7729"/>
      </w:tblGrid>
      <w:tr w:rsidRPr="00237864" w:rsidR="00E56AED" w:rsidTr="006709CC" w14:paraId="3404A651" w14:textId="77777777">
        <w:trPr>
          <w:tblHeader/>
        </w:trPr>
        <w:tc>
          <w:tcPr>
            <w:tcW w:w="1511"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758F6C5D" w14:textId="77777777">
            <w:pPr>
              <w:jc w:val="both"/>
              <w:rPr>
                <w:b/>
              </w:rPr>
            </w:pPr>
            <w:r w:rsidRPr="00237864">
              <w:rPr>
                <w:b/>
              </w:rPr>
              <w:t>Réf.</w:t>
            </w:r>
          </w:p>
        </w:tc>
        <w:tc>
          <w:tcPr>
            <w:tcW w:w="7729"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1A3D12BD" w14:textId="77777777">
            <w:pPr>
              <w:jc w:val="both"/>
              <w:rPr>
                <w:b/>
              </w:rPr>
            </w:pPr>
            <w:r w:rsidRPr="00237864">
              <w:rPr>
                <w:b/>
              </w:rPr>
              <w:t>Description</w:t>
            </w:r>
          </w:p>
        </w:tc>
      </w:tr>
      <w:tr w:rsidRPr="00237864" w:rsidR="00E56AED" w:rsidTr="006709CC" w14:paraId="2BF5204E" w14:textId="77777777">
        <w:tc>
          <w:tcPr>
            <w:tcW w:w="151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316D3A1C" w14:textId="77777777">
            <w:pPr>
              <w:jc w:val="both"/>
            </w:pPr>
            <w:r w:rsidRPr="00237864">
              <w:t>PRE-100-01</w:t>
            </w:r>
          </w:p>
        </w:tc>
        <w:tc>
          <w:tcPr>
            <w:tcW w:w="7729" w:type="dxa"/>
            <w:tcBorders>
              <w:top w:val="single" w:color="000000" w:sz="4" w:space="0"/>
              <w:left w:val="single" w:color="000000" w:sz="4" w:space="0"/>
              <w:bottom w:val="single" w:color="000000" w:sz="4" w:space="0"/>
              <w:right w:val="single" w:color="000000" w:sz="4" w:space="0"/>
            </w:tcBorders>
            <w:shd w:val="clear" w:color="auto" w:fill="FFFFFF"/>
          </w:tcPr>
          <w:p w:rsidR="00E56AED" w:rsidP="003D34DB" w:rsidRDefault="00E56AED" w14:paraId="465AFEFE" w14:textId="77777777">
            <w:pPr>
              <w:pStyle w:val="Normal1"/>
              <w:numPr>
                <w:ilvl w:val="0"/>
                <w:numId w:val="74"/>
              </w:numPr>
              <w:suppressAutoHyphens/>
              <w:spacing w:line="100" w:lineRule="atLeast"/>
              <w:jc w:val="both"/>
              <w:rPr>
                <w:rFonts w:ascii="Calibri" w:hAnsi="Calibri"/>
                <w:i w:val="0"/>
                <w:lang w:val="fr-FR"/>
              </w:rPr>
            </w:pPr>
            <w:r>
              <w:rPr>
                <w:rFonts w:ascii="Calibri" w:hAnsi="Calibri"/>
                <w:i w:val="0"/>
                <w:lang w:val="fr-FR"/>
              </w:rPr>
              <w:t>Validation de la convention tripartite. (Statut validé)</w:t>
            </w:r>
          </w:p>
        </w:tc>
      </w:tr>
    </w:tbl>
    <w:p w:rsidR="00E56AED" w:rsidP="003D34DB" w:rsidRDefault="00E56AED" w14:paraId="75E5157E" w14:textId="77777777">
      <w:pPr>
        <w:pStyle w:val="Style3"/>
        <w:numPr>
          <w:ilvl w:val="2"/>
          <w:numId w:val="3"/>
        </w:numPr>
        <w:jc w:val="both"/>
      </w:pPr>
      <w:bookmarkStart w:name="_Toc409973871" w:id="501"/>
      <w:r>
        <w:t>Post-conditions</w:t>
      </w:r>
      <w:bookmarkEnd w:id="501"/>
    </w:p>
    <w:p w:rsidR="00E56AED" w:rsidP="0091661A" w:rsidRDefault="00E56AED" w14:paraId="707675B6" w14:textId="77777777">
      <w:pPr>
        <w:pStyle w:val="Paragraphedeliste1"/>
        <w:numPr>
          <w:ilvl w:val="0"/>
          <w:numId w:val="14"/>
        </w:numPr>
        <w:spacing w:before="240" w:after="240" w:line="100" w:lineRule="atLeast"/>
        <w:ind w:left="0" w:right="142" w:firstLine="0"/>
        <w:jc w:val="both"/>
      </w:pPr>
      <w:r>
        <w:t>Les pré-conditions à prévoir pour le cas d'utilisation « Création de la convention trupartite »</w:t>
      </w:r>
    </w:p>
    <w:tbl>
      <w:tblPr>
        <w:tblW w:w="0" w:type="auto"/>
        <w:tblLayout w:type="fixed"/>
        <w:tblLook w:val="0000" w:firstRow="0" w:lastRow="0" w:firstColumn="0" w:lastColumn="0" w:noHBand="0" w:noVBand="0"/>
      </w:tblPr>
      <w:tblGrid>
        <w:gridCol w:w="1511"/>
        <w:gridCol w:w="7729"/>
      </w:tblGrid>
      <w:tr w:rsidRPr="00237864" w:rsidR="00E56AED" w:rsidTr="006709CC" w14:paraId="5FAB5A3E" w14:textId="77777777">
        <w:trPr>
          <w:tblHeader/>
        </w:trPr>
        <w:tc>
          <w:tcPr>
            <w:tcW w:w="1511"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0B8EB989" w14:textId="77777777">
            <w:pPr>
              <w:jc w:val="both"/>
              <w:rPr>
                <w:b/>
              </w:rPr>
            </w:pPr>
            <w:r w:rsidRPr="00237864">
              <w:rPr>
                <w:b/>
              </w:rPr>
              <w:t>Réf.</w:t>
            </w:r>
          </w:p>
        </w:tc>
        <w:tc>
          <w:tcPr>
            <w:tcW w:w="7729"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7D707E54" w14:textId="77777777">
            <w:pPr>
              <w:jc w:val="both"/>
              <w:rPr>
                <w:b/>
              </w:rPr>
            </w:pPr>
            <w:r w:rsidRPr="00237864">
              <w:rPr>
                <w:b/>
              </w:rPr>
              <w:t>Description</w:t>
            </w:r>
          </w:p>
        </w:tc>
      </w:tr>
      <w:tr w:rsidRPr="00237864" w:rsidR="00E56AED" w:rsidTr="006709CC" w14:paraId="1054484A" w14:textId="77777777">
        <w:tc>
          <w:tcPr>
            <w:tcW w:w="151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4BB1F4EF" w14:textId="77777777">
            <w:pPr>
              <w:jc w:val="both"/>
            </w:pPr>
            <w:r w:rsidRPr="00237864">
              <w:t>POS-100-01</w:t>
            </w:r>
          </w:p>
        </w:tc>
        <w:tc>
          <w:tcPr>
            <w:tcW w:w="7729" w:type="dxa"/>
            <w:tcBorders>
              <w:top w:val="single" w:color="000000" w:sz="4" w:space="0"/>
              <w:left w:val="single" w:color="000000" w:sz="4" w:space="0"/>
              <w:bottom w:val="single" w:color="000000" w:sz="4" w:space="0"/>
              <w:right w:val="single" w:color="000000" w:sz="4" w:space="0"/>
            </w:tcBorders>
            <w:shd w:val="clear" w:color="auto" w:fill="FFFFFF"/>
          </w:tcPr>
          <w:p w:rsidRPr="00D20B4C" w:rsidR="00E56AED" w:rsidP="003D34DB" w:rsidRDefault="00E56AED" w14:paraId="050E4AB2" w14:textId="77777777">
            <w:pPr>
              <w:pStyle w:val="Normal1"/>
              <w:numPr>
                <w:ilvl w:val="0"/>
                <w:numId w:val="75"/>
              </w:numPr>
              <w:suppressAutoHyphens/>
              <w:spacing w:line="100" w:lineRule="atLeast"/>
              <w:jc w:val="both"/>
              <w:rPr>
                <w:rFonts w:asciiTheme="minorHAnsi" w:hAnsiTheme="minorHAnsi"/>
                <w:i w:val="0"/>
                <w:sz w:val="22"/>
                <w:szCs w:val="22"/>
                <w:lang w:val="fr-FR"/>
              </w:rPr>
            </w:pPr>
            <w:r w:rsidRPr="00D20B4C">
              <w:rPr>
                <w:rFonts w:asciiTheme="minorHAnsi" w:hAnsiTheme="minorHAnsi"/>
                <w:i w:val="0"/>
                <w:sz w:val="22"/>
                <w:szCs w:val="22"/>
                <w:lang w:val="fr-FR"/>
              </w:rPr>
              <w:t>Saisie du compte titre client BEL, ou le compte espèce, l'un génère l'autre via la configuration d'un SLA éligibilité compte titre / espèce</w:t>
            </w:r>
          </w:p>
        </w:tc>
      </w:tr>
      <w:tr w:rsidRPr="00237864" w:rsidR="00E56AED" w:rsidTr="006709CC" w14:paraId="3D9C56EE"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C65E626" w14:textId="77777777">
            <w:pPr>
              <w:jc w:val="both"/>
            </w:pPr>
            <w:r w:rsidRPr="00237864">
              <w:t>POS-100-02</w:t>
            </w:r>
          </w:p>
        </w:tc>
        <w:tc>
          <w:tcPr>
            <w:tcW w:w="7729" w:type="dxa"/>
            <w:tcBorders>
              <w:left w:val="single" w:color="000000" w:sz="4" w:space="0"/>
              <w:bottom w:val="single" w:color="000000" w:sz="4" w:space="0"/>
              <w:right w:val="single" w:color="000000" w:sz="4" w:space="0"/>
            </w:tcBorders>
            <w:shd w:val="clear" w:color="auto" w:fill="FFFFFF"/>
          </w:tcPr>
          <w:p w:rsidRPr="00D20B4C" w:rsidR="00E56AED" w:rsidP="003D34DB" w:rsidRDefault="00E56AED" w14:paraId="3C3AFA2D" w14:textId="77777777">
            <w:pPr>
              <w:pStyle w:val="Normal1"/>
              <w:numPr>
                <w:ilvl w:val="0"/>
                <w:numId w:val="76"/>
              </w:numPr>
              <w:suppressAutoHyphens/>
              <w:spacing w:line="100" w:lineRule="atLeast"/>
              <w:jc w:val="both"/>
              <w:rPr>
                <w:rFonts w:asciiTheme="minorHAnsi" w:hAnsiTheme="minorHAnsi"/>
                <w:i w:val="0"/>
                <w:sz w:val="22"/>
                <w:szCs w:val="22"/>
              </w:rPr>
            </w:pPr>
            <w:r w:rsidRPr="00D20B4C">
              <w:rPr>
                <w:rFonts w:asciiTheme="minorHAnsi" w:hAnsiTheme="minorHAnsi"/>
                <w:i w:val="0"/>
                <w:sz w:val="22"/>
                <w:szCs w:val="22"/>
              </w:rPr>
              <w:t>Montant de versement initial doit être supérieur ou égale à 5000 MAD</w:t>
            </w:r>
          </w:p>
        </w:tc>
      </w:tr>
    </w:tbl>
    <w:p w:rsidR="00E56AED" w:rsidP="003D34DB" w:rsidRDefault="00E56AED" w14:paraId="31BFC659" w14:textId="77777777">
      <w:pPr>
        <w:pStyle w:val="Style3"/>
        <w:numPr>
          <w:ilvl w:val="2"/>
          <w:numId w:val="3"/>
        </w:numPr>
        <w:spacing w:before="240" w:after="240" w:line="100" w:lineRule="atLeast"/>
        <w:ind w:right="142"/>
        <w:jc w:val="both"/>
        <w:rPr>
          <w:sz w:val="22"/>
          <w:szCs w:val="22"/>
        </w:rPr>
      </w:pPr>
      <w:bookmarkStart w:name="_Toc409973872" w:id="502"/>
      <w:r>
        <w:rPr>
          <w:sz w:val="22"/>
          <w:szCs w:val="22"/>
        </w:rPr>
        <w:t xml:space="preserve">Diagramme </w:t>
      </w:r>
      <w:r w:rsidRPr="006709CC">
        <w:t>d’activité</w:t>
      </w:r>
      <w:bookmarkEnd w:id="502"/>
    </w:p>
    <w:p w:rsidR="00E56AED" w:rsidP="002F5C7D" w:rsidRDefault="00E56AED" w14:paraId="25290EAA" w14:textId="77777777">
      <w:pPr>
        <w:jc w:val="both"/>
        <w:rPr>
          <w:color w:val="000000"/>
        </w:rPr>
      </w:pPr>
      <w:r>
        <w:rPr>
          <w:color w:val="000000"/>
        </w:rPr>
        <w:t>[Pas d'écran disponible à ce niveau]</w:t>
      </w:r>
    </w:p>
    <w:p w:rsidR="00E56AED" w:rsidP="003D34DB" w:rsidRDefault="00E56AED" w14:paraId="33244A6E" w14:textId="77777777">
      <w:pPr>
        <w:pStyle w:val="Style3"/>
        <w:numPr>
          <w:ilvl w:val="2"/>
          <w:numId w:val="3"/>
        </w:numPr>
        <w:spacing w:before="240" w:after="240" w:line="100" w:lineRule="atLeast"/>
        <w:ind w:right="142"/>
        <w:jc w:val="both"/>
      </w:pPr>
      <w:bookmarkStart w:name="_Toc409973873" w:id="503"/>
      <w:r>
        <w:t>Règles de gestion</w:t>
      </w:r>
      <w:bookmarkEnd w:id="503"/>
    </w:p>
    <w:tbl>
      <w:tblPr>
        <w:tblW w:w="0" w:type="auto"/>
        <w:tblLayout w:type="fixed"/>
        <w:tblLook w:val="0000" w:firstRow="0" w:lastRow="0" w:firstColumn="0" w:lastColumn="0" w:noHBand="0" w:noVBand="0"/>
      </w:tblPr>
      <w:tblGrid>
        <w:gridCol w:w="1511"/>
        <w:gridCol w:w="7729"/>
      </w:tblGrid>
      <w:tr w:rsidRPr="00237864" w:rsidR="00E56AED" w:rsidTr="006709CC" w14:paraId="217B7F3D" w14:textId="77777777">
        <w:trPr>
          <w:trHeight w:val="100"/>
          <w:tblHeader/>
        </w:trPr>
        <w:tc>
          <w:tcPr>
            <w:tcW w:w="1511"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12481A0E" w14:textId="77777777">
            <w:pPr>
              <w:jc w:val="both"/>
              <w:rPr>
                <w:b/>
              </w:rPr>
            </w:pPr>
            <w:r w:rsidRPr="00237864">
              <w:rPr>
                <w:b/>
              </w:rPr>
              <w:t>Réf.</w:t>
            </w:r>
          </w:p>
        </w:tc>
        <w:tc>
          <w:tcPr>
            <w:tcW w:w="7729"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731C587C" w14:textId="77777777">
            <w:pPr>
              <w:jc w:val="both"/>
              <w:rPr>
                <w:b/>
              </w:rPr>
            </w:pPr>
            <w:r w:rsidRPr="00237864">
              <w:rPr>
                <w:b/>
              </w:rPr>
              <w:t>Description</w:t>
            </w:r>
          </w:p>
        </w:tc>
      </w:tr>
      <w:tr w:rsidRPr="00237864" w:rsidR="00E56AED" w:rsidTr="006709CC" w14:paraId="06F267F0" w14:textId="77777777">
        <w:tc>
          <w:tcPr>
            <w:tcW w:w="151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19CD1A1C" w14:textId="77777777">
            <w:pPr>
              <w:jc w:val="both"/>
            </w:pPr>
            <w:r w:rsidRPr="00237864">
              <w:t>RG-100-01</w:t>
            </w:r>
          </w:p>
        </w:tc>
        <w:tc>
          <w:tcPr>
            <w:tcW w:w="7729" w:type="dxa"/>
            <w:tcBorders>
              <w:top w:val="single" w:color="000000" w:sz="4" w:space="0"/>
              <w:left w:val="single" w:color="000000" w:sz="4" w:space="0"/>
              <w:bottom w:val="single" w:color="000000" w:sz="4" w:space="0"/>
              <w:right w:val="single" w:color="000000" w:sz="4" w:space="0"/>
            </w:tcBorders>
            <w:shd w:val="clear" w:color="auto" w:fill="FFFFFF"/>
          </w:tcPr>
          <w:p w:rsidRPr="00D20B4C" w:rsidR="00E56AED" w:rsidP="003D34DB" w:rsidRDefault="00E56AED" w14:paraId="6C6F5A91" w14:textId="77777777">
            <w:pPr>
              <w:pStyle w:val="Normal1"/>
              <w:numPr>
                <w:ilvl w:val="0"/>
                <w:numId w:val="70"/>
              </w:numPr>
              <w:suppressAutoHyphens/>
              <w:spacing w:line="100" w:lineRule="atLeast"/>
              <w:jc w:val="both"/>
              <w:rPr>
                <w:rFonts w:asciiTheme="minorHAnsi" w:hAnsiTheme="minorHAnsi"/>
                <w:i w:val="0"/>
                <w:sz w:val="22"/>
                <w:szCs w:val="22"/>
                <w:lang w:val="fr-FR"/>
              </w:rPr>
            </w:pPr>
            <w:r w:rsidRPr="00D20B4C">
              <w:rPr>
                <w:rFonts w:asciiTheme="minorHAnsi" w:hAnsiTheme="minorHAnsi"/>
                <w:i w:val="0"/>
                <w:sz w:val="22"/>
                <w:szCs w:val="22"/>
                <w:lang w:val="fr-FR"/>
              </w:rPr>
              <w:t>Date de souscription est la date système par défaut</w:t>
            </w:r>
          </w:p>
        </w:tc>
      </w:tr>
      <w:tr w:rsidRPr="00237864" w:rsidR="00E56AED" w:rsidTr="006709CC" w14:paraId="3C05E081"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C8A0E06" w14:textId="77777777">
            <w:pPr>
              <w:jc w:val="both"/>
            </w:pPr>
            <w:r w:rsidRPr="00237864">
              <w:t>RG-100-02</w:t>
            </w:r>
          </w:p>
        </w:tc>
        <w:tc>
          <w:tcPr>
            <w:tcW w:w="7729" w:type="dxa"/>
            <w:tcBorders>
              <w:left w:val="single" w:color="000000" w:sz="4" w:space="0"/>
              <w:bottom w:val="single" w:color="000000" w:sz="4" w:space="0"/>
              <w:right w:val="single" w:color="000000" w:sz="4" w:space="0"/>
            </w:tcBorders>
            <w:shd w:val="clear" w:color="auto" w:fill="FFFFFF"/>
          </w:tcPr>
          <w:p w:rsidRPr="00D20B4C" w:rsidR="00E56AED" w:rsidP="003D34DB" w:rsidRDefault="00E56AED" w14:paraId="7748B99E" w14:textId="77777777">
            <w:pPr>
              <w:pStyle w:val="Normal1"/>
              <w:numPr>
                <w:ilvl w:val="0"/>
                <w:numId w:val="70"/>
              </w:numPr>
              <w:suppressAutoHyphens/>
              <w:spacing w:line="100" w:lineRule="atLeast"/>
              <w:jc w:val="both"/>
              <w:rPr>
                <w:rFonts w:asciiTheme="minorHAnsi" w:hAnsiTheme="minorHAnsi"/>
                <w:i w:val="0"/>
                <w:sz w:val="22"/>
                <w:szCs w:val="22"/>
              </w:rPr>
            </w:pPr>
            <w:r w:rsidRPr="00D20B4C">
              <w:rPr>
                <w:rFonts w:asciiTheme="minorHAnsi" w:hAnsiTheme="minorHAnsi"/>
                <w:i w:val="0"/>
                <w:sz w:val="22"/>
                <w:szCs w:val="22"/>
              </w:rPr>
              <w:t>L'automatisation du calcul du compte titre dés la saisie du compte espèce BEL et inversement</w:t>
            </w:r>
          </w:p>
        </w:tc>
      </w:tr>
      <w:tr w:rsidRPr="00237864" w:rsidR="00E56AED" w:rsidTr="006709CC" w14:paraId="2A2E9CD3"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8828350" w14:textId="77777777">
            <w:pPr>
              <w:jc w:val="both"/>
            </w:pPr>
            <w:r w:rsidRPr="00237864">
              <w:t>RG-100-03</w:t>
            </w:r>
          </w:p>
        </w:tc>
        <w:tc>
          <w:tcPr>
            <w:tcW w:w="7729" w:type="dxa"/>
            <w:tcBorders>
              <w:left w:val="single" w:color="000000" w:sz="4" w:space="0"/>
              <w:bottom w:val="single" w:color="000000" w:sz="4" w:space="0"/>
              <w:right w:val="single" w:color="000000" w:sz="4" w:space="0"/>
            </w:tcBorders>
            <w:shd w:val="clear" w:color="auto" w:fill="FFFFFF"/>
          </w:tcPr>
          <w:p w:rsidRPr="00D20B4C" w:rsidR="00E56AED" w:rsidP="003D34DB" w:rsidRDefault="00E56AED" w14:paraId="51F474B8" w14:textId="77777777">
            <w:pPr>
              <w:pStyle w:val="Normal1"/>
              <w:numPr>
                <w:ilvl w:val="0"/>
                <w:numId w:val="70"/>
              </w:numPr>
              <w:suppressAutoHyphens/>
              <w:spacing w:line="100" w:lineRule="atLeast"/>
              <w:jc w:val="both"/>
              <w:rPr>
                <w:rFonts w:asciiTheme="minorHAnsi" w:hAnsiTheme="minorHAnsi"/>
                <w:i w:val="0"/>
                <w:sz w:val="22"/>
                <w:szCs w:val="22"/>
              </w:rPr>
            </w:pPr>
            <w:r w:rsidRPr="00D20B4C">
              <w:rPr>
                <w:rFonts w:asciiTheme="minorHAnsi" w:hAnsiTheme="minorHAnsi"/>
                <w:i w:val="0"/>
                <w:sz w:val="22"/>
                <w:szCs w:val="22"/>
              </w:rPr>
              <w:t xml:space="preserve">La génération automatique du nom du client, prénom et son adresse </w:t>
            </w:r>
          </w:p>
        </w:tc>
      </w:tr>
      <w:tr w:rsidRPr="00237864" w:rsidR="00E56AED" w:rsidTr="006709CC" w14:paraId="14A687DF"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943064B" w14:textId="77777777">
            <w:pPr>
              <w:jc w:val="both"/>
            </w:pPr>
            <w:r w:rsidRPr="00237864">
              <w:t>RG-100-04</w:t>
            </w:r>
          </w:p>
        </w:tc>
        <w:tc>
          <w:tcPr>
            <w:tcW w:w="7729" w:type="dxa"/>
            <w:tcBorders>
              <w:left w:val="single" w:color="000000" w:sz="4" w:space="0"/>
              <w:bottom w:val="single" w:color="000000" w:sz="4" w:space="0"/>
              <w:right w:val="single" w:color="000000" w:sz="4" w:space="0"/>
            </w:tcBorders>
            <w:shd w:val="clear" w:color="auto" w:fill="FFFFFF"/>
          </w:tcPr>
          <w:p w:rsidRPr="00D20B4C" w:rsidR="00E56AED" w:rsidP="003D34DB" w:rsidRDefault="00E56AED" w14:paraId="7B555B8F" w14:textId="77777777">
            <w:pPr>
              <w:pStyle w:val="Normal1"/>
              <w:numPr>
                <w:ilvl w:val="0"/>
                <w:numId w:val="70"/>
              </w:numPr>
              <w:suppressAutoHyphens/>
              <w:spacing w:line="100" w:lineRule="atLeast"/>
              <w:jc w:val="both"/>
              <w:rPr>
                <w:rFonts w:asciiTheme="minorHAnsi" w:hAnsiTheme="minorHAnsi"/>
                <w:i w:val="0"/>
                <w:sz w:val="22"/>
                <w:szCs w:val="22"/>
              </w:rPr>
            </w:pPr>
            <w:r w:rsidRPr="00D20B4C">
              <w:rPr>
                <w:rFonts w:asciiTheme="minorHAnsi" w:hAnsiTheme="minorHAnsi"/>
                <w:i w:val="0"/>
                <w:sz w:val="22"/>
                <w:szCs w:val="22"/>
              </w:rPr>
              <w:t>Génération automatique du login client</w:t>
            </w:r>
          </w:p>
        </w:tc>
      </w:tr>
    </w:tbl>
    <w:p w:rsidR="00E56AED" w:rsidP="003D34DB" w:rsidRDefault="00E56AED" w14:paraId="53B7207F" w14:textId="77777777">
      <w:pPr>
        <w:pStyle w:val="Style3"/>
        <w:numPr>
          <w:ilvl w:val="2"/>
          <w:numId w:val="3"/>
        </w:numPr>
        <w:jc w:val="both"/>
      </w:pPr>
      <w:bookmarkStart w:name="_Toc409973874" w:id="504"/>
      <w:r>
        <w:t>Traitements</w:t>
      </w:r>
      <w:bookmarkEnd w:id="504"/>
    </w:p>
    <w:p w:rsidR="00E56AED" w:rsidP="002F5C7D" w:rsidRDefault="00E56AED" w14:paraId="3366819A" w14:textId="77777777">
      <w:pPr>
        <w:jc w:val="both"/>
      </w:pPr>
    </w:p>
    <w:p w:rsidR="00E56AED" w:rsidP="002F5C7D" w:rsidRDefault="00E56AED" w14:paraId="7E86C623" w14:textId="77777777">
      <w:pPr>
        <w:jc w:val="both"/>
      </w:pPr>
    </w:p>
    <w:tbl>
      <w:tblPr>
        <w:tblW w:w="0" w:type="auto"/>
        <w:tblLayout w:type="fixed"/>
        <w:tblLook w:val="0000" w:firstRow="0" w:lastRow="0" w:firstColumn="0" w:lastColumn="0" w:noHBand="0" w:noVBand="0"/>
      </w:tblPr>
      <w:tblGrid>
        <w:gridCol w:w="1511"/>
        <w:gridCol w:w="7729"/>
      </w:tblGrid>
      <w:tr w:rsidRPr="00237864" w:rsidR="00E56AED" w:rsidTr="006709CC" w14:paraId="606BCCF4" w14:textId="77777777">
        <w:trPr>
          <w:tblHeader/>
        </w:trPr>
        <w:tc>
          <w:tcPr>
            <w:tcW w:w="1511"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136C1AB6" w14:textId="77777777">
            <w:pPr>
              <w:jc w:val="both"/>
              <w:rPr>
                <w:b/>
              </w:rPr>
            </w:pPr>
            <w:r w:rsidRPr="00237864">
              <w:rPr>
                <w:b/>
              </w:rPr>
              <w:t>Réf.</w:t>
            </w:r>
          </w:p>
        </w:tc>
        <w:tc>
          <w:tcPr>
            <w:tcW w:w="7729"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35498478" w14:textId="77777777">
            <w:pPr>
              <w:jc w:val="both"/>
              <w:rPr>
                <w:b/>
              </w:rPr>
            </w:pPr>
            <w:r w:rsidRPr="00237864">
              <w:rPr>
                <w:b/>
              </w:rPr>
              <w:t>Description</w:t>
            </w:r>
          </w:p>
        </w:tc>
      </w:tr>
      <w:tr w:rsidRPr="00237864" w:rsidR="00E56AED" w:rsidTr="006709CC" w14:paraId="2C4B3D5F" w14:textId="77777777">
        <w:tc>
          <w:tcPr>
            <w:tcW w:w="151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22A292EB" w14:textId="77777777">
            <w:pPr>
              <w:jc w:val="both"/>
            </w:pPr>
            <w:r w:rsidRPr="00237864">
              <w:t>TRT-100-01</w:t>
            </w:r>
          </w:p>
        </w:tc>
        <w:tc>
          <w:tcPr>
            <w:tcW w:w="7729" w:type="dxa"/>
            <w:tcBorders>
              <w:top w:val="single" w:color="000000" w:sz="4" w:space="0"/>
              <w:left w:val="single" w:color="000000" w:sz="4" w:space="0"/>
              <w:bottom w:val="single" w:color="000000" w:sz="4" w:space="0"/>
              <w:right w:val="single" w:color="000000" w:sz="4" w:space="0"/>
            </w:tcBorders>
            <w:shd w:val="clear" w:color="auto" w:fill="FFFFFF"/>
          </w:tcPr>
          <w:p w:rsidRPr="00D20B4C" w:rsidR="00E56AED" w:rsidP="002F5C7D" w:rsidRDefault="00E56AED" w14:paraId="51EB18E3" w14:textId="77777777">
            <w:pPr>
              <w:pStyle w:val="Normal1"/>
              <w:jc w:val="both"/>
              <w:rPr>
                <w:rFonts w:asciiTheme="minorHAnsi" w:hAnsiTheme="minorHAnsi"/>
                <w:i w:val="0"/>
                <w:sz w:val="22"/>
                <w:szCs w:val="22"/>
                <w:lang w:val="fr-FR"/>
              </w:rPr>
            </w:pPr>
            <w:r w:rsidRPr="00D20B4C">
              <w:rPr>
                <w:rFonts w:asciiTheme="minorHAnsi" w:hAnsiTheme="minorHAnsi"/>
                <w:i w:val="0"/>
                <w:sz w:val="22"/>
                <w:szCs w:val="22"/>
                <w:lang w:val="fr-FR"/>
              </w:rPr>
              <w:t>A l'ouverture de l'écran de saisi :</w:t>
            </w:r>
          </w:p>
          <w:p w:rsidRPr="00D20B4C" w:rsidR="00E56AED" w:rsidP="0091661A" w:rsidRDefault="00E56AED" w14:paraId="43269C4C" w14:textId="77777777">
            <w:pPr>
              <w:pStyle w:val="Normal1"/>
              <w:numPr>
                <w:ilvl w:val="0"/>
                <w:numId w:val="5"/>
              </w:numPr>
              <w:tabs>
                <w:tab w:val="clear" w:pos="1440"/>
                <w:tab w:val="num" w:pos="720"/>
              </w:tabs>
              <w:suppressAutoHyphens/>
              <w:spacing w:line="100" w:lineRule="atLeast"/>
              <w:ind w:left="720"/>
              <w:jc w:val="both"/>
              <w:rPr>
                <w:rFonts w:asciiTheme="minorHAnsi" w:hAnsiTheme="minorHAnsi"/>
                <w:i w:val="0"/>
                <w:sz w:val="22"/>
                <w:szCs w:val="22"/>
                <w:lang w:val="fr-FR"/>
              </w:rPr>
            </w:pPr>
            <w:r w:rsidRPr="00D20B4C">
              <w:rPr>
                <w:rFonts w:asciiTheme="minorHAnsi" w:hAnsiTheme="minorHAnsi"/>
                <w:i w:val="0"/>
                <w:sz w:val="22"/>
                <w:szCs w:val="22"/>
                <w:lang w:val="fr-FR"/>
              </w:rPr>
              <w:t>la date de souscription reprend la date de système</w:t>
            </w:r>
          </w:p>
          <w:p w:rsidRPr="00D20B4C" w:rsidR="00E56AED" w:rsidP="0091661A" w:rsidRDefault="00E56AED" w14:paraId="3B46F5AA" w14:textId="77777777">
            <w:pPr>
              <w:pStyle w:val="Normal1"/>
              <w:numPr>
                <w:ilvl w:val="0"/>
                <w:numId w:val="5"/>
              </w:numPr>
              <w:tabs>
                <w:tab w:val="clear" w:pos="1440"/>
                <w:tab w:val="num" w:pos="720"/>
              </w:tabs>
              <w:suppressAutoHyphens/>
              <w:spacing w:line="100" w:lineRule="atLeast"/>
              <w:ind w:left="720"/>
              <w:jc w:val="both"/>
              <w:rPr>
                <w:rFonts w:asciiTheme="minorHAnsi" w:hAnsiTheme="minorHAnsi"/>
                <w:i w:val="0"/>
                <w:sz w:val="22"/>
                <w:szCs w:val="22"/>
                <w:lang w:val="fr-FR"/>
              </w:rPr>
            </w:pPr>
            <w:r w:rsidRPr="00D20B4C">
              <w:rPr>
                <w:rFonts w:asciiTheme="minorHAnsi" w:hAnsiTheme="minorHAnsi"/>
                <w:i w:val="0"/>
                <w:sz w:val="22"/>
                <w:szCs w:val="22"/>
                <w:lang w:val="fr-FR"/>
              </w:rPr>
              <w:t>le Login du client est calculé au niveau du système pour le transmettre à WAFA Bourse.</w:t>
            </w:r>
          </w:p>
        </w:tc>
      </w:tr>
      <w:tr w:rsidRPr="00237864" w:rsidR="00E56AED" w:rsidTr="006709CC" w14:paraId="5E629DBA"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D7E2B58" w14:textId="77777777">
            <w:pPr>
              <w:jc w:val="both"/>
            </w:pPr>
            <w:r w:rsidRPr="00237864">
              <w:t>TRT-100-02</w:t>
            </w:r>
          </w:p>
        </w:tc>
        <w:tc>
          <w:tcPr>
            <w:tcW w:w="7729" w:type="dxa"/>
            <w:tcBorders>
              <w:left w:val="single" w:color="000000" w:sz="4" w:space="0"/>
              <w:bottom w:val="single" w:color="000000" w:sz="4" w:space="0"/>
              <w:right w:val="single" w:color="000000" w:sz="4" w:space="0"/>
            </w:tcBorders>
            <w:shd w:val="clear" w:color="auto" w:fill="FFFFFF"/>
          </w:tcPr>
          <w:p w:rsidRPr="00D20B4C" w:rsidR="00E56AED" w:rsidP="002F5C7D" w:rsidRDefault="00E56AED" w14:paraId="4C51B3E6" w14:textId="77777777">
            <w:pPr>
              <w:pStyle w:val="Normal1"/>
              <w:jc w:val="both"/>
              <w:rPr>
                <w:rFonts w:asciiTheme="minorHAnsi" w:hAnsiTheme="minorHAnsi"/>
                <w:i w:val="0"/>
                <w:sz w:val="22"/>
                <w:szCs w:val="22"/>
                <w:lang w:val="fr-FR"/>
              </w:rPr>
            </w:pPr>
            <w:r w:rsidRPr="00D20B4C">
              <w:rPr>
                <w:rFonts w:asciiTheme="minorHAnsi" w:hAnsiTheme="minorHAnsi"/>
                <w:i w:val="0"/>
                <w:sz w:val="22"/>
                <w:szCs w:val="22"/>
                <w:lang w:val="fr-FR"/>
              </w:rPr>
              <w:t xml:space="preserve">L'utilisateur saisi le compte espèce ou titre BEL du client.  </w:t>
            </w:r>
          </w:p>
          <w:p w:rsidRPr="00D20B4C" w:rsidR="00E56AED" w:rsidP="003D34DB" w:rsidRDefault="00E56AED" w14:paraId="756F4BBA" w14:textId="77777777">
            <w:pPr>
              <w:pStyle w:val="Normal1"/>
              <w:numPr>
                <w:ilvl w:val="0"/>
                <w:numId w:val="77"/>
              </w:numPr>
              <w:suppressAutoHyphens/>
              <w:spacing w:line="100" w:lineRule="atLeast"/>
              <w:jc w:val="both"/>
              <w:rPr>
                <w:rFonts w:asciiTheme="minorHAnsi" w:hAnsiTheme="minorHAnsi"/>
                <w:i w:val="0"/>
                <w:sz w:val="22"/>
                <w:szCs w:val="22"/>
                <w:lang w:val="fr-FR"/>
              </w:rPr>
            </w:pPr>
            <w:r w:rsidRPr="00D20B4C">
              <w:rPr>
                <w:rFonts w:asciiTheme="minorHAnsi" w:hAnsiTheme="minorHAnsi"/>
                <w:i w:val="0"/>
                <w:sz w:val="22"/>
                <w:szCs w:val="22"/>
                <w:lang w:val="fr-FR"/>
              </w:rPr>
              <w:t>A ce niveau, le nom, le prénom et l'adresse du client sont générés automatiquement</w:t>
            </w:r>
          </w:p>
          <w:p w:rsidRPr="00D20B4C" w:rsidR="00E56AED" w:rsidP="001E70B1" w:rsidRDefault="00E56AED" w14:paraId="49B92238" w14:textId="77777777">
            <w:pPr>
              <w:pStyle w:val="Normal1"/>
              <w:numPr>
                <w:ilvl w:val="0"/>
                <w:numId w:val="77"/>
              </w:numPr>
              <w:suppressAutoHyphens/>
              <w:spacing w:line="100" w:lineRule="atLeast"/>
              <w:jc w:val="both"/>
              <w:rPr>
                <w:rFonts w:asciiTheme="minorHAnsi" w:hAnsiTheme="minorHAnsi"/>
                <w:i w:val="0"/>
                <w:sz w:val="22"/>
                <w:szCs w:val="22"/>
                <w:lang w:val="fr-FR"/>
              </w:rPr>
            </w:pPr>
            <w:r w:rsidRPr="00D20B4C">
              <w:rPr>
                <w:rFonts w:asciiTheme="minorHAnsi" w:hAnsiTheme="minorHAnsi"/>
                <w:i w:val="0"/>
                <w:sz w:val="22"/>
                <w:szCs w:val="22"/>
                <w:lang w:val="fr-FR"/>
              </w:rPr>
              <w:t>Le Login du client est généré par le système</w:t>
            </w:r>
            <w:r w:rsidR="001E70B1">
              <w:rPr>
                <w:rFonts w:asciiTheme="minorHAnsi" w:hAnsiTheme="minorHAnsi"/>
                <w:i w:val="0"/>
                <w:sz w:val="22"/>
                <w:szCs w:val="22"/>
                <w:lang w:val="fr-FR"/>
              </w:rPr>
              <w:t xml:space="preserve"> : </w:t>
            </w:r>
            <w:r w:rsidRPr="001E70B1" w:rsidR="001E70B1">
              <w:rPr>
                <w:rFonts w:asciiTheme="minorHAnsi" w:hAnsiTheme="minorHAnsi"/>
                <w:i w:val="0"/>
                <w:sz w:val="22"/>
                <w:szCs w:val="22"/>
                <w:lang w:val="fr-FR"/>
              </w:rPr>
              <w:t>le login reprendra le code alternatif qui est égal à l'identifiant du client au niveau du HOST.</w:t>
            </w:r>
          </w:p>
        </w:tc>
      </w:tr>
      <w:tr w:rsidRPr="00237864" w:rsidR="00E56AED" w:rsidTr="006709CC" w14:paraId="4BCB1B86"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849CB2E" w14:textId="77777777">
            <w:pPr>
              <w:jc w:val="both"/>
            </w:pPr>
            <w:r w:rsidRPr="00237864">
              <w:t>TRT-100-03</w:t>
            </w:r>
          </w:p>
        </w:tc>
        <w:tc>
          <w:tcPr>
            <w:tcW w:w="7729" w:type="dxa"/>
            <w:tcBorders>
              <w:left w:val="single" w:color="000000" w:sz="4" w:space="0"/>
              <w:bottom w:val="single" w:color="000000" w:sz="4" w:space="0"/>
              <w:right w:val="single" w:color="000000" w:sz="4" w:space="0"/>
            </w:tcBorders>
            <w:shd w:val="clear" w:color="auto" w:fill="FFFFFF"/>
          </w:tcPr>
          <w:p w:rsidRPr="00D20B4C" w:rsidR="00E56AED" w:rsidP="002F5C7D" w:rsidRDefault="00E56AED" w14:paraId="120458B0" w14:textId="77777777">
            <w:pPr>
              <w:pStyle w:val="Normal1"/>
              <w:jc w:val="both"/>
              <w:rPr>
                <w:rFonts w:asciiTheme="minorHAnsi" w:hAnsiTheme="minorHAnsi"/>
                <w:i w:val="0"/>
                <w:sz w:val="22"/>
                <w:szCs w:val="22"/>
              </w:rPr>
            </w:pPr>
            <w:r w:rsidRPr="00D20B4C">
              <w:rPr>
                <w:rFonts w:asciiTheme="minorHAnsi" w:hAnsiTheme="minorHAnsi"/>
                <w:i w:val="0"/>
                <w:sz w:val="22"/>
                <w:szCs w:val="22"/>
              </w:rPr>
              <w:t>L'utilisateur renseigne le montant du premier versement qui doit être supérieur ou égale à 5000 MAD.</w:t>
            </w:r>
          </w:p>
        </w:tc>
      </w:tr>
      <w:tr w:rsidRPr="00237864" w:rsidR="00E56AED" w:rsidTr="006709CC" w14:paraId="1EA86EE5"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9EBB760" w14:textId="77777777">
            <w:pPr>
              <w:jc w:val="both"/>
            </w:pPr>
            <w:r w:rsidRPr="00237864">
              <w:t>TRT-100-04</w:t>
            </w:r>
          </w:p>
        </w:tc>
        <w:tc>
          <w:tcPr>
            <w:tcW w:w="7729" w:type="dxa"/>
            <w:tcBorders>
              <w:left w:val="single" w:color="000000" w:sz="4" w:space="0"/>
              <w:bottom w:val="single" w:color="000000" w:sz="4" w:space="0"/>
              <w:right w:val="single" w:color="000000" w:sz="4" w:space="0"/>
            </w:tcBorders>
            <w:shd w:val="clear" w:color="auto" w:fill="FFFFFF"/>
          </w:tcPr>
          <w:p w:rsidRPr="00D20B4C" w:rsidR="00E56AED" w:rsidP="002F5C7D" w:rsidRDefault="00E56AED" w14:paraId="72E6B397" w14:textId="77777777">
            <w:pPr>
              <w:pStyle w:val="Normal1"/>
              <w:jc w:val="both"/>
              <w:rPr>
                <w:rFonts w:asciiTheme="minorHAnsi" w:hAnsiTheme="minorHAnsi"/>
                <w:i w:val="0"/>
                <w:sz w:val="22"/>
                <w:szCs w:val="22"/>
              </w:rPr>
            </w:pPr>
            <w:r w:rsidRPr="00D20B4C">
              <w:rPr>
                <w:rFonts w:asciiTheme="minorHAnsi" w:hAnsiTheme="minorHAnsi"/>
                <w:i w:val="0"/>
                <w:sz w:val="22"/>
                <w:szCs w:val="22"/>
              </w:rPr>
              <w:t>Sauvegarde de l'écran de saisie :</w:t>
            </w:r>
          </w:p>
          <w:p w:rsidRPr="00D20B4C" w:rsidR="00E56AED" w:rsidP="003D34DB" w:rsidRDefault="00E56AED" w14:paraId="1784A045" w14:textId="77777777">
            <w:pPr>
              <w:pStyle w:val="Normal1"/>
              <w:numPr>
                <w:ilvl w:val="0"/>
                <w:numId w:val="78"/>
              </w:numPr>
              <w:suppressAutoHyphens/>
              <w:spacing w:line="100" w:lineRule="atLeast"/>
              <w:jc w:val="both"/>
              <w:rPr>
                <w:rFonts w:asciiTheme="minorHAnsi" w:hAnsiTheme="minorHAnsi"/>
                <w:i w:val="0"/>
                <w:sz w:val="22"/>
                <w:szCs w:val="22"/>
              </w:rPr>
            </w:pPr>
            <w:r w:rsidRPr="00D20B4C">
              <w:rPr>
                <w:rFonts w:asciiTheme="minorHAnsi" w:hAnsiTheme="minorHAnsi"/>
                <w:i w:val="0"/>
                <w:sz w:val="22"/>
                <w:szCs w:val="22"/>
              </w:rPr>
              <w:t>la référence du contrat est générée automatiquement. Exemple : BEL0000891</w:t>
            </w:r>
          </w:p>
          <w:p w:rsidRPr="00D20B4C" w:rsidR="00E56AED" w:rsidP="003D34DB" w:rsidRDefault="00E56AED" w14:paraId="560526A5" w14:textId="77777777">
            <w:pPr>
              <w:pStyle w:val="Normal1"/>
              <w:numPr>
                <w:ilvl w:val="0"/>
                <w:numId w:val="78"/>
              </w:numPr>
              <w:suppressAutoHyphens/>
              <w:spacing w:line="100" w:lineRule="atLeast"/>
              <w:jc w:val="both"/>
              <w:rPr>
                <w:rFonts w:asciiTheme="minorHAnsi" w:hAnsiTheme="minorHAnsi"/>
                <w:i w:val="0"/>
                <w:sz w:val="22"/>
                <w:szCs w:val="22"/>
              </w:rPr>
            </w:pPr>
            <w:r w:rsidRPr="00D20B4C">
              <w:rPr>
                <w:rFonts w:asciiTheme="minorHAnsi" w:hAnsiTheme="minorHAnsi"/>
                <w:i w:val="0"/>
                <w:sz w:val="22"/>
                <w:szCs w:val="22"/>
              </w:rPr>
              <w:t>Le statut du bulletin est en « attente de validation »</w:t>
            </w:r>
          </w:p>
        </w:tc>
      </w:tr>
      <w:tr w:rsidRPr="00237864" w:rsidR="00E56AED" w:rsidTr="006709CC" w14:paraId="22E7F7A9"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3EB310B2" w14:textId="77777777">
            <w:pPr>
              <w:jc w:val="both"/>
            </w:pPr>
            <w:r w:rsidRPr="00237864">
              <w:t>TRT-100-05</w:t>
            </w:r>
          </w:p>
        </w:tc>
        <w:tc>
          <w:tcPr>
            <w:tcW w:w="7729" w:type="dxa"/>
            <w:tcBorders>
              <w:left w:val="single" w:color="000000" w:sz="4" w:space="0"/>
              <w:bottom w:val="single" w:color="000000" w:sz="4" w:space="0"/>
              <w:right w:val="single" w:color="000000" w:sz="4" w:space="0"/>
            </w:tcBorders>
            <w:shd w:val="clear" w:color="auto" w:fill="FFFFFF"/>
          </w:tcPr>
          <w:p w:rsidRPr="00D20B4C" w:rsidR="00E56AED" w:rsidP="003D34DB" w:rsidRDefault="00E56AED" w14:paraId="76945DC5" w14:textId="77777777">
            <w:pPr>
              <w:pStyle w:val="Normal1"/>
              <w:numPr>
                <w:ilvl w:val="0"/>
                <w:numId w:val="78"/>
              </w:numPr>
              <w:suppressAutoHyphens/>
              <w:spacing w:line="100" w:lineRule="atLeast"/>
              <w:jc w:val="both"/>
              <w:rPr>
                <w:rFonts w:asciiTheme="minorHAnsi" w:hAnsiTheme="minorHAnsi"/>
                <w:i w:val="0"/>
                <w:sz w:val="22"/>
                <w:szCs w:val="22"/>
              </w:rPr>
            </w:pPr>
            <w:r w:rsidRPr="00D20B4C">
              <w:rPr>
                <w:rFonts w:asciiTheme="minorHAnsi" w:hAnsiTheme="minorHAnsi"/>
                <w:i w:val="0"/>
                <w:sz w:val="22"/>
                <w:szCs w:val="22"/>
              </w:rPr>
              <w:t xml:space="preserve">Un bouton d'édition s'affiche pour générer le contrat physique, qui sera remit signé de la part du client pour validation </w:t>
            </w:r>
          </w:p>
          <w:p w:rsidRPr="00D20B4C" w:rsidR="00E56AED" w:rsidP="003D34DB" w:rsidRDefault="00E56AED" w14:paraId="34DE37FE" w14:textId="77777777">
            <w:pPr>
              <w:pStyle w:val="Normal1"/>
              <w:numPr>
                <w:ilvl w:val="0"/>
                <w:numId w:val="78"/>
              </w:numPr>
              <w:suppressAutoHyphens/>
              <w:spacing w:line="100" w:lineRule="atLeast"/>
              <w:jc w:val="both"/>
              <w:rPr>
                <w:rFonts w:asciiTheme="minorHAnsi" w:hAnsiTheme="minorHAnsi"/>
                <w:i w:val="0"/>
                <w:sz w:val="22"/>
                <w:szCs w:val="22"/>
              </w:rPr>
            </w:pPr>
            <w:r w:rsidRPr="00D20B4C">
              <w:rPr>
                <w:rFonts w:asciiTheme="minorHAnsi" w:hAnsiTheme="minorHAnsi"/>
                <w:i w:val="0"/>
                <w:sz w:val="22"/>
                <w:szCs w:val="22"/>
              </w:rPr>
              <w:t>Aprés la validation :</w:t>
            </w:r>
          </w:p>
          <w:p w:rsidRPr="00D20B4C" w:rsidR="00E56AED" w:rsidP="002F5C7D" w:rsidRDefault="00E56AED" w14:paraId="4C16D4A1" w14:textId="77777777">
            <w:pPr>
              <w:pStyle w:val="Normal1"/>
              <w:jc w:val="both"/>
              <w:rPr>
                <w:rFonts w:asciiTheme="minorHAnsi" w:hAnsiTheme="minorHAnsi"/>
                <w:i w:val="0"/>
                <w:sz w:val="22"/>
                <w:szCs w:val="22"/>
              </w:rPr>
            </w:pPr>
            <w:r w:rsidRPr="00D20B4C">
              <w:rPr>
                <w:rFonts w:asciiTheme="minorHAnsi" w:hAnsiTheme="minorHAnsi"/>
                <w:i w:val="0"/>
                <w:sz w:val="22"/>
                <w:szCs w:val="22"/>
              </w:rPr>
              <w:t>- le statut du contrat est « Activé »</w:t>
            </w:r>
          </w:p>
        </w:tc>
      </w:tr>
    </w:tbl>
    <w:p w:rsidR="00E56AED" w:rsidP="003D34DB" w:rsidRDefault="00E56AED" w14:paraId="3814D9B3" w14:textId="77777777">
      <w:pPr>
        <w:pStyle w:val="Style3"/>
        <w:numPr>
          <w:ilvl w:val="2"/>
          <w:numId w:val="3"/>
        </w:numPr>
        <w:spacing w:before="240" w:after="240" w:line="100" w:lineRule="atLeast"/>
        <w:ind w:right="142"/>
        <w:jc w:val="both"/>
        <w:rPr>
          <w:sz w:val="22"/>
          <w:szCs w:val="22"/>
        </w:rPr>
      </w:pPr>
      <w:bookmarkStart w:name="_Toc409973875" w:id="505"/>
      <w:r>
        <w:rPr>
          <w:sz w:val="22"/>
          <w:szCs w:val="22"/>
        </w:rPr>
        <w:t xml:space="preserve">Message </w:t>
      </w:r>
      <w:r w:rsidRPr="006709CC">
        <w:t>d'erreur</w:t>
      </w:r>
      <w:bookmarkEnd w:id="505"/>
    </w:p>
    <w:p w:rsidR="00E56AED" w:rsidP="0091661A" w:rsidRDefault="00E56AED" w14:paraId="12F07090" w14:textId="77777777">
      <w:pPr>
        <w:pStyle w:val="Paragraphedeliste1"/>
        <w:numPr>
          <w:ilvl w:val="0"/>
          <w:numId w:val="4"/>
        </w:numPr>
        <w:spacing w:before="240" w:after="240" w:line="100" w:lineRule="atLeast"/>
        <w:jc w:val="both"/>
      </w:pPr>
      <w:r>
        <w:t>Identifier et lister les messages d’erreur spécifiques à ce CUF.</w:t>
      </w:r>
    </w:p>
    <w:tbl>
      <w:tblPr>
        <w:tblW w:w="0" w:type="auto"/>
        <w:tblInd w:w="108" w:type="dxa"/>
        <w:tblLayout w:type="fixed"/>
        <w:tblLook w:val="0000" w:firstRow="0" w:lastRow="0" w:firstColumn="0" w:lastColumn="0" w:noHBand="0" w:noVBand="0"/>
      </w:tblPr>
      <w:tblGrid>
        <w:gridCol w:w="1505"/>
        <w:gridCol w:w="7718"/>
      </w:tblGrid>
      <w:tr w:rsidRPr="00237864" w:rsidR="00E56AED" w:rsidTr="006709CC" w14:paraId="1272D61A" w14:textId="77777777">
        <w:trPr>
          <w:tblHeader/>
        </w:trPr>
        <w:tc>
          <w:tcPr>
            <w:tcW w:w="1505"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91661A" w:rsidRDefault="00E56AED" w14:paraId="2D1AF132" w14:textId="77777777">
            <w:pPr>
              <w:numPr>
                <w:ilvl w:val="0"/>
                <w:numId w:val="4"/>
              </w:numPr>
              <w:tabs>
                <w:tab w:val="left" w:pos="708"/>
              </w:tabs>
              <w:suppressAutoHyphens/>
              <w:jc w:val="both"/>
              <w:rPr>
                <w:b/>
              </w:rPr>
            </w:pPr>
            <w:r w:rsidRPr="00237864">
              <w:rPr>
                <w:b/>
              </w:rPr>
              <w:t>Réf.</w:t>
            </w:r>
          </w:p>
        </w:tc>
        <w:tc>
          <w:tcPr>
            <w:tcW w:w="7718"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91661A" w:rsidRDefault="00E56AED" w14:paraId="7DA3DD6F" w14:textId="77777777">
            <w:pPr>
              <w:numPr>
                <w:ilvl w:val="0"/>
                <w:numId w:val="4"/>
              </w:numPr>
              <w:tabs>
                <w:tab w:val="left" w:pos="708"/>
              </w:tabs>
              <w:suppressAutoHyphens/>
              <w:jc w:val="both"/>
              <w:rPr>
                <w:b/>
              </w:rPr>
            </w:pPr>
            <w:r w:rsidRPr="00237864">
              <w:rPr>
                <w:b/>
              </w:rPr>
              <w:t>Description</w:t>
            </w:r>
          </w:p>
        </w:tc>
      </w:tr>
      <w:tr w:rsidRPr="00237864" w:rsidR="00E56AED" w:rsidTr="006709CC" w14:paraId="2DB71D23" w14:textId="77777777">
        <w:tc>
          <w:tcPr>
            <w:tcW w:w="150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91661A" w:rsidRDefault="00E56AED" w14:paraId="5A8C50C7" w14:textId="77777777">
            <w:pPr>
              <w:numPr>
                <w:ilvl w:val="0"/>
                <w:numId w:val="4"/>
              </w:numPr>
              <w:tabs>
                <w:tab w:val="left" w:pos="708"/>
              </w:tabs>
              <w:suppressAutoHyphens/>
              <w:jc w:val="both"/>
            </w:pPr>
            <w:r w:rsidRPr="00237864">
              <w:t>ERR-GEN-1</w:t>
            </w:r>
          </w:p>
        </w:tc>
        <w:tc>
          <w:tcPr>
            <w:tcW w:w="7718"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5403B803" w14:textId="77777777">
            <w:pPr>
              <w:pStyle w:val="Normal1"/>
              <w:jc w:val="both"/>
            </w:pPr>
          </w:p>
        </w:tc>
      </w:tr>
    </w:tbl>
    <w:p w:rsidR="00E56AED" w:rsidP="002F5C7D" w:rsidRDefault="00E56AED" w14:paraId="64E59D95" w14:textId="77777777">
      <w:pPr>
        <w:spacing w:before="60" w:line="100" w:lineRule="atLeast"/>
        <w:jc w:val="both"/>
        <w:rPr>
          <w:i/>
          <w:color w:val="999999"/>
          <w:sz w:val="20"/>
          <w:szCs w:val="20"/>
        </w:rPr>
      </w:pPr>
      <w:r>
        <w:rPr>
          <w:i/>
          <w:color w:val="999999"/>
          <w:sz w:val="20"/>
          <w:szCs w:val="20"/>
        </w:rPr>
        <w:t>XXX = Trigramme spécifique à ce cas d’utilisation</w:t>
      </w:r>
    </w:p>
    <w:p w:rsidR="00E56AED" w:rsidP="003D34DB" w:rsidRDefault="00E56AED" w14:paraId="57DB3D1C" w14:textId="77777777">
      <w:pPr>
        <w:pStyle w:val="Style2"/>
        <w:numPr>
          <w:ilvl w:val="1"/>
          <w:numId w:val="3"/>
        </w:numPr>
        <w:jc w:val="both"/>
      </w:pPr>
      <w:bookmarkStart w:name="_Toc409973876" w:id="506"/>
      <w:r>
        <w:t>Cas d’utilisation &lt;Gestion des exécutions d'un Ordre BEL&gt;</w:t>
      </w:r>
      <w:bookmarkEnd w:id="506"/>
    </w:p>
    <w:p w:rsidR="00E56AED" w:rsidP="003D34DB" w:rsidRDefault="00E56AED" w14:paraId="10C44F2A" w14:textId="77777777">
      <w:pPr>
        <w:pStyle w:val="Style3"/>
        <w:numPr>
          <w:ilvl w:val="2"/>
          <w:numId w:val="3"/>
        </w:numPr>
        <w:jc w:val="both"/>
      </w:pPr>
      <w:bookmarkStart w:name="__DdeLink__10124_725646872" w:id="507"/>
      <w:bookmarkStart w:name="_Toc409973877" w:id="508"/>
      <w:bookmarkEnd w:id="507"/>
      <w:r>
        <w:t>Définition et objectif</w:t>
      </w:r>
      <w:bookmarkEnd w:id="508"/>
    </w:p>
    <w:p w:rsidR="00E56AED" w:rsidP="002F5C7D" w:rsidRDefault="00E56AED" w14:paraId="561DB8A0" w14:textId="77777777">
      <w:pPr>
        <w:pStyle w:val="Paragraphedeliste1"/>
        <w:tabs>
          <w:tab w:val="left" w:pos="1428"/>
          <w:tab w:val="left" w:pos="2148"/>
          <w:tab w:val="left" w:pos="2868"/>
          <w:tab w:val="left" w:pos="3588"/>
          <w:tab w:val="left" w:pos="4308"/>
          <w:tab w:val="left" w:pos="5028"/>
        </w:tabs>
        <w:spacing w:before="240" w:after="240" w:line="100" w:lineRule="atLeast"/>
        <w:jc w:val="both"/>
      </w:pPr>
      <w:r>
        <w:t>Un client bourse en ligne ne passe pas par le carnet pour l'initiation de ses ordres, mais le système reçoit des avis d'opéré de Wafa Bourse pour exécution. [Se référer au diagramme de séquence]</w:t>
      </w:r>
    </w:p>
    <w:p w:rsidR="00D20B4C" w:rsidP="002F5C7D" w:rsidRDefault="00D20B4C" w14:paraId="4D40BF12" w14:textId="77777777">
      <w:pPr>
        <w:pStyle w:val="Paragraphedeliste1"/>
        <w:tabs>
          <w:tab w:val="left" w:pos="1428"/>
          <w:tab w:val="left" w:pos="2148"/>
          <w:tab w:val="left" w:pos="2868"/>
          <w:tab w:val="left" w:pos="3588"/>
          <w:tab w:val="left" w:pos="4308"/>
          <w:tab w:val="left" w:pos="5028"/>
        </w:tabs>
        <w:spacing w:before="240" w:after="240" w:line="100" w:lineRule="atLeast"/>
        <w:jc w:val="both"/>
      </w:pPr>
      <w:r>
        <w:t xml:space="preserve">L’envoi des fichiers de Wafa Bourse se fait aussi en jour férié et les données seront traitées en date du premier jour ouvrable suivant. </w:t>
      </w:r>
    </w:p>
    <w:p w:rsidR="00D20B4C" w:rsidP="002F5C7D" w:rsidRDefault="00D20B4C" w14:paraId="47EEF36D" w14:textId="77777777">
      <w:pPr>
        <w:pStyle w:val="Paragraphedeliste1"/>
        <w:tabs>
          <w:tab w:val="left" w:pos="1428"/>
          <w:tab w:val="left" w:pos="2148"/>
          <w:tab w:val="left" w:pos="2868"/>
          <w:tab w:val="left" w:pos="3588"/>
          <w:tab w:val="left" w:pos="4308"/>
          <w:tab w:val="left" w:pos="5028"/>
        </w:tabs>
        <w:spacing w:before="240" w:after="240" w:line="100" w:lineRule="atLeast"/>
        <w:jc w:val="both"/>
      </w:pPr>
      <w:r>
        <w:t>Les exécutions sont envoyées en date de négociation et seront traités en tant qu’ordre réseau.</w:t>
      </w:r>
    </w:p>
    <w:p w:rsidR="00E56AED" w:rsidP="002F5C7D" w:rsidRDefault="00E56AED" w14:paraId="34FD66ED" w14:textId="77777777">
      <w:pPr>
        <w:pStyle w:val="Paragraphedeliste1"/>
        <w:tabs>
          <w:tab w:val="left" w:pos="1428"/>
          <w:tab w:val="left" w:pos="2148"/>
          <w:tab w:val="left" w:pos="2868"/>
          <w:tab w:val="left" w:pos="3588"/>
          <w:tab w:val="left" w:pos="4308"/>
          <w:tab w:val="left" w:pos="5028"/>
        </w:tabs>
        <w:spacing w:before="240" w:after="240" w:line="100" w:lineRule="atLeast"/>
        <w:jc w:val="both"/>
        <w:rPr>
          <w:b/>
          <w:bCs/>
          <w:i/>
          <w:iCs/>
        </w:rPr>
      </w:pPr>
      <w:r>
        <w:t xml:space="preserve">Le système procède au règlement livraison des opérations des réceptions des avis d'opéré transmis par Wafa Bourse en créant l'ordre relatif à chaque exécution </w:t>
      </w:r>
      <w:r>
        <w:rPr>
          <w:b/>
          <w:bCs/>
          <w:i/>
          <w:iCs/>
        </w:rPr>
        <w:t>(Une exécution = Un ordre)</w:t>
      </w:r>
    </w:p>
    <w:p w:rsidR="00E56AED" w:rsidP="002F5C7D" w:rsidRDefault="00E56AED" w14:paraId="78627320" w14:textId="77777777">
      <w:pPr>
        <w:pStyle w:val="Paragraphedeliste1"/>
        <w:spacing w:before="240" w:after="240" w:line="100" w:lineRule="atLeast"/>
        <w:ind w:left="0"/>
        <w:jc w:val="both"/>
      </w:pPr>
    </w:p>
    <w:p w:rsidR="00E56AED" w:rsidP="003D34DB" w:rsidRDefault="00E56AED" w14:paraId="73E79B71" w14:textId="77777777">
      <w:pPr>
        <w:pStyle w:val="Style3"/>
        <w:numPr>
          <w:ilvl w:val="2"/>
          <w:numId w:val="3"/>
        </w:numPr>
        <w:spacing w:before="240" w:after="240" w:line="100" w:lineRule="atLeast"/>
        <w:jc w:val="both"/>
      </w:pPr>
      <w:bookmarkStart w:name="_Toc409973878" w:id="509"/>
      <w:r>
        <w:t>Pré-conditions</w:t>
      </w:r>
      <w:bookmarkEnd w:id="509"/>
    </w:p>
    <w:p w:rsidR="00E56AED" w:rsidP="005E5D77" w:rsidRDefault="00E56AED" w14:paraId="174331F8" w14:textId="77777777">
      <w:pPr>
        <w:pStyle w:val="Paragraphedeliste1"/>
        <w:numPr>
          <w:ilvl w:val="0"/>
          <w:numId w:val="14"/>
        </w:numPr>
        <w:spacing w:before="240" w:after="240" w:line="100" w:lineRule="atLeast"/>
        <w:jc w:val="both"/>
      </w:pPr>
      <w:r>
        <w:t>Les pré-conditions à prévoir pour le cas d'utilisation « Création de l'exécution d'un ordre BEL »</w:t>
      </w:r>
    </w:p>
    <w:tbl>
      <w:tblPr>
        <w:tblW w:w="0" w:type="auto"/>
        <w:tblLayout w:type="fixed"/>
        <w:tblLook w:val="0000" w:firstRow="0" w:lastRow="0" w:firstColumn="0" w:lastColumn="0" w:noHBand="0" w:noVBand="0"/>
      </w:tblPr>
      <w:tblGrid>
        <w:gridCol w:w="1511"/>
        <w:gridCol w:w="7729"/>
      </w:tblGrid>
      <w:tr w:rsidRPr="00237864" w:rsidR="00E56AED" w:rsidTr="006709CC" w14:paraId="00164383" w14:textId="77777777">
        <w:trPr>
          <w:tblHeader/>
        </w:trPr>
        <w:tc>
          <w:tcPr>
            <w:tcW w:w="1511"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07E0AA93" w14:textId="77777777">
            <w:pPr>
              <w:jc w:val="both"/>
              <w:rPr>
                <w:b/>
              </w:rPr>
            </w:pPr>
            <w:r w:rsidRPr="00237864">
              <w:rPr>
                <w:b/>
              </w:rPr>
              <w:t>Réf.</w:t>
            </w:r>
          </w:p>
        </w:tc>
        <w:tc>
          <w:tcPr>
            <w:tcW w:w="7729"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50FC74B6" w14:textId="77777777">
            <w:pPr>
              <w:jc w:val="both"/>
              <w:rPr>
                <w:b/>
              </w:rPr>
            </w:pPr>
            <w:r w:rsidRPr="00237864">
              <w:rPr>
                <w:b/>
              </w:rPr>
              <w:t>Description</w:t>
            </w:r>
          </w:p>
        </w:tc>
      </w:tr>
      <w:tr w:rsidRPr="00237864" w:rsidR="00E56AED" w:rsidTr="006709CC" w14:paraId="26D923E2" w14:textId="77777777">
        <w:tc>
          <w:tcPr>
            <w:tcW w:w="151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7128A073" w14:textId="77777777">
            <w:pPr>
              <w:jc w:val="both"/>
            </w:pPr>
            <w:r w:rsidRPr="00237864">
              <w:t>PRE-101-01</w:t>
            </w:r>
          </w:p>
        </w:tc>
        <w:tc>
          <w:tcPr>
            <w:tcW w:w="7729"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3EA04DE5" w14:textId="77777777">
            <w:pPr>
              <w:pStyle w:val="Normal1"/>
              <w:jc w:val="both"/>
              <w:rPr>
                <w:rFonts w:ascii="Calibri" w:hAnsi="Calibri"/>
                <w:i w:val="0"/>
                <w:lang w:val="fr-FR"/>
              </w:rPr>
            </w:pPr>
            <w:r>
              <w:rPr>
                <w:rFonts w:ascii="Calibri" w:hAnsi="Calibri"/>
                <w:i w:val="0"/>
                <w:lang w:val="fr-FR"/>
              </w:rPr>
              <w:t xml:space="preserve">Récéption de l'avis d'opéré de WAFA bourse </w:t>
            </w:r>
          </w:p>
        </w:tc>
      </w:tr>
    </w:tbl>
    <w:p w:rsidR="00E56AED" w:rsidP="003D34DB" w:rsidRDefault="00E56AED" w14:paraId="734258D5" w14:textId="77777777">
      <w:pPr>
        <w:pStyle w:val="Style3"/>
        <w:numPr>
          <w:ilvl w:val="2"/>
          <w:numId w:val="3"/>
        </w:numPr>
        <w:jc w:val="both"/>
      </w:pPr>
      <w:bookmarkStart w:name="__DdeLink__22358_633471300" w:id="510"/>
      <w:bookmarkStart w:name="_Toc409973879" w:id="511"/>
      <w:bookmarkEnd w:id="510"/>
      <w:r>
        <w:t>Post-conditions</w:t>
      </w:r>
      <w:bookmarkEnd w:id="511"/>
    </w:p>
    <w:p w:rsidR="00E56AED" w:rsidP="0091661A" w:rsidRDefault="00E56AED" w14:paraId="5356EB5F" w14:textId="77777777">
      <w:pPr>
        <w:pStyle w:val="Paragraphedeliste1"/>
        <w:numPr>
          <w:ilvl w:val="0"/>
          <w:numId w:val="14"/>
        </w:numPr>
        <w:spacing w:before="240" w:after="240" w:line="100" w:lineRule="atLeast"/>
        <w:ind w:left="0" w:right="142" w:firstLine="0"/>
        <w:jc w:val="both"/>
      </w:pPr>
      <w:r>
        <w:t>Les post-conditions à prévoir pour le cas d'utilisation « Création de l'exécution d'un ordre BEL »</w:t>
      </w:r>
    </w:p>
    <w:tbl>
      <w:tblPr>
        <w:tblW w:w="0" w:type="auto"/>
        <w:tblLayout w:type="fixed"/>
        <w:tblLook w:val="0000" w:firstRow="0" w:lastRow="0" w:firstColumn="0" w:lastColumn="0" w:noHBand="0" w:noVBand="0"/>
      </w:tblPr>
      <w:tblGrid>
        <w:gridCol w:w="1511"/>
        <w:gridCol w:w="7729"/>
      </w:tblGrid>
      <w:tr w:rsidRPr="00237864" w:rsidR="00E56AED" w:rsidTr="006709CC" w14:paraId="2DC2147D" w14:textId="77777777">
        <w:trPr>
          <w:tblHeader/>
        </w:trPr>
        <w:tc>
          <w:tcPr>
            <w:tcW w:w="1511"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48908F6D" w14:textId="77777777">
            <w:pPr>
              <w:jc w:val="both"/>
              <w:rPr>
                <w:b/>
              </w:rPr>
            </w:pPr>
            <w:r w:rsidRPr="00237864">
              <w:rPr>
                <w:b/>
              </w:rPr>
              <w:t>Réf.</w:t>
            </w:r>
          </w:p>
        </w:tc>
        <w:tc>
          <w:tcPr>
            <w:tcW w:w="7729"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6CDB225C" w14:textId="77777777">
            <w:pPr>
              <w:jc w:val="both"/>
              <w:rPr>
                <w:b/>
              </w:rPr>
            </w:pPr>
            <w:r w:rsidRPr="00237864">
              <w:rPr>
                <w:b/>
              </w:rPr>
              <w:t>Description</w:t>
            </w:r>
          </w:p>
        </w:tc>
      </w:tr>
      <w:tr w:rsidRPr="00237864" w:rsidR="00E56AED" w:rsidTr="006709CC" w14:paraId="248B23FE" w14:textId="77777777">
        <w:tc>
          <w:tcPr>
            <w:tcW w:w="151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0998DD00" w14:textId="77777777">
            <w:pPr>
              <w:jc w:val="both"/>
            </w:pPr>
            <w:r w:rsidRPr="00237864">
              <w:t>POS-101-01</w:t>
            </w:r>
          </w:p>
        </w:tc>
        <w:tc>
          <w:tcPr>
            <w:tcW w:w="7729"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4862F775" w14:textId="77777777">
            <w:pPr>
              <w:pStyle w:val="Normal1"/>
              <w:jc w:val="both"/>
              <w:rPr>
                <w:rFonts w:ascii="Calibri" w:hAnsi="Calibri"/>
                <w:i w:val="0"/>
                <w:lang w:val="fr-FR"/>
              </w:rPr>
            </w:pPr>
            <w:r>
              <w:rPr>
                <w:rFonts w:ascii="Calibri" w:hAnsi="Calibri"/>
                <w:i w:val="0"/>
                <w:lang w:val="fr-FR"/>
              </w:rPr>
              <w:t>Identification du compte titre ou du compte espèce BEL</w:t>
            </w:r>
          </w:p>
          <w:p w:rsidR="00E56AED" w:rsidP="003D34DB" w:rsidRDefault="00E56AED" w14:paraId="17BC0EA9" w14:textId="77777777">
            <w:pPr>
              <w:pStyle w:val="Normal1"/>
              <w:numPr>
                <w:ilvl w:val="0"/>
                <w:numId w:val="79"/>
              </w:numPr>
              <w:suppressAutoHyphens/>
              <w:spacing w:line="100" w:lineRule="atLeast"/>
              <w:jc w:val="both"/>
              <w:rPr>
                <w:rFonts w:ascii="Calibri" w:hAnsi="Calibri"/>
                <w:i w:val="0"/>
                <w:lang w:val="fr-FR"/>
              </w:rPr>
            </w:pPr>
            <w:r>
              <w:rPr>
                <w:rFonts w:ascii="Calibri" w:hAnsi="Calibri"/>
                <w:i w:val="0"/>
                <w:lang w:val="fr-FR"/>
              </w:rPr>
              <w:t>L'une des deux informations est suffisante pour calculé la deuxième,  générée selon la configuration éligibilité (Compte titre / Compte espèce)</w:t>
            </w:r>
          </w:p>
        </w:tc>
      </w:tr>
      <w:tr w:rsidRPr="001C6E9B" w:rsidR="00E56AED" w:rsidTr="006709CC" w14:paraId="579485CF" w14:textId="77777777">
        <w:tc>
          <w:tcPr>
            <w:tcW w:w="1511" w:type="dxa"/>
            <w:tcBorders>
              <w:left w:val="single" w:color="000000" w:sz="4" w:space="0"/>
              <w:bottom w:val="single" w:color="000000" w:sz="4" w:space="0"/>
              <w:right w:val="single" w:color="000000" w:sz="4" w:space="0"/>
            </w:tcBorders>
            <w:shd w:val="clear" w:color="auto" w:fill="FFFFFF"/>
          </w:tcPr>
          <w:p w:rsidRPr="001C6E9B" w:rsidR="00E56AED" w:rsidP="002F5C7D" w:rsidRDefault="00E56AED" w14:paraId="08F07C67" w14:textId="77777777">
            <w:pPr>
              <w:jc w:val="both"/>
              <w:rPr>
                <w:rFonts w:asciiTheme="minorHAnsi" w:hAnsiTheme="minorHAnsi"/>
              </w:rPr>
            </w:pPr>
            <w:r w:rsidRPr="001C6E9B">
              <w:rPr>
                <w:rFonts w:asciiTheme="minorHAnsi" w:hAnsiTheme="minorHAnsi"/>
              </w:rPr>
              <w:t>POS-101-02</w:t>
            </w:r>
          </w:p>
        </w:tc>
        <w:tc>
          <w:tcPr>
            <w:tcW w:w="7729" w:type="dxa"/>
            <w:tcBorders>
              <w:left w:val="single" w:color="000000" w:sz="4" w:space="0"/>
              <w:bottom w:val="single" w:color="000000" w:sz="4" w:space="0"/>
              <w:right w:val="single" w:color="000000" w:sz="4" w:space="0"/>
            </w:tcBorders>
            <w:shd w:val="clear" w:color="auto" w:fill="FFFFFF"/>
          </w:tcPr>
          <w:p w:rsidRPr="001C6E9B" w:rsidR="00E56AED" w:rsidP="002F5C7D" w:rsidRDefault="00E56AED" w14:paraId="0CE12695" w14:textId="77777777">
            <w:pPr>
              <w:pStyle w:val="Normal1"/>
              <w:jc w:val="both"/>
              <w:rPr>
                <w:rFonts w:asciiTheme="minorHAnsi" w:hAnsiTheme="minorHAnsi"/>
                <w:i w:val="0"/>
                <w:sz w:val="22"/>
                <w:szCs w:val="22"/>
              </w:rPr>
            </w:pPr>
            <w:r w:rsidRPr="001C6E9B">
              <w:rPr>
                <w:rFonts w:asciiTheme="minorHAnsi" w:hAnsiTheme="minorHAnsi"/>
                <w:i w:val="0"/>
                <w:sz w:val="22"/>
                <w:szCs w:val="22"/>
              </w:rPr>
              <w:t>Identification du titre de l'opération</w:t>
            </w:r>
          </w:p>
          <w:p w:rsidRPr="001C6E9B" w:rsidR="00E56AED" w:rsidP="002F5C7D" w:rsidRDefault="00E56AED" w14:paraId="3491C738" w14:textId="77777777">
            <w:pPr>
              <w:pStyle w:val="Normal1"/>
              <w:jc w:val="both"/>
              <w:rPr>
                <w:rFonts w:asciiTheme="minorHAnsi" w:hAnsiTheme="minorHAnsi"/>
                <w:sz w:val="22"/>
                <w:szCs w:val="22"/>
              </w:rPr>
            </w:pPr>
          </w:p>
        </w:tc>
      </w:tr>
      <w:tr w:rsidRPr="001C6E9B" w:rsidR="00E56AED" w:rsidTr="006709CC" w14:paraId="48938865" w14:textId="77777777">
        <w:tc>
          <w:tcPr>
            <w:tcW w:w="1511" w:type="dxa"/>
            <w:tcBorders>
              <w:left w:val="single" w:color="000000" w:sz="4" w:space="0"/>
              <w:bottom w:val="single" w:color="000000" w:sz="4" w:space="0"/>
              <w:right w:val="single" w:color="000000" w:sz="4" w:space="0"/>
            </w:tcBorders>
            <w:shd w:val="clear" w:color="auto" w:fill="FFFFFF"/>
          </w:tcPr>
          <w:p w:rsidRPr="001C6E9B" w:rsidR="00E56AED" w:rsidP="002F5C7D" w:rsidRDefault="00E56AED" w14:paraId="77DE4790" w14:textId="77777777">
            <w:pPr>
              <w:jc w:val="both"/>
              <w:rPr>
                <w:rFonts w:asciiTheme="minorHAnsi" w:hAnsiTheme="minorHAnsi"/>
              </w:rPr>
            </w:pPr>
            <w:r w:rsidRPr="001C6E9B">
              <w:rPr>
                <w:rFonts w:asciiTheme="minorHAnsi" w:hAnsiTheme="minorHAnsi"/>
              </w:rPr>
              <w:t>POS-101-03</w:t>
            </w:r>
          </w:p>
        </w:tc>
        <w:tc>
          <w:tcPr>
            <w:tcW w:w="7729" w:type="dxa"/>
            <w:tcBorders>
              <w:left w:val="single" w:color="000000" w:sz="4" w:space="0"/>
              <w:bottom w:val="single" w:color="000000" w:sz="4" w:space="0"/>
              <w:right w:val="single" w:color="000000" w:sz="4" w:space="0"/>
            </w:tcBorders>
            <w:shd w:val="clear" w:color="auto" w:fill="FFFFFF"/>
          </w:tcPr>
          <w:p w:rsidRPr="001C6E9B" w:rsidR="00E56AED" w:rsidP="002F5C7D" w:rsidRDefault="00E56AED" w14:paraId="256C58B3" w14:textId="77777777">
            <w:pPr>
              <w:pStyle w:val="Normal1"/>
              <w:jc w:val="both"/>
              <w:rPr>
                <w:rFonts w:asciiTheme="minorHAnsi" w:hAnsiTheme="minorHAnsi"/>
                <w:i w:val="0"/>
                <w:sz w:val="22"/>
                <w:szCs w:val="22"/>
              </w:rPr>
            </w:pPr>
            <w:r w:rsidRPr="001C6E9B">
              <w:rPr>
                <w:rFonts w:asciiTheme="minorHAnsi" w:hAnsiTheme="minorHAnsi"/>
                <w:i w:val="0"/>
                <w:sz w:val="22"/>
                <w:szCs w:val="22"/>
              </w:rPr>
              <w:t>Saisie de la référence du contrat, a transmettre pour le règlement / Livraison</w:t>
            </w:r>
          </w:p>
        </w:tc>
      </w:tr>
      <w:tr w:rsidRPr="001C6E9B" w:rsidR="00E56AED" w:rsidTr="006709CC" w14:paraId="7F8FD6E2" w14:textId="77777777">
        <w:tc>
          <w:tcPr>
            <w:tcW w:w="1511" w:type="dxa"/>
            <w:tcBorders>
              <w:left w:val="single" w:color="000000" w:sz="4" w:space="0"/>
              <w:bottom w:val="single" w:color="000000" w:sz="4" w:space="0"/>
              <w:right w:val="single" w:color="000000" w:sz="4" w:space="0"/>
            </w:tcBorders>
            <w:shd w:val="clear" w:color="auto" w:fill="FFFFFF"/>
          </w:tcPr>
          <w:p w:rsidRPr="001C6E9B" w:rsidR="00E56AED" w:rsidP="002F5C7D" w:rsidRDefault="00E56AED" w14:paraId="5EE45B76" w14:textId="77777777">
            <w:pPr>
              <w:jc w:val="both"/>
              <w:rPr>
                <w:rFonts w:asciiTheme="minorHAnsi" w:hAnsiTheme="minorHAnsi"/>
              </w:rPr>
            </w:pPr>
            <w:r w:rsidRPr="001C6E9B">
              <w:rPr>
                <w:rFonts w:asciiTheme="minorHAnsi" w:hAnsiTheme="minorHAnsi"/>
              </w:rPr>
              <w:t>POS-101-04</w:t>
            </w:r>
          </w:p>
        </w:tc>
        <w:tc>
          <w:tcPr>
            <w:tcW w:w="7729" w:type="dxa"/>
            <w:tcBorders>
              <w:left w:val="single" w:color="000000" w:sz="4" w:space="0"/>
              <w:bottom w:val="single" w:color="000000" w:sz="4" w:space="0"/>
              <w:right w:val="single" w:color="000000" w:sz="4" w:space="0"/>
            </w:tcBorders>
            <w:shd w:val="clear" w:color="auto" w:fill="FFFFFF"/>
          </w:tcPr>
          <w:p w:rsidRPr="001C6E9B" w:rsidR="00E56AED" w:rsidP="002F5C7D" w:rsidRDefault="00E56AED" w14:paraId="7995B6B9" w14:textId="77777777">
            <w:pPr>
              <w:pStyle w:val="Normal1"/>
              <w:jc w:val="both"/>
              <w:rPr>
                <w:rFonts w:asciiTheme="minorHAnsi" w:hAnsiTheme="minorHAnsi"/>
                <w:i w:val="0"/>
                <w:sz w:val="22"/>
                <w:szCs w:val="22"/>
              </w:rPr>
            </w:pPr>
            <w:r w:rsidRPr="001C6E9B">
              <w:rPr>
                <w:rFonts w:asciiTheme="minorHAnsi" w:hAnsiTheme="minorHAnsi"/>
                <w:i w:val="0"/>
                <w:sz w:val="22"/>
                <w:szCs w:val="22"/>
              </w:rPr>
              <w:t>Saisie de la quantité exécutée</w:t>
            </w:r>
          </w:p>
        </w:tc>
      </w:tr>
      <w:tr w:rsidRPr="001C6E9B" w:rsidR="00E56AED" w:rsidTr="006709CC" w14:paraId="14BE271B" w14:textId="77777777">
        <w:tc>
          <w:tcPr>
            <w:tcW w:w="1511" w:type="dxa"/>
            <w:tcBorders>
              <w:left w:val="single" w:color="000000" w:sz="4" w:space="0"/>
              <w:bottom w:val="single" w:color="000000" w:sz="4" w:space="0"/>
              <w:right w:val="single" w:color="000000" w:sz="4" w:space="0"/>
            </w:tcBorders>
            <w:shd w:val="clear" w:color="auto" w:fill="FFFFFF"/>
          </w:tcPr>
          <w:p w:rsidRPr="001C6E9B" w:rsidR="00E56AED" w:rsidP="002F5C7D" w:rsidRDefault="00E56AED" w14:paraId="4C3389B9" w14:textId="77777777">
            <w:pPr>
              <w:jc w:val="both"/>
              <w:rPr>
                <w:rFonts w:asciiTheme="minorHAnsi" w:hAnsiTheme="minorHAnsi"/>
              </w:rPr>
            </w:pPr>
            <w:r w:rsidRPr="001C6E9B">
              <w:rPr>
                <w:rFonts w:asciiTheme="minorHAnsi" w:hAnsiTheme="minorHAnsi"/>
              </w:rPr>
              <w:t>POS-101-05</w:t>
            </w:r>
          </w:p>
        </w:tc>
        <w:tc>
          <w:tcPr>
            <w:tcW w:w="7729" w:type="dxa"/>
            <w:tcBorders>
              <w:left w:val="single" w:color="000000" w:sz="4" w:space="0"/>
              <w:bottom w:val="single" w:color="000000" w:sz="4" w:space="0"/>
              <w:right w:val="single" w:color="000000" w:sz="4" w:space="0"/>
            </w:tcBorders>
            <w:shd w:val="clear" w:color="auto" w:fill="FFFFFF"/>
          </w:tcPr>
          <w:p w:rsidRPr="001C6E9B" w:rsidR="00E56AED" w:rsidP="002F5C7D" w:rsidRDefault="00E56AED" w14:paraId="70374E27" w14:textId="77777777">
            <w:pPr>
              <w:pStyle w:val="Normal1"/>
              <w:jc w:val="both"/>
              <w:rPr>
                <w:rFonts w:asciiTheme="minorHAnsi" w:hAnsiTheme="minorHAnsi"/>
                <w:i w:val="0"/>
                <w:sz w:val="22"/>
                <w:szCs w:val="22"/>
              </w:rPr>
            </w:pPr>
            <w:r w:rsidRPr="001C6E9B">
              <w:rPr>
                <w:rFonts w:asciiTheme="minorHAnsi" w:hAnsiTheme="minorHAnsi"/>
                <w:i w:val="0"/>
                <w:sz w:val="22"/>
                <w:szCs w:val="22"/>
              </w:rPr>
              <w:t>Saisie du prix d'exécution</w:t>
            </w:r>
          </w:p>
        </w:tc>
      </w:tr>
      <w:tr w:rsidRPr="001C6E9B" w:rsidR="00E56AED" w:rsidTr="006709CC" w14:paraId="1B0DCB92" w14:textId="77777777">
        <w:tc>
          <w:tcPr>
            <w:tcW w:w="1511" w:type="dxa"/>
            <w:tcBorders>
              <w:left w:val="single" w:color="000000" w:sz="4" w:space="0"/>
              <w:bottom w:val="single" w:color="000000" w:sz="4" w:space="0"/>
              <w:right w:val="single" w:color="000000" w:sz="4" w:space="0"/>
            </w:tcBorders>
            <w:shd w:val="clear" w:color="auto" w:fill="FFFFFF"/>
          </w:tcPr>
          <w:p w:rsidRPr="001C6E9B" w:rsidR="00E56AED" w:rsidP="002F5C7D" w:rsidRDefault="00E56AED" w14:paraId="5DEEF0E0" w14:textId="77777777">
            <w:pPr>
              <w:jc w:val="both"/>
              <w:rPr>
                <w:rFonts w:asciiTheme="minorHAnsi" w:hAnsiTheme="minorHAnsi"/>
              </w:rPr>
            </w:pPr>
            <w:r w:rsidRPr="001C6E9B">
              <w:rPr>
                <w:rFonts w:asciiTheme="minorHAnsi" w:hAnsiTheme="minorHAnsi"/>
              </w:rPr>
              <w:t>POS-101-06</w:t>
            </w:r>
          </w:p>
        </w:tc>
        <w:tc>
          <w:tcPr>
            <w:tcW w:w="7729" w:type="dxa"/>
            <w:tcBorders>
              <w:left w:val="single" w:color="000000" w:sz="4" w:space="0"/>
              <w:bottom w:val="single" w:color="000000" w:sz="4" w:space="0"/>
              <w:right w:val="single" w:color="000000" w:sz="4" w:space="0"/>
            </w:tcBorders>
            <w:shd w:val="clear" w:color="auto" w:fill="FFFFFF"/>
          </w:tcPr>
          <w:p w:rsidRPr="001C6E9B" w:rsidR="00E56AED" w:rsidP="002F5C7D" w:rsidRDefault="00E56AED" w14:paraId="329BB8D0" w14:textId="77777777">
            <w:pPr>
              <w:pStyle w:val="Normal1"/>
              <w:jc w:val="both"/>
              <w:rPr>
                <w:rFonts w:asciiTheme="minorHAnsi" w:hAnsiTheme="minorHAnsi"/>
                <w:i w:val="0"/>
                <w:sz w:val="22"/>
                <w:szCs w:val="22"/>
              </w:rPr>
            </w:pPr>
            <w:r w:rsidRPr="001C6E9B">
              <w:rPr>
                <w:rFonts w:asciiTheme="minorHAnsi" w:hAnsiTheme="minorHAnsi"/>
                <w:i w:val="0"/>
                <w:sz w:val="22"/>
                <w:szCs w:val="22"/>
              </w:rPr>
              <w:t>Identification du sens de l'ordre (Achat / vente)</w:t>
            </w:r>
          </w:p>
        </w:tc>
      </w:tr>
    </w:tbl>
    <w:p w:rsidRPr="001C6E9B" w:rsidR="00E56AED" w:rsidP="002F5C7D" w:rsidRDefault="00E56AED" w14:paraId="7B4768DE" w14:textId="77777777">
      <w:pPr>
        <w:jc w:val="both"/>
        <w:rPr>
          <w:rFonts w:asciiTheme="minorHAnsi" w:hAnsiTheme="minorHAnsi"/>
        </w:rPr>
      </w:pPr>
    </w:p>
    <w:p w:rsidRPr="006709CC" w:rsidR="00E56AED" w:rsidP="003D34DB" w:rsidRDefault="00E56AED" w14:paraId="7D8EFBC3" w14:textId="77777777">
      <w:pPr>
        <w:pStyle w:val="Style3"/>
        <w:numPr>
          <w:ilvl w:val="2"/>
          <w:numId w:val="3"/>
        </w:numPr>
        <w:spacing w:before="240" w:after="240" w:line="100" w:lineRule="atLeast"/>
        <w:ind w:right="142"/>
        <w:jc w:val="both"/>
      </w:pPr>
      <w:bookmarkStart w:name="_Toc409973880" w:id="512"/>
      <w:r w:rsidRPr="006709CC">
        <w:t>Diagramme d’activité</w:t>
      </w:r>
      <w:bookmarkEnd w:id="512"/>
    </w:p>
    <w:p w:rsidR="00E56AED" w:rsidP="002F5C7D" w:rsidRDefault="00E56AED" w14:paraId="715D766D" w14:textId="77777777">
      <w:pPr>
        <w:jc w:val="both"/>
        <w:rPr>
          <w:color w:val="000000"/>
        </w:rPr>
      </w:pPr>
      <w:r>
        <w:rPr>
          <w:color w:val="000000"/>
        </w:rPr>
        <w:t>[Pas d'écran disponible à ce niveau]</w:t>
      </w:r>
    </w:p>
    <w:p w:rsidR="00E56AED" w:rsidP="002F5C7D" w:rsidRDefault="00E56AED" w14:paraId="299526EA" w14:textId="77777777">
      <w:pPr>
        <w:jc w:val="both"/>
      </w:pPr>
    </w:p>
    <w:p w:rsidR="00E56AED" w:rsidP="003D34DB" w:rsidRDefault="00E56AED" w14:paraId="5A02A776" w14:textId="77777777">
      <w:pPr>
        <w:pStyle w:val="Style3"/>
        <w:numPr>
          <w:ilvl w:val="2"/>
          <w:numId w:val="3"/>
        </w:numPr>
        <w:spacing w:before="240" w:after="240" w:line="100" w:lineRule="atLeast"/>
        <w:ind w:right="142"/>
        <w:jc w:val="both"/>
      </w:pPr>
      <w:bookmarkStart w:name="_Toc409973881" w:id="513"/>
      <w:r>
        <w:t>Règles de gestion</w:t>
      </w:r>
      <w:bookmarkEnd w:id="513"/>
    </w:p>
    <w:p w:rsidR="00E56AED" w:rsidP="0091661A" w:rsidRDefault="00E56AED" w14:paraId="32DF4C82" w14:textId="77777777">
      <w:pPr>
        <w:pStyle w:val="Paragraphedeliste1"/>
        <w:numPr>
          <w:ilvl w:val="0"/>
          <w:numId w:val="14"/>
        </w:numPr>
        <w:spacing w:before="240" w:after="240" w:line="100" w:lineRule="atLeast"/>
        <w:ind w:left="0" w:right="142" w:firstLine="0"/>
        <w:jc w:val="both"/>
      </w:pPr>
      <w:r>
        <w:t>Les règles de gestion à prévoir pour le cas d'utilisation « Création de l'exécution d'un ordre BEL »</w:t>
      </w:r>
    </w:p>
    <w:tbl>
      <w:tblPr>
        <w:tblW w:w="0" w:type="auto"/>
        <w:tblLayout w:type="fixed"/>
        <w:tblLook w:val="0000" w:firstRow="0" w:lastRow="0" w:firstColumn="0" w:lastColumn="0" w:noHBand="0" w:noVBand="0"/>
      </w:tblPr>
      <w:tblGrid>
        <w:gridCol w:w="1511"/>
        <w:gridCol w:w="7729"/>
      </w:tblGrid>
      <w:tr w:rsidRPr="00237864" w:rsidR="00E56AED" w:rsidTr="006709CC" w14:paraId="12C95941" w14:textId="77777777">
        <w:trPr>
          <w:trHeight w:val="100"/>
          <w:tblHeader/>
        </w:trPr>
        <w:tc>
          <w:tcPr>
            <w:tcW w:w="1511"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3B86ED9F" w14:textId="77777777">
            <w:pPr>
              <w:jc w:val="both"/>
              <w:rPr>
                <w:b/>
              </w:rPr>
            </w:pPr>
            <w:r w:rsidRPr="00237864">
              <w:rPr>
                <w:b/>
              </w:rPr>
              <w:t>Réf.</w:t>
            </w:r>
          </w:p>
        </w:tc>
        <w:tc>
          <w:tcPr>
            <w:tcW w:w="7729"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4256B0CC" w14:textId="77777777">
            <w:pPr>
              <w:jc w:val="both"/>
              <w:rPr>
                <w:b/>
              </w:rPr>
            </w:pPr>
            <w:r w:rsidRPr="00237864">
              <w:rPr>
                <w:b/>
              </w:rPr>
              <w:t>Description</w:t>
            </w:r>
          </w:p>
        </w:tc>
      </w:tr>
      <w:tr w:rsidRPr="00237864" w:rsidR="00E56AED" w:rsidTr="006709CC" w14:paraId="3A7F980C" w14:textId="77777777">
        <w:tc>
          <w:tcPr>
            <w:tcW w:w="151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5171CF9B" w14:textId="77777777">
            <w:pPr>
              <w:jc w:val="both"/>
            </w:pPr>
            <w:r w:rsidRPr="00237864">
              <w:t>RG-101-01</w:t>
            </w:r>
          </w:p>
        </w:tc>
        <w:tc>
          <w:tcPr>
            <w:tcW w:w="7729" w:type="dxa"/>
            <w:tcBorders>
              <w:top w:val="single" w:color="000000" w:sz="4" w:space="0"/>
              <w:left w:val="single" w:color="000000" w:sz="4" w:space="0"/>
              <w:bottom w:val="single" w:color="000000" w:sz="4" w:space="0"/>
              <w:right w:val="single" w:color="000000" w:sz="4" w:space="0"/>
            </w:tcBorders>
            <w:shd w:val="clear" w:color="auto" w:fill="FFFFFF"/>
          </w:tcPr>
          <w:p w:rsidRPr="006709CC" w:rsidR="00E56AED" w:rsidP="003D34DB" w:rsidRDefault="00E56AED" w14:paraId="1636419B" w14:textId="77777777">
            <w:pPr>
              <w:pStyle w:val="Normal1"/>
              <w:numPr>
                <w:ilvl w:val="0"/>
                <w:numId w:val="70"/>
              </w:numPr>
              <w:suppressAutoHyphens/>
              <w:spacing w:line="100" w:lineRule="atLeast"/>
              <w:jc w:val="both"/>
              <w:rPr>
                <w:rFonts w:ascii="Calibri" w:hAnsi="Calibri"/>
                <w:i w:val="0"/>
                <w:sz w:val="22"/>
                <w:szCs w:val="22"/>
                <w:lang w:val="fr-FR"/>
              </w:rPr>
            </w:pPr>
            <w:r w:rsidRPr="006709CC">
              <w:rPr>
                <w:rFonts w:ascii="Calibri" w:hAnsi="Calibri"/>
                <w:i w:val="0"/>
                <w:sz w:val="22"/>
                <w:szCs w:val="22"/>
                <w:lang w:val="fr-FR"/>
              </w:rPr>
              <w:t xml:space="preserve">La référence de l'exécution est calculée par le système </w:t>
            </w:r>
          </w:p>
        </w:tc>
      </w:tr>
      <w:tr w:rsidRPr="00237864" w:rsidR="00E56AED" w:rsidTr="006709CC" w14:paraId="36866D6B"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4BF8DBCD" w14:textId="77777777">
            <w:pPr>
              <w:jc w:val="both"/>
            </w:pPr>
            <w:r w:rsidRPr="00237864">
              <w:t>RG-101-02</w:t>
            </w:r>
          </w:p>
        </w:tc>
        <w:tc>
          <w:tcPr>
            <w:tcW w:w="7729" w:type="dxa"/>
            <w:tcBorders>
              <w:left w:val="single" w:color="000000" w:sz="4" w:space="0"/>
              <w:bottom w:val="single" w:color="000000" w:sz="4" w:space="0"/>
              <w:right w:val="single" w:color="000000" w:sz="4" w:space="0"/>
            </w:tcBorders>
            <w:shd w:val="clear" w:color="auto" w:fill="FFFFFF"/>
          </w:tcPr>
          <w:p w:rsidRPr="006709CC" w:rsidR="00E56AED" w:rsidP="003D34DB" w:rsidRDefault="00E56AED" w14:paraId="25152057" w14:textId="77777777">
            <w:pPr>
              <w:pStyle w:val="Normal1"/>
              <w:numPr>
                <w:ilvl w:val="0"/>
                <w:numId w:val="70"/>
              </w:numPr>
              <w:suppressAutoHyphens/>
              <w:spacing w:line="100" w:lineRule="atLeast"/>
              <w:jc w:val="both"/>
              <w:rPr>
                <w:rFonts w:ascii="Calibri" w:hAnsi="Calibri"/>
                <w:i w:val="0"/>
                <w:sz w:val="22"/>
                <w:szCs w:val="22"/>
              </w:rPr>
            </w:pPr>
            <w:r w:rsidRPr="006709CC">
              <w:rPr>
                <w:rFonts w:ascii="Calibri" w:hAnsi="Calibri"/>
                <w:i w:val="0"/>
                <w:sz w:val="22"/>
                <w:szCs w:val="22"/>
              </w:rPr>
              <w:t>La date de dénouement est calculé</w:t>
            </w:r>
            <w:r>
              <w:rPr>
                <w:rFonts w:ascii="Calibri" w:hAnsi="Calibri"/>
                <w:i w:val="0"/>
                <w:sz w:val="22"/>
                <w:szCs w:val="22"/>
              </w:rPr>
              <w:t>e</w:t>
            </w:r>
            <w:r w:rsidRPr="006709CC">
              <w:rPr>
                <w:rFonts w:ascii="Calibri" w:hAnsi="Calibri"/>
                <w:i w:val="0"/>
                <w:sz w:val="22"/>
                <w:szCs w:val="22"/>
              </w:rPr>
              <w:t xml:space="preserve"> sur la base de la date d'exécution (Contexte configurable par SLA)</w:t>
            </w:r>
          </w:p>
        </w:tc>
      </w:tr>
      <w:tr w:rsidRPr="00237864" w:rsidR="00E56AED" w:rsidTr="006709CC" w14:paraId="62D0C136"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E20641B" w14:textId="77777777">
            <w:pPr>
              <w:jc w:val="both"/>
            </w:pPr>
            <w:r w:rsidRPr="00237864">
              <w:t>RG-101-03</w:t>
            </w:r>
          </w:p>
        </w:tc>
        <w:tc>
          <w:tcPr>
            <w:tcW w:w="7729" w:type="dxa"/>
            <w:tcBorders>
              <w:left w:val="single" w:color="000000" w:sz="4" w:space="0"/>
              <w:bottom w:val="single" w:color="000000" w:sz="4" w:space="0"/>
              <w:right w:val="single" w:color="000000" w:sz="4" w:space="0"/>
            </w:tcBorders>
            <w:shd w:val="clear" w:color="auto" w:fill="FFFFFF"/>
          </w:tcPr>
          <w:p w:rsidRPr="006709CC" w:rsidR="00E56AED" w:rsidP="003D34DB" w:rsidRDefault="00E56AED" w14:paraId="1BAD4F87" w14:textId="77777777">
            <w:pPr>
              <w:pStyle w:val="Normal1"/>
              <w:numPr>
                <w:ilvl w:val="0"/>
                <w:numId w:val="70"/>
              </w:numPr>
              <w:suppressAutoHyphens/>
              <w:spacing w:line="100" w:lineRule="atLeast"/>
              <w:jc w:val="both"/>
              <w:rPr>
                <w:rFonts w:ascii="Calibri" w:hAnsi="Calibri"/>
                <w:i w:val="0"/>
                <w:sz w:val="22"/>
                <w:szCs w:val="22"/>
              </w:rPr>
            </w:pPr>
            <w:r w:rsidRPr="006709CC">
              <w:rPr>
                <w:rFonts w:ascii="Calibri" w:hAnsi="Calibri"/>
                <w:i w:val="0"/>
                <w:sz w:val="22"/>
                <w:szCs w:val="22"/>
              </w:rPr>
              <w:t>L'impôt de bourse (HT, TTC) le taux de la commission de bourse et la TVA sont calculés par le système.</w:t>
            </w:r>
          </w:p>
        </w:tc>
      </w:tr>
      <w:tr w:rsidRPr="00237864" w:rsidR="00E56AED" w:rsidTr="006709CC" w14:paraId="1227D0F9"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D912648" w14:textId="77777777">
            <w:pPr>
              <w:jc w:val="both"/>
            </w:pPr>
            <w:r w:rsidRPr="00237864">
              <w:t>RG-101-04</w:t>
            </w:r>
          </w:p>
        </w:tc>
        <w:tc>
          <w:tcPr>
            <w:tcW w:w="7729" w:type="dxa"/>
            <w:tcBorders>
              <w:left w:val="single" w:color="000000" w:sz="4" w:space="0"/>
              <w:bottom w:val="single" w:color="000000" w:sz="4" w:space="0"/>
              <w:right w:val="single" w:color="000000" w:sz="4" w:space="0"/>
            </w:tcBorders>
            <w:shd w:val="clear" w:color="auto" w:fill="FFFFFF"/>
          </w:tcPr>
          <w:p w:rsidRPr="006709CC" w:rsidR="00E56AED" w:rsidP="003D34DB" w:rsidRDefault="00E56AED" w14:paraId="4476870D" w14:textId="77777777">
            <w:pPr>
              <w:pStyle w:val="Normal1"/>
              <w:numPr>
                <w:ilvl w:val="0"/>
                <w:numId w:val="70"/>
              </w:numPr>
              <w:suppressAutoHyphens/>
              <w:spacing w:line="100" w:lineRule="atLeast"/>
              <w:jc w:val="both"/>
              <w:rPr>
                <w:rFonts w:ascii="Calibri" w:hAnsi="Calibri"/>
                <w:i w:val="0"/>
                <w:sz w:val="22"/>
                <w:szCs w:val="22"/>
              </w:rPr>
            </w:pPr>
            <w:r w:rsidRPr="006709CC">
              <w:rPr>
                <w:rFonts w:ascii="Calibri" w:hAnsi="Calibri"/>
                <w:i w:val="0"/>
                <w:sz w:val="22"/>
                <w:szCs w:val="22"/>
              </w:rPr>
              <w:t xml:space="preserve">La commission de courtage (HT, TTC) le taux de la commission de courtage et la TVA sont calculés par le système </w:t>
            </w:r>
          </w:p>
        </w:tc>
      </w:tr>
      <w:tr w:rsidRPr="00237864" w:rsidR="00E56AED" w:rsidTr="006709CC" w14:paraId="1AD15F92"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1C888C5E" w14:textId="77777777">
            <w:pPr>
              <w:jc w:val="both"/>
            </w:pPr>
            <w:r w:rsidRPr="00237864">
              <w:t>RG-101-05</w:t>
            </w:r>
          </w:p>
        </w:tc>
        <w:tc>
          <w:tcPr>
            <w:tcW w:w="7729" w:type="dxa"/>
            <w:tcBorders>
              <w:left w:val="single" w:color="000000" w:sz="4" w:space="0"/>
              <w:bottom w:val="single" w:color="000000" w:sz="4" w:space="0"/>
              <w:right w:val="single" w:color="000000" w:sz="4" w:space="0"/>
            </w:tcBorders>
            <w:shd w:val="clear" w:color="auto" w:fill="FFFFFF"/>
          </w:tcPr>
          <w:p w:rsidRPr="006709CC" w:rsidR="00E56AED" w:rsidP="003D34DB" w:rsidRDefault="00E56AED" w14:paraId="3D7DB68F" w14:textId="77777777">
            <w:pPr>
              <w:pStyle w:val="Normal1"/>
              <w:numPr>
                <w:ilvl w:val="0"/>
                <w:numId w:val="70"/>
              </w:numPr>
              <w:suppressAutoHyphens/>
              <w:spacing w:line="100" w:lineRule="atLeast"/>
              <w:jc w:val="both"/>
              <w:rPr>
                <w:rFonts w:ascii="Calibri" w:hAnsi="Calibri"/>
                <w:i w:val="0"/>
                <w:sz w:val="22"/>
                <w:szCs w:val="22"/>
              </w:rPr>
            </w:pPr>
            <w:r w:rsidRPr="006709CC">
              <w:rPr>
                <w:rFonts w:ascii="Calibri" w:hAnsi="Calibri"/>
                <w:i w:val="0"/>
                <w:sz w:val="22"/>
                <w:szCs w:val="22"/>
              </w:rPr>
              <w:t>La référence de l'ordre est calculée dès la sauvegarde de l'exécution</w:t>
            </w:r>
          </w:p>
        </w:tc>
      </w:tr>
    </w:tbl>
    <w:p w:rsidR="00E56AED" w:rsidP="003D34DB" w:rsidRDefault="00E56AED" w14:paraId="6D4C32C9" w14:textId="77777777">
      <w:pPr>
        <w:pStyle w:val="Style3"/>
        <w:numPr>
          <w:ilvl w:val="2"/>
          <w:numId w:val="3"/>
        </w:numPr>
        <w:jc w:val="both"/>
      </w:pPr>
      <w:bookmarkStart w:name="__DdeLink__10331_1648538800" w:id="514"/>
      <w:bookmarkStart w:name="_Toc409973882" w:id="515"/>
      <w:bookmarkEnd w:id="514"/>
      <w:r>
        <w:t>Traitements</w:t>
      </w:r>
      <w:bookmarkEnd w:id="515"/>
    </w:p>
    <w:p w:rsidR="00E56AED" w:rsidP="0091661A" w:rsidRDefault="00E56AED" w14:paraId="1F45458D" w14:textId="77777777">
      <w:pPr>
        <w:pStyle w:val="Paragraphedeliste1"/>
        <w:numPr>
          <w:ilvl w:val="0"/>
          <w:numId w:val="14"/>
        </w:numPr>
        <w:spacing w:before="240" w:after="240" w:line="100" w:lineRule="atLeast"/>
        <w:ind w:left="0" w:right="142" w:firstLine="0"/>
        <w:jc w:val="both"/>
      </w:pPr>
      <w:r>
        <w:t>Les traitements relatifs au cas d'utilisation « Création de l'exécution d'un ordre BEL »</w:t>
      </w:r>
    </w:p>
    <w:p w:rsidR="00E56AED" w:rsidP="002F5C7D" w:rsidRDefault="00E56AED" w14:paraId="3F8A07DE" w14:textId="77777777">
      <w:pPr>
        <w:jc w:val="both"/>
      </w:pPr>
    </w:p>
    <w:tbl>
      <w:tblPr>
        <w:tblW w:w="0" w:type="auto"/>
        <w:tblLayout w:type="fixed"/>
        <w:tblLook w:val="0000" w:firstRow="0" w:lastRow="0" w:firstColumn="0" w:lastColumn="0" w:noHBand="0" w:noVBand="0"/>
      </w:tblPr>
      <w:tblGrid>
        <w:gridCol w:w="1511"/>
        <w:gridCol w:w="7729"/>
      </w:tblGrid>
      <w:tr w:rsidRPr="00237864" w:rsidR="00E56AED" w:rsidTr="006709CC" w14:paraId="65CA6C8E" w14:textId="77777777">
        <w:trPr>
          <w:tblHeader/>
        </w:trPr>
        <w:tc>
          <w:tcPr>
            <w:tcW w:w="1511"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2D5C9ABA" w14:textId="77777777">
            <w:pPr>
              <w:jc w:val="both"/>
              <w:rPr>
                <w:b/>
              </w:rPr>
            </w:pPr>
            <w:r w:rsidRPr="00237864">
              <w:rPr>
                <w:b/>
              </w:rPr>
              <w:t>Réf.</w:t>
            </w:r>
          </w:p>
        </w:tc>
        <w:tc>
          <w:tcPr>
            <w:tcW w:w="7729"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54A8AB8F" w14:textId="77777777">
            <w:pPr>
              <w:jc w:val="both"/>
              <w:rPr>
                <w:b/>
              </w:rPr>
            </w:pPr>
            <w:r w:rsidRPr="00237864">
              <w:rPr>
                <w:b/>
              </w:rPr>
              <w:t>Description</w:t>
            </w:r>
          </w:p>
        </w:tc>
      </w:tr>
      <w:tr w:rsidRPr="00237864" w:rsidR="00E56AED" w:rsidTr="006709CC" w14:paraId="21E12D29" w14:textId="77777777">
        <w:tc>
          <w:tcPr>
            <w:tcW w:w="1511"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21B37B19" w14:textId="77777777">
            <w:pPr>
              <w:jc w:val="both"/>
            </w:pPr>
            <w:r w:rsidRPr="00237864">
              <w:t>TRT-101-01</w:t>
            </w:r>
          </w:p>
        </w:tc>
        <w:tc>
          <w:tcPr>
            <w:tcW w:w="7729" w:type="dxa"/>
            <w:tcBorders>
              <w:top w:val="single" w:color="000000" w:sz="4" w:space="0"/>
              <w:left w:val="single" w:color="000000" w:sz="4" w:space="0"/>
              <w:bottom w:val="single" w:color="000000" w:sz="4" w:space="0"/>
              <w:right w:val="single" w:color="000000" w:sz="4" w:space="0"/>
            </w:tcBorders>
            <w:shd w:val="clear" w:color="auto" w:fill="FFFFFF"/>
          </w:tcPr>
          <w:p w:rsidRPr="006709CC" w:rsidR="00E56AED" w:rsidP="003D34DB" w:rsidRDefault="00E56AED" w14:paraId="7D863D0E" w14:textId="77777777">
            <w:pPr>
              <w:pStyle w:val="Normal1"/>
              <w:numPr>
                <w:ilvl w:val="0"/>
                <w:numId w:val="80"/>
              </w:numPr>
              <w:suppressAutoHyphens/>
              <w:spacing w:line="100" w:lineRule="atLeast"/>
              <w:jc w:val="both"/>
              <w:rPr>
                <w:rFonts w:ascii="Calibri" w:hAnsi="Calibri"/>
                <w:i w:val="0"/>
                <w:sz w:val="22"/>
                <w:szCs w:val="22"/>
                <w:lang w:val="fr-FR"/>
              </w:rPr>
            </w:pPr>
            <w:r w:rsidRPr="006709CC">
              <w:rPr>
                <w:rFonts w:ascii="Calibri" w:hAnsi="Calibri"/>
                <w:i w:val="0"/>
                <w:sz w:val="22"/>
                <w:szCs w:val="22"/>
                <w:lang w:val="fr-FR"/>
              </w:rPr>
              <w:t>Identification du compte titre ou espèce du client BEL</w:t>
            </w:r>
          </w:p>
        </w:tc>
      </w:tr>
      <w:tr w:rsidRPr="00237864" w:rsidR="00E56AED" w:rsidTr="006709CC" w14:paraId="629167C1"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68E4719" w14:textId="77777777">
            <w:pPr>
              <w:jc w:val="both"/>
            </w:pPr>
            <w:r w:rsidRPr="00237864">
              <w:t>TRT-101-02</w:t>
            </w:r>
          </w:p>
        </w:tc>
        <w:tc>
          <w:tcPr>
            <w:tcW w:w="7729" w:type="dxa"/>
            <w:tcBorders>
              <w:left w:val="single" w:color="000000" w:sz="4" w:space="0"/>
              <w:bottom w:val="single" w:color="000000" w:sz="4" w:space="0"/>
              <w:right w:val="single" w:color="000000" w:sz="4" w:space="0"/>
            </w:tcBorders>
            <w:shd w:val="clear" w:color="auto" w:fill="FFFFFF"/>
          </w:tcPr>
          <w:p w:rsidRPr="006709CC" w:rsidR="00E56AED" w:rsidP="003D34DB" w:rsidRDefault="00E56AED" w14:paraId="2B4A75AE" w14:textId="77777777">
            <w:pPr>
              <w:pStyle w:val="Normal1"/>
              <w:numPr>
                <w:ilvl w:val="0"/>
                <w:numId w:val="81"/>
              </w:numPr>
              <w:suppressAutoHyphens/>
              <w:spacing w:line="100" w:lineRule="atLeast"/>
              <w:jc w:val="both"/>
              <w:rPr>
                <w:rFonts w:ascii="Calibri" w:hAnsi="Calibri"/>
                <w:i w:val="0"/>
                <w:sz w:val="22"/>
                <w:szCs w:val="22"/>
                <w:lang w:val="fr-FR"/>
              </w:rPr>
            </w:pPr>
            <w:r w:rsidRPr="006709CC">
              <w:rPr>
                <w:rFonts w:ascii="Calibri" w:hAnsi="Calibri"/>
                <w:i w:val="0"/>
                <w:sz w:val="22"/>
                <w:szCs w:val="22"/>
                <w:lang w:val="fr-FR"/>
              </w:rPr>
              <w:t xml:space="preserve">Saisie de la référence du contrat à transmettre vers le </w:t>
            </w:r>
            <w:r>
              <w:rPr>
                <w:rFonts w:ascii="Calibri" w:hAnsi="Calibri"/>
                <w:i w:val="0"/>
                <w:sz w:val="22"/>
                <w:szCs w:val="22"/>
                <w:lang w:val="fr-FR"/>
              </w:rPr>
              <w:t>règlement</w:t>
            </w:r>
            <w:r w:rsidRPr="006709CC">
              <w:rPr>
                <w:rFonts w:ascii="Calibri" w:hAnsi="Calibri"/>
                <w:i w:val="0"/>
                <w:sz w:val="22"/>
                <w:szCs w:val="22"/>
                <w:lang w:val="fr-FR"/>
              </w:rPr>
              <w:t xml:space="preserve"> livraison </w:t>
            </w:r>
          </w:p>
        </w:tc>
      </w:tr>
      <w:tr w:rsidRPr="00237864" w:rsidR="00E56AED" w:rsidTr="006709CC" w14:paraId="1CAB38E6"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7F464541" w14:textId="77777777">
            <w:pPr>
              <w:jc w:val="both"/>
            </w:pPr>
            <w:r w:rsidRPr="00237864">
              <w:t>TRT-101-03</w:t>
            </w:r>
          </w:p>
        </w:tc>
        <w:tc>
          <w:tcPr>
            <w:tcW w:w="7729" w:type="dxa"/>
            <w:tcBorders>
              <w:left w:val="single" w:color="000000" w:sz="4" w:space="0"/>
              <w:bottom w:val="single" w:color="000000" w:sz="4" w:space="0"/>
              <w:right w:val="single" w:color="000000" w:sz="4" w:space="0"/>
            </w:tcBorders>
            <w:shd w:val="clear" w:color="auto" w:fill="FFFFFF"/>
          </w:tcPr>
          <w:p w:rsidRPr="006709CC" w:rsidR="00E56AED" w:rsidP="003D34DB" w:rsidRDefault="00E56AED" w14:paraId="45DBCF44" w14:textId="77777777">
            <w:pPr>
              <w:pStyle w:val="Normal1"/>
              <w:numPr>
                <w:ilvl w:val="0"/>
                <w:numId w:val="82"/>
              </w:numPr>
              <w:suppressAutoHyphens/>
              <w:spacing w:line="100" w:lineRule="atLeast"/>
              <w:jc w:val="both"/>
              <w:rPr>
                <w:rFonts w:ascii="Calibri" w:hAnsi="Calibri"/>
                <w:i w:val="0"/>
                <w:sz w:val="22"/>
                <w:szCs w:val="22"/>
              </w:rPr>
            </w:pPr>
            <w:r w:rsidRPr="006709CC">
              <w:rPr>
                <w:rFonts w:ascii="Calibri" w:hAnsi="Calibri"/>
                <w:i w:val="0"/>
                <w:sz w:val="22"/>
                <w:szCs w:val="22"/>
              </w:rPr>
              <w:t>L'utilisateur défile l'onbloor sur la date d'exécution, la date de dénouement de l'ordre sera calculée automatiquement (Contexte SLA « Configuration date de dénouement »</w:t>
            </w:r>
          </w:p>
        </w:tc>
      </w:tr>
      <w:tr w:rsidRPr="00237864" w:rsidR="00E56AED" w:rsidTr="006709CC" w14:paraId="1EAF9AD2"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FB2972F" w14:textId="77777777">
            <w:pPr>
              <w:jc w:val="both"/>
            </w:pPr>
            <w:r w:rsidRPr="00237864">
              <w:t>TRT-101-04</w:t>
            </w:r>
          </w:p>
        </w:tc>
        <w:tc>
          <w:tcPr>
            <w:tcW w:w="7729" w:type="dxa"/>
            <w:tcBorders>
              <w:left w:val="single" w:color="000000" w:sz="4" w:space="0"/>
              <w:bottom w:val="single" w:color="000000" w:sz="4" w:space="0"/>
              <w:right w:val="single" w:color="000000" w:sz="4" w:space="0"/>
            </w:tcBorders>
            <w:shd w:val="clear" w:color="auto" w:fill="FFFFFF"/>
          </w:tcPr>
          <w:p w:rsidRPr="006709CC" w:rsidR="00E56AED" w:rsidP="003D34DB" w:rsidRDefault="00E56AED" w14:paraId="315ED8CA" w14:textId="77777777">
            <w:pPr>
              <w:pStyle w:val="Normal1"/>
              <w:numPr>
                <w:ilvl w:val="0"/>
                <w:numId w:val="83"/>
              </w:numPr>
              <w:suppressAutoHyphens/>
              <w:spacing w:line="100" w:lineRule="atLeast"/>
              <w:jc w:val="both"/>
              <w:rPr>
                <w:rFonts w:ascii="Calibri" w:hAnsi="Calibri"/>
                <w:i w:val="0"/>
                <w:sz w:val="22"/>
                <w:szCs w:val="22"/>
              </w:rPr>
            </w:pPr>
            <w:r w:rsidRPr="006709CC">
              <w:rPr>
                <w:rFonts w:ascii="Calibri" w:hAnsi="Calibri"/>
                <w:i w:val="0"/>
                <w:sz w:val="22"/>
                <w:szCs w:val="22"/>
              </w:rPr>
              <w:t>Saisie du titre de l'opération</w:t>
            </w:r>
          </w:p>
        </w:tc>
      </w:tr>
      <w:tr w:rsidRPr="00237864" w:rsidR="00E56AED" w:rsidTr="006709CC" w14:paraId="0C09C173"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1D3312C" w14:textId="77777777">
            <w:pPr>
              <w:jc w:val="both"/>
            </w:pPr>
            <w:r w:rsidRPr="00237864">
              <w:t>TRT-101-05</w:t>
            </w:r>
          </w:p>
        </w:tc>
        <w:tc>
          <w:tcPr>
            <w:tcW w:w="7729" w:type="dxa"/>
            <w:tcBorders>
              <w:left w:val="single" w:color="000000" w:sz="4" w:space="0"/>
              <w:bottom w:val="single" w:color="000000" w:sz="4" w:space="0"/>
              <w:right w:val="single" w:color="000000" w:sz="4" w:space="0"/>
            </w:tcBorders>
            <w:shd w:val="clear" w:color="auto" w:fill="FFFFFF"/>
          </w:tcPr>
          <w:p w:rsidRPr="006709CC" w:rsidR="00E56AED" w:rsidP="003D34DB" w:rsidRDefault="00E56AED" w14:paraId="2E123862" w14:textId="77777777">
            <w:pPr>
              <w:pStyle w:val="Normal1"/>
              <w:numPr>
                <w:ilvl w:val="0"/>
                <w:numId w:val="84"/>
              </w:numPr>
              <w:suppressAutoHyphens/>
              <w:spacing w:line="100" w:lineRule="atLeast"/>
              <w:jc w:val="both"/>
              <w:rPr>
                <w:rFonts w:ascii="Calibri" w:hAnsi="Calibri"/>
                <w:i w:val="0"/>
                <w:sz w:val="22"/>
                <w:szCs w:val="22"/>
              </w:rPr>
            </w:pPr>
            <w:r w:rsidRPr="006709CC">
              <w:rPr>
                <w:rFonts w:ascii="Calibri" w:hAnsi="Calibri"/>
                <w:i w:val="0"/>
                <w:sz w:val="22"/>
                <w:szCs w:val="22"/>
              </w:rPr>
              <w:t>Saisie de la quantité</w:t>
            </w:r>
          </w:p>
        </w:tc>
      </w:tr>
      <w:tr w:rsidRPr="00237864" w:rsidR="00E56AED" w:rsidTr="006709CC" w14:paraId="66582460"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6D4F14F1" w14:textId="77777777">
            <w:pPr>
              <w:jc w:val="both"/>
            </w:pPr>
            <w:r w:rsidRPr="00237864">
              <w:t>TRT-101-06</w:t>
            </w:r>
          </w:p>
        </w:tc>
        <w:tc>
          <w:tcPr>
            <w:tcW w:w="7729" w:type="dxa"/>
            <w:tcBorders>
              <w:left w:val="single" w:color="000000" w:sz="4" w:space="0"/>
              <w:bottom w:val="single" w:color="000000" w:sz="4" w:space="0"/>
              <w:right w:val="single" w:color="000000" w:sz="4" w:space="0"/>
            </w:tcBorders>
            <w:shd w:val="clear" w:color="auto" w:fill="FFFFFF"/>
          </w:tcPr>
          <w:p w:rsidRPr="006709CC" w:rsidR="00E56AED" w:rsidP="003D34DB" w:rsidRDefault="00E56AED" w14:paraId="0DE35C49" w14:textId="77777777">
            <w:pPr>
              <w:pStyle w:val="Normal1"/>
              <w:numPr>
                <w:ilvl w:val="0"/>
                <w:numId w:val="84"/>
              </w:numPr>
              <w:suppressAutoHyphens/>
              <w:spacing w:line="100" w:lineRule="atLeast"/>
              <w:jc w:val="both"/>
              <w:rPr>
                <w:rFonts w:ascii="Calibri" w:hAnsi="Calibri"/>
                <w:i w:val="0"/>
                <w:sz w:val="22"/>
                <w:szCs w:val="22"/>
              </w:rPr>
            </w:pPr>
            <w:r w:rsidRPr="006709CC">
              <w:rPr>
                <w:rFonts w:ascii="Calibri" w:hAnsi="Calibri"/>
                <w:i w:val="0"/>
                <w:sz w:val="22"/>
                <w:szCs w:val="22"/>
              </w:rPr>
              <w:t>Saisie du sens de l'opération</w:t>
            </w:r>
          </w:p>
        </w:tc>
      </w:tr>
      <w:tr w:rsidRPr="00237864" w:rsidR="00E56AED" w:rsidTr="006709CC" w14:paraId="539B1EA1"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5E785821" w14:textId="77777777">
            <w:pPr>
              <w:jc w:val="both"/>
            </w:pPr>
            <w:r w:rsidRPr="00237864">
              <w:t>TRT-101-07</w:t>
            </w:r>
          </w:p>
        </w:tc>
        <w:tc>
          <w:tcPr>
            <w:tcW w:w="7729" w:type="dxa"/>
            <w:tcBorders>
              <w:left w:val="single" w:color="000000" w:sz="4" w:space="0"/>
              <w:bottom w:val="single" w:color="000000" w:sz="4" w:space="0"/>
              <w:right w:val="single" w:color="000000" w:sz="4" w:space="0"/>
            </w:tcBorders>
            <w:shd w:val="clear" w:color="auto" w:fill="FFFFFF"/>
          </w:tcPr>
          <w:p w:rsidRPr="006709CC" w:rsidR="00E56AED" w:rsidP="003D34DB" w:rsidRDefault="00E56AED" w14:paraId="49D9E159" w14:textId="77777777">
            <w:pPr>
              <w:pStyle w:val="Normal1"/>
              <w:numPr>
                <w:ilvl w:val="0"/>
                <w:numId w:val="85"/>
              </w:numPr>
              <w:suppressAutoHyphens/>
              <w:spacing w:line="100" w:lineRule="atLeast"/>
              <w:jc w:val="both"/>
              <w:rPr>
                <w:rFonts w:ascii="Calibri" w:hAnsi="Calibri"/>
                <w:i w:val="0"/>
                <w:sz w:val="22"/>
                <w:szCs w:val="22"/>
              </w:rPr>
            </w:pPr>
            <w:r w:rsidRPr="006709CC">
              <w:rPr>
                <w:rFonts w:ascii="Calibri" w:hAnsi="Calibri"/>
                <w:i w:val="0"/>
                <w:sz w:val="22"/>
                <w:szCs w:val="22"/>
              </w:rPr>
              <w:t>À la saisie du prix le système génère :</w:t>
            </w:r>
          </w:p>
          <w:p w:rsidRPr="006709CC" w:rsidR="00E56AED" w:rsidP="002F5C7D" w:rsidRDefault="00E56AED" w14:paraId="46A6FABC" w14:textId="77777777">
            <w:pPr>
              <w:pStyle w:val="Normal1"/>
              <w:jc w:val="both"/>
              <w:rPr>
                <w:rFonts w:ascii="Calibri" w:hAnsi="Calibri"/>
                <w:i w:val="0"/>
                <w:sz w:val="22"/>
                <w:szCs w:val="22"/>
              </w:rPr>
            </w:pPr>
            <w:r>
              <w:rPr>
                <w:rFonts w:ascii="Calibri" w:hAnsi="Calibri"/>
                <w:i w:val="0"/>
                <w:sz w:val="22"/>
                <w:szCs w:val="22"/>
              </w:rPr>
              <w:t xml:space="preserve">          </w:t>
            </w:r>
            <w:r w:rsidRPr="006709CC">
              <w:rPr>
                <w:rFonts w:ascii="Calibri" w:hAnsi="Calibri"/>
                <w:i w:val="0"/>
                <w:sz w:val="22"/>
                <w:szCs w:val="22"/>
              </w:rPr>
              <w:t>- Commission de courtage : (Taux, TTC, HT, TVA)</w:t>
            </w:r>
          </w:p>
          <w:p w:rsidRPr="006709CC" w:rsidR="00E56AED" w:rsidP="002F5C7D" w:rsidRDefault="00E56AED" w14:paraId="0EEDCB40" w14:textId="77777777">
            <w:pPr>
              <w:pStyle w:val="Normal1"/>
              <w:jc w:val="both"/>
              <w:rPr>
                <w:rFonts w:ascii="Calibri" w:hAnsi="Calibri"/>
                <w:i w:val="0"/>
                <w:sz w:val="22"/>
                <w:szCs w:val="22"/>
              </w:rPr>
            </w:pPr>
            <w:r>
              <w:rPr>
                <w:rFonts w:ascii="Calibri" w:hAnsi="Calibri"/>
                <w:i w:val="0"/>
                <w:sz w:val="22"/>
                <w:szCs w:val="22"/>
              </w:rPr>
              <w:t xml:space="preserve">          </w:t>
            </w:r>
            <w:r w:rsidRPr="006709CC">
              <w:rPr>
                <w:rFonts w:ascii="Calibri" w:hAnsi="Calibri"/>
                <w:i w:val="0"/>
                <w:sz w:val="22"/>
                <w:szCs w:val="22"/>
              </w:rPr>
              <w:t>- Impôt de bourse : (Taux, TTC, HT, TVA)</w:t>
            </w:r>
          </w:p>
        </w:tc>
      </w:tr>
      <w:tr w:rsidRPr="00237864" w:rsidR="00E56AED" w:rsidTr="006709CC" w14:paraId="23F89D20" w14:textId="77777777">
        <w:tc>
          <w:tcPr>
            <w:tcW w:w="1511" w:type="dxa"/>
            <w:tcBorders>
              <w:left w:val="single" w:color="000000" w:sz="4" w:space="0"/>
              <w:bottom w:val="single" w:color="000000" w:sz="4" w:space="0"/>
              <w:right w:val="single" w:color="000000" w:sz="4" w:space="0"/>
            </w:tcBorders>
            <w:shd w:val="clear" w:color="auto" w:fill="FFFFFF"/>
          </w:tcPr>
          <w:p w:rsidRPr="00237864" w:rsidR="00E56AED" w:rsidP="002F5C7D" w:rsidRDefault="00E56AED" w14:paraId="00F2F22A" w14:textId="77777777">
            <w:pPr>
              <w:jc w:val="both"/>
            </w:pPr>
            <w:r w:rsidRPr="00237864">
              <w:t>TRT-101-08</w:t>
            </w:r>
          </w:p>
        </w:tc>
        <w:tc>
          <w:tcPr>
            <w:tcW w:w="7729" w:type="dxa"/>
            <w:tcBorders>
              <w:left w:val="single" w:color="000000" w:sz="4" w:space="0"/>
              <w:bottom w:val="single" w:color="000000" w:sz="4" w:space="0"/>
              <w:right w:val="single" w:color="000000" w:sz="4" w:space="0"/>
            </w:tcBorders>
            <w:shd w:val="clear" w:color="auto" w:fill="FFFFFF"/>
          </w:tcPr>
          <w:p w:rsidRPr="006709CC" w:rsidR="00E56AED" w:rsidP="003D34DB" w:rsidRDefault="00E56AED" w14:paraId="0340E969" w14:textId="77777777">
            <w:pPr>
              <w:pStyle w:val="Normal1"/>
              <w:numPr>
                <w:ilvl w:val="0"/>
                <w:numId w:val="85"/>
              </w:numPr>
              <w:suppressAutoHyphens/>
              <w:spacing w:line="100" w:lineRule="atLeast"/>
              <w:jc w:val="both"/>
              <w:rPr>
                <w:rFonts w:ascii="Calibri" w:hAnsi="Calibri"/>
                <w:i w:val="0"/>
                <w:sz w:val="22"/>
                <w:szCs w:val="22"/>
              </w:rPr>
            </w:pPr>
            <w:r w:rsidRPr="006709CC">
              <w:rPr>
                <w:rFonts w:ascii="Calibri" w:hAnsi="Calibri"/>
                <w:i w:val="0"/>
                <w:sz w:val="22"/>
                <w:szCs w:val="22"/>
              </w:rPr>
              <w:t>A la sauvegarde de l'exécution, le système :</w:t>
            </w:r>
          </w:p>
          <w:p w:rsidRPr="006709CC" w:rsidR="00E56AED" w:rsidP="002F5C7D" w:rsidRDefault="00E56AED" w14:paraId="6C4724CE" w14:textId="77777777">
            <w:pPr>
              <w:pStyle w:val="Normal1"/>
              <w:jc w:val="both"/>
              <w:rPr>
                <w:rFonts w:ascii="Calibri" w:hAnsi="Calibri"/>
                <w:i w:val="0"/>
                <w:sz w:val="22"/>
                <w:szCs w:val="22"/>
              </w:rPr>
            </w:pPr>
            <w:r>
              <w:rPr>
                <w:rFonts w:ascii="Calibri" w:hAnsi="Calibri"/>
                <w:i w:val="0"/>
                <w:sz w:val="22"/>
                <w:szCs w:val="22"/>
              </w:rPr>
              <w:t xml:space="preserve">         </w:t>
            </w:r>
            <w:r w:rsidRPr="006709CC">
              <w:rPr>
                <w:rFonts w:ascii="Calibri" w:hAnsi="Calibri"/>
                <w:i w:val="0"/>
                <w:sz w:val="22"/>
                <w:szCs w:val="22"/>
              </w:rPr>
              <w:t>- Génère la référence de l'ordre rattaché à l'exécution dans un statut « Envoyé R/L)</w:t>
            </w:r>
          </w:p>
          <w:p w:rsidRPr="006709CC" w:rsidR="00E56AED" w:rsidP="002F5C7D" w:rsidRDefault="00E56AED" w14:paraId="005BD901" w14:textId="77777777">
            <w:pPr>
              <w:pStyle w:val="Normal1"/>
              <w:jc w:val="both"/>
              <w:rPr>
                <w:rFonts w:ascii="Calibri" w:hAnsi="Calibri"/>
                <w:i w:val="0"/>
                <w:sz w:val="22"/>
                <w:szCs w:val="22"/>
              </w:rPr>
            </w:pPr>
            <w:r>
              <w:rPr>
                <w:rFonts w:ascii="Calibri" w:hAnsi="Calibri"/>
                <w:i w:val="0"/>
                <w:sz w:val="22"/>
                <w:szCs w:val="22"/>
              </w:rPr>
              <w:t xml:space="preserve">         </w:t>
            </w:r>
            <w:r w:rsidRPr="006709CC">
              <w:rPr>
                <w:rFonts w:ascii="Calibri" w:hAnsi="Calibri"/>
                <w:i w:val="0"/>
                <w:sz w:val="22"/>
                <w:szCs w:val="22"/>
              </w:rPr>
              <w:t>- Une notification est transmise vers le Règlement Livraison.</w:t>
            </w:r>
          </w:p>
          <w:p w:rsidRPr="006709CC" w:rsidR="00E56AED" w:rsidP="002F5C7D" w:rsidRDefault="00E56AED" w14:paraId="5EA09E5A" w14:textId="77777777">
            <w:pPr>
              <w:pStyle w:val="Normal1"/>
              <w:jc w:val="both"/>
              <w:rPr>
                <w:rFonts w:ascii="Calibri" w:hAnsi="Calibri"/>
                <w:i w:val="0"/>
                <w:sz w:val="22"/>
                <w:szCs w:val="22"/>
              </w:rPr>
            </w:pPr>
            <w:r>
              <w:rPr>
                <w:rFonts w:ascii="Calibri" w:hAnsi="Calibri"/>
                <w:i w:val="0"/>
                <w:sz w:val="22"/>
                <w:szCs w:val="22"/>
              </w:rPr>
              <w:t xml:space="preserve">         </w:t>
            </w:r>
            <w:r w:rsidRPr="006709CC">
              <w:rPr>
                <w:rFonts w:ascii="Calibri" w:hAnsi="Calibri"/>
                <w:i w:val="0"/>
                <w:sz w:val="22"/>
                <w:szCs w:val="22"/>
              </w:rPr>
              <w:t>- L'exécution est sauvegardée avec un statut « Traité »</w:t>
            </w:r>
          </w:p>
          <w:p w:rsidRPr="006709CC" w:rsidR="00E56AED" w:rsidP="002F5C7D" w:rsidRDefault="00E56AED" w14:paraId="52E7DC3B" w14:textId="77777777">
            <w:pPr>
              <w:pStyle w:val="Normal1"/>
              <w:jc w:val="both"/>
              <w:rPr>
                <w:rFonts w:ascii="Calibri" w:hAnsi="Calibri"/>
                <w:i w:val="0"/>
                <w:sz w:val="22"/>
                <w:szCs w:val="22"/>
              </w:rPr>
            </w:pPr>
            <w:r>
              <w:rPr>
                <w:rFonts w:ascii="Calibri" w:hAnsi="Calibri"/>
                <w:i w:val="0"/>
                <w:sz w:val="22"/>
                <w:szCs w:val="22"/>
              </w:rPr>
              <w:t xml:space="preserve">         </w:t>
            </w:r>
            <w:r w:rsidRPr="006709CC">
              <w:rPr>
                <w:rFonts w:ascii="Calibri" w:hAnsi="Calibri"/>
                <w:i w:val="0"/>
                <w:sz w:val="22"/>
                <w:szCs w:val="22"/>
              </w:rPr>
              <w:t>- Un mouvement titre est généré avec le statut « exécuté »</w:t>
            </w:r>
          </w:p>
        </w:tc>
      </w:tr>
    </w:tbl>
    <w:p w:rsidRPr="006709CC" w:rsidR="00E56AED" w:rsidP="003D34DB" w:rsidRDefault="00E56AED" w14:paraId="13B0985D" w14:textId="77777777">
      <w:pPr>
        <w:pStyle w:val="Style3"/>
        <w:numPr>
          <w:ilvl w:val="2"/>
          <w:numId w:val="3"/>
        </w:numPr>
        <w:spacing w:before="240" w:after="240" w:line="100" w:lineRule="atLeast"/>
        <w:ind w:right="142"/>
        <w:jc w:val="both"/>
      </w:pPr>
      <w:bookmarkStart w:name="__DdeLink__10331_16485388001" w:id="516"/>
      <w:bookmarkStart w:name="_Toc409973883" w:id="517"/>
      <w:bookmarkEnd w:id="516"/>
      <w:r w:rsidRPr="006709CC">
        <w:t>Message d'erreur</w:t>
      </w:r>
      <w:bookmarkEnd w:id="517"/>
    </w:p>
    <w:p w:rsidR="00E56AED" w:rsidP="0091661A" w:rsidRDefault="00E56AED" w14:paraId="78D1E30D" w14:textId="77777777">
      <w:pPr>
        <w:pStyle w:val="Paragraphedeliste1"/>
        <w:numPr>
          <w:ilvl w:val="0"/>
          <w:numId w:val="4"/>
        </w:numPr>
        <w:spacing w:before="240" w:after="240" w:line="100" w:lineRule="atLeast"/>
        <w:jc w:val="both"/>
      </w:pPr>
      <w:r>
        <w:t>Identifier et lister les messages d’erreur spécifiques à ce CUF.</w:t>
      </w:r>
    </w:p>
    <w:tbl>
      <w:tblPr>
        <w:tblW w:w="0" w:type="auto"/>
        <w:tblInd w:w="108" w:type="dxa"/>
        <w:tblLayout w:type="fixed"/>
        <w:tblLook w:val="0000" w:firstRow="0" w:lastRow="0" w:firstColumn="0" w:lastColumn="0" w:noHBand="0" w:noVBand="0"/>
      </w:tblPr>
      <w:tblGrid>
        <w:gridCol w:w="1505"/>
        <w:gridCol w:w="7718"/>
      </w:tblGrid>
      <w:tr w:rsidRPr="00237864" w:rsidR="00E56AED" w:rsidTr="006709CC" w14:paraId="58D230BD" w14:textId="77777777">
        <w:trPr>
          <w:tblHeader/>
        </w:trPr>
        <w:tc>
          <w:tcPr>
            <w:tcW w:w="1505"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91661A" w:rsidRDefault="00E56AED" w14:paraId="27005D90" w14:textId="77777777">
            <w:pPr>
              <w:numPr>
                <w:ilvl w:val="0"/>
                <w:numId w:val="4"/>
              </w:numPr>
              <w:tabs>
                <w:tab w:val="left" w:pos="708"/>
              </w:tabs>
              <w:suppressAutoHyphens/>
              <w:jc w:val="both"/>
              <w:rPr>
                <w:b/>
              </w:rPr>
            </w:pPr>
            <w:r w:rsidRPr="00237864">
              <w:rPr>
                <w:b/>
              </w:rPr>
              <w:t>Réf.</w:t>
            </w:r>
          </w:p>
        </w:tc>
        <w:tc>
          <w:tcPr>
            <w:tcW w:w="7718"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91661A" w:rsidRDefault="00E56AED" w14:paraId="54123042" w14:textId="77777777">
            <w:pPr>
              <w:numPr>
                <w:ilvl w:val="0"/>
                <w:numId w:val="4"/>
              </w:numPr>
              <w:tabs>
                <w:tab w:val="left" w:pos="708"/>
              </w:tabs>
              <w:suppressAutoHyphens/>
              <w:jc w:val="both"/>
              <w:rPr>
                <w:b/>
              </w:rPr>
            </w:pPr>
            <w:r w:rsidRPr="00237864">
              <w:rPr>
                <w:b/>
              </w:rPr>
              <w:t>Description</w:t>
            </w:r>
          </w:p>
        </w:tc>
      </w:tr>
      <w:tr w:rsidRPr="00237864" w:rsidR="00E56AED" w:rsidTr="006709CC" w14:paraId="55F6A097" w14:textId="77777777">
        <w:tc>
          <w:tcPr>
            <w:tcW w:w="150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91661A" w:rsidRDefault="00E56AED" w14:paraId="12A4978F" w14:textId="77777777">
            <w:pPr>
              <w:numPr>
                <w:ilvl w:val="0"/>
                <w:numId w:val="4"/>
              </w:numPr>
              <w:tabs>
                <w:tab w:val="left" w:pos="708"/>
              </w:tabs>
              <w:suppressAutoHyphens/>
              <w:jc w:val="both"/>
            </w:pPr>
            <w:r w:rsidRPr="00237864">
              <w:t>ERR-GEN-1</w:t>
            </w:r>
          </w:p>
        </w:tc>
        <w:tc>
          <w:tcPr>
            <w:tcW w:w="7718"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4F56F4B5" w14:textId="77777777">
            <w:pPr>
              <w:pStyle w:val="Normal1"/>
              <w:jc w:val="both"/>
            </w:pPr>
          </w:p>
        </w:tc>
      </w:tr>
    </w:tbl>
    <w:p w:rsidR="00E56AED" w:rsidP="002F5C7D" w:rsidRDefault="00E56AED" w14:paraId="717B9CB7" w14:textId="77777777">
      <w:pPr>
        <w:spacing w:before="60" w:line="100" w:lineRule="atLeast"/>
        <w:jc w:val="both"/>
        <w:rPr>
          <w:i/>
          <w:color w:val="999999"/>
          <w:sz w:val="20"/>
          <w:szCs w:val="20"/>
        </w:rPr>
      </w:pPr>
      <w:r>
        <w:rPr>
          <w:i/>
          <w:color w:val="999999"/>
          <w:sz w:val="20"/>
          <w:szCs w:val="20"/>
        </w:rPr>
        <w:t>XXX = Trigramme spécifique à ce cas d’utilisation</w:t>
      </w:r>
    </w:p>
    <w:p w:rsidRPr="006709CC" w:rsidR="00E56AED" w:rsidP="003D34DB" w:rsidRDefault="00E56AED" w14:paraId="2E380CD8" w14:textId="77777777">
      <w:pPr>
        <w:pStyle w:val="Style2"/>
        <w:numPr>
          <w:ilvl w:val="1"/>
          <w:numId w:val="3"/>
        </w:numPr>
        <w:spacing w:before="240" w:after="240" w:line="100" w:lineRule="atLeast"/>
        <w:ind w:right="142"/>
        <w:jc w:val="both"/>
      </w:pPr>
      <w:bookmarkStart w:name="_Toc409973884" w:id="518"/>
      <w:r w:rsidRPr="006709CC">
        <w:t>Cas d’uti</w:t>
      </w:r>
      <w:r w:rsidR="00E478D1">
        <w:t>lisation &lt;Gestion des ordres</w:t>
      </w:r>
      <w:r w:rsidRPr="006709CC">
        <w:t xml:space="preserve"> de S/R BEL&gt;</w:t>
      </w:r>
      <w:bookmarkEnd w:id="518"/>
    </w:p>
    <w:p w:rsidR="00E478D1" w:rsidP="00E478D1" w:rsidRDefault="00E56AED" w14:paraId="375197C1" w14:textId="77777777">
      <w:pPr>
        <w:numPr>
          <w:ilvl w:val="0"/>
          <w:numId w:val="91"/>
        </w:numPr>
        <w:suppressAutoHyphens/>
        <w:spacing w:before="240" w:line="100" w:lineRule="atLeast"/>
        <w:jc w:val="both"/>
      </w:pPr>
      <w:r>
        <w:t>Les ordres de souscription / rachat OPCVM pour les clients BEL seront transmis via un fichier d’ordres depuis Wafa Bourse (Collecteur d’ordres), l’intégration du fichier doit générer les ordres S/R au niveau de MegaTrade.</w:t>
      </w:r>
    </w:p>
    <w:p w:rsidR="00BF5099" w:rsidP="00103014" w:rsidRDefault="00BF5099" w14:paraId="5037A66C" w14:textId="77777777">
      <w:pPr>
        <w:numPr>
          <w:ilvl w:val="0"/>
          <w:numId w:val="91"/>
        </w:numPr>
        <w:suppressAutoHyphens/>
        <w:spacing w:before="240" w:line="100" w:lineRule="atLeast"/>
        <w:jc w:val="both"/>
      </w:pPr>
      <w:r>
        <w:t>Un seul fichier est transmis pour les ordres OPCVM quotidiens et hebdomadaires.</w:t>
      </w:r>
    </w:p>
    <w:p w:rsidR="00E478D1" w:rsidP="00103014" w:rsidRDefault="00E478D1" w14:paraId="01F858E0" w14:textId="77777777">
      <w:pPr>
        <w:numPr>
          <w:ilvl w:val="0"/>
          <w:numId w:val="91"/>
        </w:numPr>
        <w:suppressAutoHyphens/>
        <w:spacing w:before="240" w:line="100" w:lineRule="atLeast"/>
        <w:jc w:val="both"/>
      </w:pPr>
      <w:r>
        <w:t xml:space="preserve">Les ordres de souscription rachat collectés par Wafa Bourse sont transmis </w:t>
      </w:r>
      <w:r w:rsidRPr="00E478D1">
        <w:rPr>
          <w:b/>
          <w:i/>
          <w:u w:val="single"/>
        </w:rPr>
        <w:t>sans date de négociation</w:t>
      </w:r>
      <w:r>
        <w:t xml:space="preserve"> qui sera définie selon la fréquence de l’OPCVM si quotidien ou hebdomadaire et selon la cut-off récéption.</w:t>
      </w:r>
    </w:p>
    <w:p w:rsidR="00E478D1" w:rsidP="00103014" w:rsidRDefault="00E478D1" w14:paraId="2F764279" w14:textId="77777777">
      <w:pPr>
        <w:numPr>
          <w:ilvl w:val="0"/>
          <w:numId w:val="91"/>
        </w:numPr>
        <w:suppressAutoHyphens/>
        <w:spacing w:before="240" w:line="100" w:lineRule="atLeast"/>
        <w:jc w:val="both"/>
      </w:pPr>
    </w:p>
    <w:p w:rsidR="00E56AED" w:rsidP="00103014" w:rsidRDefault="00E56AED" w14:paraId="66E0DF2B" w14:textId="77777777">
      <w:pPr>
        <w:numPr>
          <w:ilvl w:val="0"/>
          <w:numId w:val="91"/>
        </w:numPr>
        <w:suppressAutoHyphens/>
        <w:spacing w:before="240" w:line="100" w:lineRule="atLeast"/>
        <w:jc w:val="both"/>
      </w:pPr>
      <w:r>
        <w:t xml:space="preserve">Les ordres SR bourse en ligne générés dans MegaTrade doivent suivre le cycle de vie du carnet SR d’AWB  </w:t>
      </w:r>
    </w:p>
    <w:p w:rsidR="00E56AED" w:rsidP="00103014" w:rsidRDefault="00E56AED" w14:paraId="5BDE62D7" w14:textId="77777777">
      <w:pPr>
        <w:numPr>
          <w:ilvl w:val="0"/>
          <w:numId w:val="91"/>
        </w:numPr>
        <w:suppressAutoHyphens/>
        <w:spacing w:before="240" w:line="100" w:lineRule="atLeast"/>
        <w:jc w:val="both"/>
      </w:pPr>
      <w:r>
        <w:t>Aucune modification par rapport à la gestion du carnet d'ordre OPCVM, l’utilisateur reçoit des ordres qu’il doit générer au niveau du système.</w:t>
      </w:r>
    </w:p>
    <w:p w:rsidR="00E56AED" w:rsidP="003D34DB" w:rsidRDefault="00E56AED" w14:paraId="7D82B35C" w14:textId="77777777">
      <w:pPr>
        <w:numPr>
          <w:ilvl w:val="0"/>
          <w:numId w:val="91"/>
        </w:numPr>
        <w:suppressAutoHyphens/>
        <w:spacing w:before="240" w:line="100" w:lineRule="atLeast"/>
        <w:jc w:val="both"/>
      </w:pPr>
      <w:r>
        <w:t>A la réception de la dernière VL, tous les ordres seront exécutés et transmis  vers le règlement livraison.</w:t>
      </w:r>
    </w:p>
    <w:p w:rsidR="00E56AED" w:rsidP="003D34DB" w:rsidRDefault="00E56AED" w14:paraId="1A27C7C9" w14:textId="77777777">
      <w:pPr>
        <w:numPr>
          <w:ilvl w:val="0"/>
          <w:numId w:val="91"/>
        </w:numPr>
        <w:suppressAutoHyphens/>
        <w:spacing w:before="240" w:line="100" w:lineRule="atLeast"/>
        <w:jc w:val="both"/>
      </w:pPr>
      <w:r>
        <w:t>Se référer à la section [&lt;Saisie manuelle d’un ordre de souscription rachat OPCVM&gt;]</w:t>
      </w:r>
    </w:p>
    <w:p w:rsidRPr="006709CC" w:rsidR="00E56AED" w:rsidP="003D34DB" w:rsidRDefault="00E56AED" w14:paraId="03282B23" w14:textId="77777777">
      <w:pPr>
        <w:pStyle w:val="Style2"/>
        <w:numPr>
          <w:ilvl w:val="1"/>
          <w:numId w:val="3"/>
        </w:numPr>
        <w:spacing w:before="240" w:after="240" w:line="100" w:lineRule="atLeast"/>
        <w:ind w:right="142"/>
        <w:jc w:val="both"/>
      </w:pPr>
      <w:bookmarkStart w:name="_Toc409973885" w:id="519"/>
      <w:r w:rsidRPr="006709CC">
        <w:t>Cas d’utilisation &lt;Résiliation d'un compte bourse en ligne&gt;</w:t>
      </w:r>
      <w:bookmarkEnd w:id="519"/>
    </w:p>
    <w:p w:rsidR="00E56AED" w:rsidP="003D34DB" w:rsidRDefault="00E56AED" w14:paraId="370B8B46" w14:textId="77777777">
      <w:pPr>
        <w:pStyle w:val="Style3"/>
        <w:numPr>
          <w:ilvl w:val="2"/>
          <w:numId w:val="3"/>
        </w:numPr>
        <w:jc w:val="both"/>
      </w:pPr>
      <w:bookmarkStart w:name="_Toc409973886" w:id="520"/>
      <w:r>
        <w:t>Définition et objectif</w:t>
      </w:r>
      <w:bookmarkEnd w:id="520"/>
    </w:p>
    <w:p w:rsidR="00E56AED" w:rsidP="002F5C7D" w:rsidRDefault="00E56AED" w14:paraId="50EAC0B1" w14:textId="77777777">
      <w:pPr>
        <w:jc w:val="both"/>
      </w:pPr>
    </w:p>
    <w:p w:rsidR="00E56AED" w:rsidP="003D34DB" w:rsidRDefault="00E56AED" w14:paraId="58EF22FC" w14:textId="77777777">
      <w:pPr>
        <w:numPr>
          <w:ilvl w:val="0"/>
          <w:numId w:val="62"/>
        </w:numPr>
        <w:suppressAutoHyphens/>
        <w:jc w:val="both"/>
      </w:pPr>
      <w:r>
        <w:t>Il est convenu que le client peut demander la résiliation de son contrat au prés de son agence.</w:t>
      </w:r>
    </w:p>
    <w:p w:rsidR="00E56AED" w:rsidP="003D34DB" w:rsidRDefault="00E56AED" w14:paraId="691E11D5" w14:textId="77777777">
      <w:pPr>
        <w:numPr>
          <w:ilvl w:val="0"/>
          <w:numId w:val="62"/>
        </w:numPr>
        <w:suppressAutoHyphens/>
        <w:jc w:val="both"/>
      </w:pPr>
      <w:r>
        <w:t>L'objectif de ce cas d'utilisation est le déclanchement de la procédure de résiliation du contrat BEL jusqu'a transfert des provisions vers des comptes titres et espèces annexés au client.</w:t>
      </w:r>
    </w:p>
    <w:p w:rsidR="00E56AED" w:rsidP="003D34DB" w:rsidRDefault="00E56AED" w14:paraId="419F14FC" w14:textId="77777777">
      <w:pPr>
        <w:pStyle w:val="Style3"/>
        <w:numPr>
          <w:ilvl w:val="2"/>
          <w:numId w:val="3"/>
        </w:numPr>
        <w:spacing w:before="240" w:after="240" w:line="100" w:lineRule="atLeast"/>
        <w:jc w:val="both"/>
      </w:pPr>
      <w:bookmarkStart w:name="_Toc409973887" w:id="521"/>
      <w:r>
        <w:t>Pré-conditions</w:t>
      </w:r>
      <w:bookmarkEnd w:id="521"/>
    </w:p>
    <w:p w:rsidR="00E56AED" w:rsidP="003D34DB" w:rsidRDefault="00E56AED" w14:paraId="0EF4E403" w14:textId="77777777">
      <w:pPr>
        <w:pStyle w:val="Paragraphedeliste1"/>
        <w:numPr>
          <w:ilvl w:val="0"/>
          <w:numId w:val="14"/>
        </w:numPr>
        <w:spacing w:before="240" w:after="240" w:line="100" w:lineRule="atLeast"/>
        <w:jc w:val="both"/>
      </w:pPr>
      <w:r>
        <w:t>Les pré-conditions à prévoir pour le cas d'utilisation « Résiliation d'un contrat de bourse en ligne »</w:t>
      </w:r>
    </w:p>
    <w:p w:rsidR="00E56AED" w:rsidP="002F5C7D" w:rsidRDefault="00E56AED" w14:paraId="63DC001C" w14:textId="77777777">
      <w:pPr>
        <w:pStyle w:val="Paragraphedeliste1"/>
        <w:spacing w:before="240" w:after="240" w:line="100" w:lineRule="atLeast"/>
        <w:jc w:val="both"/>
      </w:pPr>
    </w:p>
    <w:tbl>
      <w:tblPr>
        <w:tblW w:w="0" w:type="auto"/>
        <w:tblLayout w:type="fixed"/>
        <w:tblLook w:val="0000" w:firstRow="0" w:lastRow="0" w:firstColumn="0" w:lastColumn="0" w:noHBand="0" w:noVBand="0"/>
      </w:tblPr>
      <w:tblGrid>
        <w:gridCol w:w="1511"/>
        <w:gridCol w:w="7729"/>
      </w:tblGrid>
      <w:tr w:rsidRPr="00213A71" w:rsidR="00E56AED" w:rsidTr="006709CC" w14:paraId="6ACC976F" w14:textId="77777777">
        <w:trPr>
          <w:tblHeader/>
        </w:trPr>
        <w:tc>
          <w:tcPr>
            <w:tcW w:w="1511" w:type="dxa"/>
            <w:tcBorders>
              <w:top w:val="single" w:color="000000" w:sz="4" w:space="0"/>
              <w:left w:val="single" w:color="000000" w:sz="4" w:space="0"/>
              <w:bottom w:val="single" w:color="000000" w:sz="4" w:space="0"/>
              <w:right w:val="single" w:color="000000" w:sz="4" w:space="0"/>
            </w:tcBorders>
            <w:shd w:val="clear" w:color="auto" w:fill="D9D9D9"/>
          </w:tcPr>
          <w:p w:rsidRPr="00213A71" w:rsidR="00E56AED" w:rsidP="002F5C7D" w:rsidRDefault="00E56AED" w14:paraId="09FD14C8" w14:textId="77777777">
            <w:pPr>
              <w:jc w:val="both"/>
              <w:rPr>
                <w:rFonts w:asciiTheme="minorHAnsi" w:hAnsiTheme="minorHAnsi"/>
                <w:b/>
              </w:rPr>
            </w:pPr>
            <w:r w:rsidRPr="00213A71">
              <w:rPr>
                <w:rFonts w:asciiTheme="minorHAnsi" w:hAnsiTheme="minorHAnsi"/>
                <w:b/>
              </w:rPr>
              <w:t>Réf.</w:t>
            </w:r>
          </w:p>
        </w:tc>
        <w:tc>
          <w:tcPr>
            <w:tcW w:w="7729" w:type="dxa"/>
            <w:tcBorders>
              <w:top w:val="single" w:color="000000" w:sz="4" w:space="0"/>
              <w:left w:val="single" w:color="000000" w:sz="4" w:space="0"/>
              <w:bottom w:val="single" w:color="000000" w:sz="4" w:space="0"/>
              <w:right w:val="single" w:color="000000" w:sz="4" w:space="0"/>
            </w:tcBorders>
            <w:shd w:val="clear" w:color="auto" w:fill="D9D9D9"/>
          </w:tcPr>
          <w:p w:rsidRPr="00213A71" w:rsidR="00E56AED" w:rsidP="002F5C7D" w:rsidRDefault="00E56AED" w14:paraId="4D12F1A1" w14:textId="77777777">
            <w:pPr>
              <w:jc w:val="both"/>
              <w:rPr>
                <w:rFonts w:asciiTheme="minorHAnsi" w:hAnsiTheme="minorHAnsi"/>
                <w:b/>
              </w:rPr>
            </w:pPr>
            <w:r w:rsidRPr="00213A71">
              <w:rPr>
                <w:rFonts w:asciiTheme="minorHAnsi" w:hAnsiTheme="minorHAnsi"/>
                <w:b/>
              </w:rPr>
              <w:t>Description</w:t>
            </w:r>
          </w:p>
        </w:tc>
      </w:tr>
      <w:tr w:rsidRPr="00213A71" w:rsidR="00E56AED" w:rsidTr="006709CC" w14:paraId="6B7597E5" w14:textId="77777777">
        <w:tc>
          <w:tcPr>
            <w:tcW w:w="1511" w:type="dxa"/>
            <w:tcBorders>
              <w:top w:val="single" w:color="000000" w:sz="4" w:space="0"/>
              <w:left w:val="single" w:color="000000" w:sz="4" w:space="0"/>
              <w:bottom w:val="single" w:color="000000" w:sz="4" w:space="0"/>
              <w:right w:val="single" w:color="000000" w:sz="4" w:space="0"/>
            </w:tcBorders>
            <w:shd w:val="clear" w:color="auto" w:fill="FFFFFF"/>
          </w:tcPr>
          <w:p w:rsidRPr="00213A71" w:rsidR="00E56AED" w:rsidP="002F5C7D" w:rsidRDefault="00E56AED" w14:paraId="45DA7762" w14:textId="77777777">
            <w:pPr>
              <w:jc w:val="both"/>
              <w:rPr>
                <w:rFonts w:asciiTheme="minorHAnsi" w:hAnsiTheme="minorHAnsi"/>
              </w:rPr>
            </w:pPr>
            <w:r w:rsidRPr="00213A71">
              <w:rPr>
                <w:rFonts w:asciiTheme="minorHAnsi" w:hAnsiTheme="minorHAnsi"/>
              </w:rPr>
              <w:t>PRE-102-01</w:t>
            </w:r>
          </w:p>
        </w:tc>
        <w:tc>
          <w:tcPr>
            <w:tcW w:w="7729" w:type="dxa"/>
            <w:tcBorders>
              <w:top w:val="single" w:color="000000" w:sz="4" w:space="0"/>
              <w:left w:val="single" w:color="000000" w:sz="4" w:space="0"/>
              <w:bottom w:val="single" w:color="000000" w:sz="4" w:space="0"/>
              <w:right w:val="single" w:color="000000" w:sz="4" w:space="0"/>
            </w:tcBorders>
            <w:shd w:val="clear" w:color="auto" w:fill="FFFFFF"/>
          </w:tcPr>
          <w:p w:rsidRPr="00213A71" w:rsidR="00E56AED" w:rsidP="002F5C7D" w:rsidRDefault="00E56AED" w14:paraId="6922C064" w14:textId="77777777">
            <w:pPr>
              <w:pStyle w:val="Normal1"/>
              <w:jc w:val="both"/>
              <w:rPr>
                <w:rFonts w:asciiTheme="minorHAnsi" w:hAnsiTheme="minorHAnsi"/>
                <w:i w:val="0"/>
                <w:sz w:val="22"/>
                <w:szCs w:val="22"/>
                <w:lang w:val="fr-FR"/>
              </w:rPr>
            </w:pPr>
            <w:r w:rsidRPr="00213A71">
              <w:rPr>
                <w:rFonts w:asciiTheme="minorHAnsi" w:hAnsiTheme="minorHAnsi"/>
                <w:i w:val="0"/>
                <w:sz w:val="22"/>
                <w:szCs w:val="22"/>
                <w:lang w:val="fr-FR"/>
              </w:rPr>
              <w:t>Identification de l'une des informations clé au niveau de l'écran de recherche :</w:t>
            </w:r>
          </w:p>
          <w:p w:rsidRPr="00213A71" w:rsidR="00E56AED" w:rsidP="003D34DB" w:rsidRDefault="00E56AED" w14:paraId="753BBBB4" w14:textId="77777777">
            <w:pPr>
              <w:pStyle w:val="Normal1"/>
              <w:numPr>
                <w:ilvl w:val="0"/>
                <w:numId w:val="86"/>
              </w:numPr>
              <w:suppressAutoHyphens/>
              <w:spacing w:line="100" w:lineRule="atLeast"/>
              <w:jc w:val="both"/>
              <w:rPr>
                <w:rFonts w:asciiTheme="minorHAnsi" w:hAnsiTheme="minorHAnsi"/>
                <w:i w:val="0"/>
                <w:sz w:val="22"/>
                <w:szCs w:val="22"/>
                <w:lang w:val="fr-FR"/>
              </w:rPr>
            </w:pPr>
            <w:r w:rsidRPr="00213A71">
              <w:rPr>
                <w:rFonts w:asciiTheme="minorHAnsi" w:hAnsiTheme="minorHAnsi"/>
                <w:i w:val="0"/>
                <w:sz w:val="22"/>
                <w:szCs w:val="22"/>
                <w:lang w:val="fr-FR"/>
              </w:rPr>
              <w:t>Le compte espèce dédié BEL</w:t>
            </w:r>
          </w:p>
          <w:p w:rsidRPr="00213A71" w:rsidR="00E56AED" w:rsidP="003D34DB" w:rsidRDefault="00E56AED" w14:paraId="0F9CE081" w14:textId="77777777">
            <w:pPr>
              <w:pStyle w:val="Normal1"/>
              <w:numPr>
                <w:ilvl w:val="0"/>
                <w:numId w:val="86"/>
              </w:numPr>
              <w:suppressAutoHyphens/>
              <w:spacing w:line="100" w:lineRule="atLeast"/>
              <w:jc w:val="both"/>
              <w:rPr>
                <w:rFonts w:asciiTheme="minorHAnsi" w:hAnsiTheme="minorHAnsi"/>
                <w:i w:val="0"/>
                <w:sz w:val="22"/>
                <w:szCs w:val="22"/>
                <w:lang w:val="fr-FR"/>
              </w:rPr>
            </w:pPr>
            <w:r w:rsidRPr="00213A71">
              <w:rPr>
                <w:rFonts w:asciiTheme="minorHAnsi" w:hAnsiTheme="minorHAnsi"/>
                <w:i w:val="0"/>
                <w:sz w:val="22"/>
                <w:szCs w:val="22"/>
                <w:lang w:val="fr-FR"/>
              </w:rPr>
              <w:t>Le compte titre dédié BEL</w:t>
            </w:r>
          </w:p>
          <w:p w:rsidRPr="00213A71" w:rsidR="00E56AED" w:rsidP="003D34DB" w:rsidRDefault="00E56AED" w14:paraId="105D6EF0" w14:textId="77777777">
            <w:pPr>
              <w:pStyle w:val="Normal1"/>
              <w:numPr>
                <w:ilvl w:val="0"/>
                <w:numId w:val="86"/>
              </w:numPr>
              <w:suppressAutoHyphens/>
              <w:spacing w:line="100" w:lineRule="atLeast"/>
              <w:jc w:val="both"/>
              <w:rPr>
                <w:rFonts w:asciiTheme="minorHAnsi" w:hAnsiTheme="minorHAnsi"/>
                <w:i w:val="0"/>
                <w:sz w:val="22"/>
                <w:szCs w:val="22"/>
                <w:lang w:val="fr-FR"/>
              </w:rPr>
            </w:pPr>
            <w:r w:rsidRPr="00213A71">
              <w:rPr>
                <w:rFonts w:asciiTheme="minorHAnsi" w:hAnsiTheme="minorHAnsi"/>
                <w:i w:val="0"/>
                <w:sz w:val="22"/>
                <w:szCs w:val="22"/>
                <w:lang w:val="fr-FR"/>
              </w:rPr>
              <w:t>La référence du contrat</w:t>
            </w:r>
          </w:p>
        </w:tc>
      </w:tr>
      <w:tr w:rsidRPr="00213A71" w:rsidR="00E56AED" w:rsidTr="006709CC" w14:paraId="373E6711" w14:textId="77777777">
        <w:tc>
          <w:tcPr>
            <w:tcW w:w="1511" w:type="dxa"/>
            <w:tcBorders>
              <w:left w:val="single" w:color="000000" w:sz="4" w:space="0"/>
              <w:bottom w:val="single" w:color="000000" w:sz="4" w:space="0"/>
              <w:right w:val="single" w:color="000000" w:sz="4" w:space="0"/>
            </w:tcBorders>
            <w:shd w:val="clear" w:color="auto" w:fill="FFFFFF"/>
          </w:tcPr>
          <w:p w:rsidRPr="00213A71" w:rsidR="00E56AED" w:rsidP="002F5C7D" w:rsidRDefault="00E56AED" w14:paraId="19511A90" w14:textId="77777777">
            <w:pPr>
              <w:jc w:val="both"/>
              <w:rPr>
                <w:rFonts w:asciiTheme="minorHAnsi" w:hAnsiTheme="minorHAnsi"/>
              </w:rPr>
            </w:pPr>
            <w:r w:rsidRPr="00213A71">
              <w:rPr>
                <w:rFonts w:asciiTheme="minorHAnsi" w:hAnsiTheme="minorHAnsi"/>
              </w:rPr>
              <w:t>PRE-102-02</w:t>
            </w:r>
          </w:p>
        </w:tc>
        <w:tc>
          <w:tcPr>
            <w:tcW w:w="7729" w:type="dxa"/>
            <w:tcBorders>
              <w:left w:val="single" w:color="000000" w:sz="4" w:space="0"/>
              <w:bottom w:val="single" w:color="000000" w:sz="4" w:space="0"/>
              <w:right w:val="single" w:color="000000" w:sz="4" w:space="0"/>
            </w:tcBorders>
            <w:shd w:val="clear" w:color="auto" w:fill="FFFFFF"/>
          </w:tcPr>
          <w:p w:rsidRPr="00213A71" w:rsidR="00E56AED" w:rsidP="002F5C7D" w:rsidRDefault="00E56AED" w14:paraId="5774CF37" w14:textId="77777777">
            <w:pPr>
              <w:pStyle w:val="Normal1"/>
              <w:jc w:val="both"/>
              <w:rPr>
                <w:rFonts w:asciiTheme="minorHAnsi" w:hAnsiTheme="minorHAnsi"/>
                <w:i w:val="0"/>
                <w:sz w:val="22"/>
                <w:szCs w:val="22"/>
              </w:rPr>
            </w:pPr>
            <w:r w:rsidRPr="00213A71">
              <w:rPr>
                <w:rFonts w:asciiTheme="minorHAnsi" w:hAnsiTheme="minorHAnsi"/>
                <w:i w:val="0"/>
                <w:sz w:val="22"/>
                <w:szCs w:val="22"/>
              </w:rPr>
              <w:t>Le contrat de bourse en ligne est « Activé »</w:t>
            </w:r>
          </w:p>
        </w:tc>
      </w:tr>
    </w:tbl>
    <w:p w:rsidRPr="00213A71" w:rsidR="00E56AED" w:rsidP="003D34DB" w:rsidRDefault="00E56AED" w14:paraId="7004DB34" w14:textId="77777777">
      <w:pPr>
        <w:pStyle w:val="Style3"/>
        <w:numPr>
          <w:ilvl w:val="2"/>
          <w:numId w:val="3"/>
        </w:numPr>
        <w:spacing w:before="240" w:after="240" w:line="100" w:lineRule="atLeast"/>
        <w:jc w:val="both"/>
        <w:rPr>
          <w:rFonts w:asciiTheme="minorHAnsi" w:hAnsiTheme="minorHAnsi"/>
        </w:rPr>
      </w:pPr>
      <w:bookmarkStart w:name="_Toc409973888" w:id="522"/>
      <w:r w:rsidRPr="00213A71">
        <w:rPr>
          <w:rFonts w:asciiTheme="minorHAnsi" w:hAnsiTheme="minorHAnsi"/>
        </w:rPr>
        <w:t>Post-conditions</w:t>
      </w:r>
      <w:bookmarkEnd w:id="522"/>
    </w:p>
    <w:p w:rsidRPr="00213A71" w:rsidR="00E56AED" w:rsidP="0091661A" w:rsidRDefault="00E56AED" w14:paraId="055A468A" w14:textId="77777777">
      <w:pPr>
        <w:pStyle w:val="Paragraphedeliste1"/>
        <w:numPr>
          <w:ilvl w:val="0"/>
          <w:numId w:val="14"/>
        </w:numPr>
        <w:spacing w:before="240" w:after="240" w:line="100" w:lineRule="atLeast"/>
        <w:ind w:left="0" w:firstLine="0"/>
        <w:jc w:val="both"/>
        <w:rPr>
          <w:rFonts w:asciiTheme="minorHAnsi" w:hAnsiTheme="minorHAnsi"/>
        </w:rPr>
      </w:pPr>
      <w:r w:rsidRPr="00213A71">
        <w:rPr>
          <w:rFonts w:asciiTheme="minorHAnsi" w:hAnsiTheme="minorHAnsi"/>
        </w:rPr>
        <w:t>Les post-conditions à prévoir pour le cas d'utilisation « Résiliation d'un contrat de bourse en ligne »</w:t>
      </w:r>
    </w:p>
    <w:tbl>
      <w:tblPr>
        <w:tblW w:w="0" w:type="auto"/>
        <w:tblLayout w:type="fixed"/>
        <w:tblLook w:val="0000" w:firstRow="0" w:lastRow="0" w:firstColumn="0" w:lastColumn="0" w:noHBand="0" w:noVBand="0"/>
      </w:tblPr>
      <w:tblGrid>
        <w:gridCol w:w="1511"/>
        <w:gridCol w:w="7730"/>
      </w:tblGrid>
      <w:tr w:rsidRPr="00213A71" w:rsidR="00E56AED" w:rsidTr="006709CC" w14:paraId="68DACD13" w14:textId="77777777">
        <w:trPr>
          <w:tblHeader/>
        </w:trPr>
        <w:tc>
          <w:tcPr>
            <w:tcW w:w="1511" w:type="dxa"/>
            <w:tcBorders>
              <w:top w:val="single" w:color="000000" w:sz="4" w:space="0"/>
              <w:left w:val="single" w:color="000000" w:sz="4" w:space="0"/>
              <w:bottom w:val="single" w:color="000000" w:sz="4" w:space="0"/>
              <w:right w:val="single" w:color="000000" w:sz="4" w:space="0"/>
            </w:tcBorders>
            <w:shd w:val="clear" w:color="auto" w:fill="D9D9D9"/>
          </w:tcPr>
          <w:p w:rsidRPr="00213A71" w:rsidR="00E56AED" w:rsidP="002F5C7D" w:rsidRDefault="00E56AED" w14:paraId="7350DE4B" w14:textId="77777777">
            <w:pPr>
              <w:jc w:val="both"/>
              <w:rPr>
                <w:rFonts w:asciiTheme="minorHAnsi" w:hAnsiTheme="minorHAnsi"/>
                <w:b/>
              </w:rPr>
            </w:pPr>
            <w:r w:rsidRPr="00213A71">
              <w:rPr>
                <w:rFonts w:asciiTheme="minorHAnsi" w:hAnsiTheme="minorHAnsi"/>
                <w:b/>
              </w:rPr>
              <w:t>Réf.</w:t>
            </w:r>
          </w:p>
        </w:tc>
        <w:tc>
          <w:tcPr>
            <w:tcW w:w="7730" w:type="dxa"/>
            <w:tcBorders>
              <w:top w:val="single" w:color="000000" w:sz="4" w:space="0"/>
              <w:left w:val="single" w:color="000000" w:sz="4" w:space="0"/>
              <w:bottom w:val="single" w:color="000000" w:sz="4" w:space="0"/>
              <w:right w:val="single" w:color="000000" w:sz="4" w:space="0"/>
            </w:tcBorders>
            <w:shd w:val="clear" w:color="auto" w:fill="D9D9D9"/>
          </w:tcPr>
          <w:p w:rsidRPr="00213A71" w:rsidR="00E56AED" w:rsidP="002F5C7D" w:rsidRDefault="00E56AED" w14:paraId="006CCC00" w14:textId="77777777">
            <w:pPr>
              <w:jc w:val="both"/>
              <w:rPr>
                <w:rFonts w:asciiTheme="minorHAnsi" w:hAnsiTheme="minorHAnsi"/>
                <w:b/>
              </w:rPr>
            </w:pPr>
            <w:r w:rsidRPr="00213A71">
              <w:rPr>
                <w:rFonts w:asciiTheme="minorHAnsi" w:hAnsiTheme="minorHAnsi"/>
                <w:b/>
              </w:rPr>
              <w:t>Description</w:t>
            </w:r>
          </w:p>
        </w:tc>
      </w:tr>
      <w:tr w:rsidRPr="00213A71" w:rsidR="00E56AED" w:rsidTr="006709CC" w14:paraId="26465EB6" w14:textId="77777777">
        <w:tc>
          <w:tcPr>
            <w:tcW w:w="1511" w:type="dxa"/>
            <w:tcBorders>
              <w:top w:val="single" w:color="000000" w:sz="4" w:space="0"/>
              <w:left w:val="single" w:color="000000" w:sz="4" w:space="0"/>
              <w:bottom w:val="single" w:color="000000" w:sz="4" w:space="0"/>
              <w:right w:val="single" w:color="000000" w:sz="4" w:space="0"/>
            </w:tcBorders>
            <w:shd w:val="clear" w:color="auto" w:fill="FFFFFF"/>
          </w:tcPr>
          <w:p w:rsidRPr="00213A71" w:rsidR="00E56AED" w:rsidP="002F5C7D" w:rsidRDefault="00E56AED" w14:paraId="2CFA5122" w14:textId="77777777">
            <w:pPr>
              <w:jc w:val="both"/>
              <w:rPr>
                <w:rFonts w:asciiTheme="minorHAnsi" w:hAnsiTheme="minorHAnsi"/>
              </w:rPr>
            </w:pPr>
            <w:r w:rsidRPr="00213A71">
              <w:rPr>
                <w:rFonts w:asciiTheme="minorHAnsi" w:hAnsiTheme="minorHAnsi"/>
              </w:rPr>
              <w:t>POS-102-01</w:t>
            </w:r>
          </w:p>
        </w:tc>
        <w:tc>
          <w:tcPr>
            <w:tcW w:w="7730" w:type="dxa"/>
            <w:tcBorders>
              <w:top w:val="single" w:color="000000" w:sz="4" w:space="0"/>
              <w:left w:val="single" w:color="000000" w:sz="4" w:space="0"/>
              <w:bottom w:val="single" w:color="000000" w:sz="4" w:space="0"/>
              <w:right w:val="single" w:color="000000" w:sz="4" w:space="0"/>
            </w:tcBorders>
            <w:shd w:val="clear" w:color="auto" w:fill="FFFFFF"/>
          </w:tcPr>
          <w:p w:rsidRPr="00213A71" w:rsidR="00E56AED" w:rsidP="002F5C7D" w:rsidRDefault="00E56AED" w14:paraId="1A0754A1" w14:textId="77777777">
            <w:pPr>
              <w:pStyle w:val="Normal1"/>
              <w:jc w:val="both"/>
              <w:rPr>
                <w:rFonts w:asciiTheme="minorHAnsi" w:hAnsiTheme="minorHAnsi"/>
                <w:i w:val="0"/>
                <w:sz w:val="22"/>
                <w:szCs w:val="22"/>
                <w:lang w:val="fr-FR"/>
              </w:rPr>
            </w:pPr>
            <w:r w:rsidRPr="00213A71">
              <w:rPr>
                <w:rFonts w:asciiTheme="minorHAnsi" w:hAnsiTheme="minorHAnsi"/>
                <w:i w:val="0"/>
                <w:sz w:val="22"/>
                <w:szCs w:val="22"/>
                <w:lang w:val="fr-FR"/>
              </w:rPr>
              <w:t xml:space="preserve">L'utilisateur doit sélection la ligne du contrat </w:t>
            </w:r>
          </w:p>
        </w:tc>
      </w:tr>
      <w:tr w:rsidRPr="00213A71" w:rsidR="00E56AED" w:rsidTr="006709CC" w14:paraId="47AF1DC0" w14:textId="77777777">
        <w:tc>
          <w:tcPr>
            <w:tcW w:w="1511" w:type="dxa"/>
            <w:tcBorders>
              <w:left w:val="single" w:color="000000" w:sz="4" w:space="0"/>
              <w:bottom w:val="single" w:color="000000" w:sz="4" w:space="0"/>
              <w:right w:val="single" w:color="000000" w:sz="4" w:space="0"/>
            </w:tcBorders>
            <w:shd w:val="clear" w:color="auto" w:fill="FFFFFF"/>
          </w:tcPr>
          <w:p w:rsidRPr="00213A71" w:rsidR="00E56AED" w:rsidP="002F5C7D" w:rsidRDefault="00E56AED" w14:paraId="74AC24C3" w14:textId="77777777">
            <w:pPr>
              <w:jc w:val="both"/>
              <w:rPr>
                <w:rFonts w:asciiTheme="minorHAnsi" w:hAnsiTheme="minorHAnsi"/>
              </w:rPr>
            </w:pPr>
            <w:r w:rsidRPr="00213A71">
              <w:rPr>
                <w:rFonts w:asciiTheme="minorHAnsi" w:hAnsiTheme="minorHAnsi"/>
              </w:rPr>
              <w:t>POS-102-02</w:t>
            </w:r>
          </w:p>
        </w:tc>
        <w:tc>
          <w:tcPr>
            <w:tcW w:w="7730" w:type="dxa"/>
            <w:tcBorders>
              <w:left w:val="single" w:color="000000" w:sz="4" w:space="0"/>
              <w:bottom w:val="single" w:color="000000" w:sz="4" w:space="0"/>
              <w:right w:val="single" w:color="000000" w:sz="4" w:space="0"/>
            </w:tcBorders>
            <w:shd w:val="clear" w:color="auto" w:fill="FFFFFF"/>
          </w:tcPr>
          <w:p w:rsidRPr="00213A71" w:rsidR="00E56AED" w:rsidP="002F5C7D" w:rsidRDefault="00E56AED" w14:paraId="0B0B32F8" w14:textId="77777777">
            <w:pPr>
              <w:pStyle w:val="Normal1"/>
              <w:jc w:val="both"/>
              <w:rPr>
                <w:rFonts w:asciiTheme="minorHAnsi" w:hAnsiTheme="minorHAnsi"/>
                <w:i w:val="0"/>
                <w:sz w:val="22"/>
                <w:szCs w:val="22"/>
              </w:rPr>
            </w:pPr>
            <w:r w:rsidRPr="00213A71">
              <w:rPr>
                <w:rFonts w:asciiTheme="minorHAnsi" w:hAnsiTheme="minorHAnsi"/>
                <w:i w:val="0"/>
                <w:sz w:val="22"/>
                <w:szCs w:val="22"/>
              </w:rPr>
              <w:t>L'utilisateur doit pousser le bouton « Résiliation »</w:t>
            </w:r>
          </w:p>
        </w:tc>
      </w:tr>
    </w:tbl>
    <w:p w:rsidR="00E56AED" w:rsidP="002F5C7D" w:rsidRDefault="00E56AED" w14:paraId="2415176F" w14:textId="77777777">
      <w:pPr>
        <w:spacing w:before="240" w:after="240" w:line="100" w:lineRule="atLeast"/>
        <w:jc w:val="both"/>
      </w:pPr>
    </w:p>
    <w:p w:rsidR="00E56AED" w:rsidP="003D34DB" w:rsidRDefault="00E56AED" w14:paraId="5830B824" w14:textId="77777777">
      <w:pPr>
        <w:pStyle w:val="Style3"/>
        <w:numPr>
          <w:ilvl w:val="2"/>
          <w:numId w:val="3"/>
        </w:numPr>
        <w:spacing w:before="240" w:after="240" w:line="100" w:lineRule="atLeast"/>
        <w:jc w:val="both"/>
      </w:pPr>
      <w:bookmarkStart w:name="_Toc409973889" w:id="523"/>
      <w:r>
        <w:t>Règles de gestion</w:t>
      </w:r>
      <w:bookmarkEnd w:id="523"/>
    </w:p>
    <w:p w:rsidR="00E56AED" w:rsidP="003D34DB" w:rsidRDefault="00E56AED" w14:paraId="60152D78" w14:textId="77777777">
      <w:pPr>
        <w:pStyle w:val="Paragraphedeliste1"/>
        <w:numPr>
          <w:ilvl w:val="0"/>
          <w:numId w:val="92"/>
        </w:numPr>
        <w:spacing w:before="240" w:after="240" w:line="100" w:lineRule="atLeast"/>
        <w:jc w:val="both"/>
      </w:pPr>
      <w:r>
        <w:t>Se référer à la section Pré-condition « Résiliation d'un contrat de bourse en ligne »</w:t>
      </w:r>
    </w:p>
    <w:tbl>
      <w:tblPr>
        <w:tblW w:w="0" w:type="auto"/>
        <w:tblInd w:w="-108" w:type="dxa"/>
        <w:tblBorders>
          <w:top w:val="single" w:color="000001" w:sz="4" w:space="0"/>
          <w:left w:val="single" w:color="000001" w:sz="4" w:space="0"/>
          <w:bottom w:val="single" w:color="000001" w:sz="4" w:space="0"/>
          <w:right w:val="single" w:color="000001" w:sz="4" w:space="0"/>
        </w:tblBorders>
        <w:tblCellMar>
          <w:left w:w="10" w:type="dxa"/>
          <w:right w:w="10" w:type="dxa"/>
        </w:tblCellMar>
        <w:tblLook w:val="0000" w:firstRow="0" w:lastRow="0" w:firstColumn="0" w:lastColumn="0" w:noHBand="0" w:noVBand="0"/>
      </w:tblPr>
      <w:tblGrid>
        <w:gridCol w:w="1498"/>
        <w:gridCol w:w="7672"/>
      </w:tblGrid>
      <w:tr w:rsidR="00E56AED" w:rsidTr="00F91AFF" w14:paraId="78E99338" w14:textId="77777777">
        <w:trPr>
          <w:cantSplit/>
          <w:tblHeader/>
        </w:trPr>
        <w:tc>
          <w:tcPr>
            <w:tcW w:w="1508" w:type="dxa"/>
            <w:tcBorders>
              <w:top w:val="single" w:color="000001" w:sz="4" w:space="0"/>
              <w:bottom w:val="single" w:color="000001" w:sz="4" w:space="0"/>
              <w:right w:val="single" w:color="000001" w:sz="4" w:space="0"/>
            </w:tcBorders>
            <w:shd w:val="clear" w:color="auto" w:fill="D9D9D9"/>
            <w:tcMar>
              <w:top w:w="0" w:type="dxa"/>
              <w:left w:w="108" w:type="dxa"/>
              <w:bottom w:w="0" w:type="dxa"/>
              <w:right w:w="108" w:type="dxa"/>
            </w:tcMar>
          </w:tcPr>
          <w:p w:rsidR="00E56AED" w:rsidP="00F91AFF" w:rsidRDefault="00E56AED" w14:paraId="277E401E" w14:textId="77777777">
            <w:pPr>
              <w:jc w:val="both"/>
            </w:pPr>
            <w:r>
              <w:rPr>
                <w:b/>
              </w:rPr>
              <w:t>Réf.</w:t>
            </w:r>
          </w:p>
        </w:tc>
        <w:tc>
          <w:tcPr>
            <w:tcW w:w="7731" w:type="dxa"/>
            <w:tcBorders>
              <w:top w:val="single" w:color="000001" w:sz="4" w:space="0"/>
              <w:left w:val="single" w:color="000001" w:sz="4" w:space="0"/>
              <w:bottom w:val="single" w:color="000001" w:sz="4" w:space="0"/>
            </w:tcBorders>
            <w:shd w:val="clear" w:color="auto" w:fill="D9D9D9"/>
            <w:tcMar>
              <w:top w:w="0" w:type="dxa"/>
              <w:left w:w="108" w:type="dxa"/>
              <w:bottom w:w="0" w:type="dxa"/>
              <w:right w:w="108" w:type="dxa"/>
            </w:tcMar>
          </w:tcPr>
          <w:p w:rsidR="00E56AED" w:rsidP="00F91AFF" w:rsidRDefault="00E56AED" w14:paraId="316E8B7A" w14:textId="77777777">
            <w:pPr>
              <w:jc w:val="both"/>
            </w:pPr>
            <w:r>
              <w:rPr>
                <w:b/>
              </w:rPr>
              <w:t>Description</w:t>
            </w:r>
          </w:p>
        </w:tc>
      </w:tr>
      <w:tr w:rsidR="00E56AED" w:rsidTr="00F91AFF" w14:paraId="13FE23B0" w14:textId="77777777">
        <w:trPr>
          <w:cantSplit/>
        </w:trPr>
        <w:tc>
          <w:tcPr>
            <w:tcW w:w="1508" w:type="dxa"/>
            <w:tcBorders>
              <w:top w:val="single" w:color="000001" w:sz="4" w:space="0"/>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33C1CB9F" w14:textId="77777777">
            <w:pPr>
              <w:jc w:val="both"/>
            </w:pPr>
            <w:r>
              <w:t>TRT-102-01</w:t>
            </w:r>
          </w:p>
        </w:tc>
        <w:tc>
          <w:tcPr>
            <w:tcW w:w="7731" w:type="dxa"/>
            <w:tcBorders>
              <w:top w:val="single" w:color="000001" w:sz="4" w:space="0"/>
              <w:left w:val="single" w:color="000001" w:sz="4" w:space="0"/>
              <w:bottom w:val="single" w:color="000001" w:sz="4" w:space="0"/>
            </w:tcBorders>
            <w:shd w:val="clear" w:color="auto" w:fill="FFFFFF"/>
            <w:tcMar>
              <w:top w:w="0" w:type="dxa"/>
              <w:left w:w="108" w:type="dxa"/>
              <w:bottom w:w="0" w:type="dxa"/>
              <w:right w:w="108" w:type="dxa"/>
            </w:tcMar>
          </w:tcPr>
          <w:p w:rsidR="00E56AED" w:rsidP="003D34DB" w:rsidRDefault="00E56AED" w14:paraId="2CAD6B67" w14:textId="77777777">
            <w:pPr>
              <w:pStyle w:val="Normal1"/>
              <w:numPr>
                <w:ilvl w:val="0"/>
                <w:numId w:val="104"/>
              </w:numPr>
              <w:suppressAutoHyphens/>
              <w:overflowPunct w:val="0"/>
              <w:spacing w:after="200" w:line="100" w:lineRule="atLeast"/>
              <w:jc w:val="both"/>
            </w:pPr>
            <w:r>
              <w:rPr>
                <w:rFonts w:ascii="Calibri" w:hAnsi="Calibri"/>
                <w:i w:val="0"/>
                <w:sz w:val="22"/>
                <w:szCs w:val="22"/>
                <w:lang w:val="fr-FR"/>
              </w:rPr>
              <w:t>L'utilisateur identifie le contrat à résilier depuis l'écran de recherche multicritères</w:t>
            </w:r>
          </w:p>
        </w:tc>
      </w:tr>
      <w:tr w:rsidR="00E56AED" w:rsidTr="00F91AFF" w14:paraId="46CE7885" w14:textId="77777777">
        <w:trPr>
          <w:cantSplit/>
        </w:trPr>
        <w:tc>
          <w:tcPr>
            <w:tcW w:w="1508"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17ABE58A" w14:textId="77777777">
            <w:pPr>
              <w:jc w:val="both"/>
            </w:pPr>
            <w:r>
              <w:t>TRT-102-02</w:t>
            </w:r>
          </w:p>
        </w:tc>
        <w:tc>
          <w:tcPr>
            <w:tcW w:w="7731"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3D34DB" w:rsidRDefault="00E56AED" w14:paraId="3891A75D" w14:textId="77777777">
            <w:pPr>
              <w:pStyle w:val="Normal1"/>
              <w:numPr>
                <w:ilvl w:val="0"/>
                <w:numId w:val="105"/>
              </w:numPr>
              <w:suppressAutoHyphens/>
              <w:overflowPunct w:val="0"/>
              <w:spacing w:after="200" w:line="100" w:lineRule="atLeast"/>
              <w:jc w:val="both"/>
            </w:pPr>
            <w:r>
              <w:rPr>
                <w:rFonts w:ascii="Calibri" w:hAnsi="Calibri"/>
                <w:i w:val="0"/>
                <w:sz w:val="22"/>
                <w:szCs w:val="22"/>
                <w:lang w:val="fr-FR"/>
              </w:rPr>
              <w:t>Un bouton d'édition est disponible pour générer la demande de résiliation à faire signé et retourné par le client</w:t>
            </w:r>
          </w:p>
        </w:tc>
      </w:tr>
      <w:tr w:rsidR="00E56AED" w:rsidTr="00F91AFF" w14:paraId="3C7C8462" w14:textId="77777777">
        <w:trPr>
          <w:cantSplit/>
        </w:trPr>
        <w:tc>
          <w:tcPr>
            <w:tcW w:w="1508"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79F26912" w14:textId="77777777">
            <w:pPr>
              <w:jc w:val="both"/>
            </w:pPr>
            <w:r>
              <w:t>TRT-102-03</w:t>
            </w:r>
          </w:p>
        </w:tc>
        <w:tc>
          <w:tcPr>
            <w:tcW w:w="7731"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3D34DB" w:rsidRDefault="00E56AED" w14:paraId="63B5C0D0" w14:textId="77777777">
            <w:pPr>
              <w:pStyle w:val="Normal1"/>
              <w:numPr>
                <w:ilvl w:val="0"/>
                <w:numId w:val="106"/>
              </w:numPr>
              <w:suppressAutoHyphens/>
              <w:overflowPunct w:val="0"/>
              <w:spacing w:after="200" w:line="100" w:lineRule="atLeast"/>
              <w:jc w:val="both"/>
            </w:pPr>
            <w:r>
              <w:rPr>
                <w:rFonts w:ascii="Calibri" w:hAnsi="Calibri"/>
                <w:i w:val="0"/>
                <w:sz w:val="22"/>
                <w:szCs w:val="22"/>
              </w:rPr>
              <w:t>Dès que la demande est signée et retourné, l'utilisateur pousse le bouton « Résiliation » :</w:t>
            </w:r>
          </w:p>
          <w:p w:rsidR="00E56AED" w:rsidP="00F91AFF" w:rsidRDefault="00E56AED" w14:paraId="4EB2CD58" w14:textId="77777777">
            <w:pPr>
              <w:pStyle w:val="Normal1"/>
              <w:jc w:val="both"/>
            </w:pPr>
            <w:r>
              <w:rPr>
                <w:rFonts w:ascii="Calibri" w:hAnsi="Calibri"/>
                <w:i w:val="0"/>
                <w:sz w:val="22"/>
                <w:szCs w:val="22"/>
              </w:rPr>
              <w:t xml:space="preserve">         -   Le statut du contrat devient « en cours de résiliation »</w:t>
            </w:r>
          </w:p>
        </w:tc>
      </w:tr>
      <w:tr w:rsidR="00E56AED" w:rsidTr="00F91AFF" w14:paraId="34C96F8C" w14:textId="77777777">
        <w:trPr>
          <w:cantSplit/>
        </w:trPr>
        <w:tc>
          <w:tcPr>
            <w:tcW w:w="1508"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0FEF6E29" w14:textId="77777777">
            <w:pPr>
              <w:jc w:val="both"/>
            </w:pPr>
            <w:r>
              <w:t>TRT-102-04</w:t>
            </w:r>
          </w:p>
        </w:tc>
        <w:tc>
          <w:tcPr>
            <w:tcW w:w="7731"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3D34DB" w:rsidRDefault="00E56AED" w14:paraId="6F61C41A" w14:textId="77777777">
            <w:pPr>
              <w:pStyle w:val="Normal1"/>
              <w:numPr>
                <w:ilvl w:val="0"/>
                <w:numId w:val="107"/>
              </w:numPr>
              <w:suppressAutoHyphens/>
              <w:overflowPunct w:val="0"/>
              <w:spacing w:after="200" w:line="100" w:lineRule="atLeast"/>
              <w:jc w:val="both"/>
            </w:pPr>
            <w:r>
              <w:rPr>
                <w:rFonts w:ascii="Calibri" w:hAnsi="Calibri"/>
                <w:i w:val="0"/>
                <w:sz w:val="22"/>
                <w:szCs w:val="22"/>
              </w:rPr>
              <w:t>Dès la validation de la demande de résiliation :</w:t>
            </w:r>
          </w:p>
          <w:p w:rsidR="00E56AED" w:rsidP="00F91AFF" w:rsidRDefault="00E56AED" w14:paraId="14AD15E7" w14:textId="77777777">
            <w:pPr>
              <w:pStyle w:val="Normal1"/>
              <w:jc w:val="both"/>
            </w:pPr>
          </w:p>
          <w:p w:rsidR="00E56AED" w:rsidP="00F91AFF" w:rsidRDefault="00E56AED" w14:paraId="4F2E0D84" w14:textId="77777777">
            <w:pPr>
              <w:pStyle w:val="Normal1"/>
              <w:jc w:val="both"/>
            </w:pPr>
            <w:r>
              <w:rPr>
                <w:rFonts w:ascii="Calibri" w:hAnsi="Calibri"/>
                <w:i w:val="0"/>
                <w:sz w:val="22"/>
                <w:szCs w:val="22"/>
              </w:rPr>
              <w:t xml:space="preserve">         - Une demande d'autorisation de résiliation est transférée par fax  à Wafa Bourse</w:t>
            </w:r>
          </w:p>
        </w:tc>
      </w:tr>
      <w:tr w:rsidR="00E56AED" w:rsidTr="00F91AFF" w14:paraId="2F2824B7" w14:textId="77777777">
        <w:trPr>
          <w:cantSplit/>
        </w:trPr>
        <w:tc>
          <w:tcPr>
            <w:tcW w:w="1508"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2EC92B99" w14:textId="77777777">
            <w:pPr>
              <w:jc w:val="both"/>
            </w:pPr>
            <w:r>
              <w:t>TRT-102-05</w:t>
            </w:r>
          </w:p>
        </w:tc>
        <w:tc>
          <w:tcPr>
            <w:tcW w:w="7731"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3D34DB" w:rsidRDefault="00E56AED" w14:paraId="769A48F9" w14:textId="77777777">
            <w:pPr>
              <w:pStyle w:val="Normal1"/>
              <w:numPr>
                <w:ilvl w:val="0"/>
                <w:numId w:val="108"/>
              </w:numPr>
              <w:suppressAutoHyphens/>
              <w:overflowPunct w:val="0"/>
              <w:spacing w:after="200" w:line="100" w:lineRule="atLeast"/>
              <w:jc w:val="both"/>
            </w:pPr>
            <w:r>
              <w:rPr>
                <w:rFonts w:ascii="Calibri" w:hAnsi="Calibri"/>
                <w:i w:val="0"/>
                <w:sz w:val="22"/>
                <w:szCs w:val="22"/>
              </w:rPr>
              <w:t>A la réception de la confirmation de Wafa bourse :</w:t>
            </w:r>
          </w:p>
          <w:p w:rsidR="00E56AED" w:rsidP="00F91AFF" w:rsidRDefault="00E56AED" w14:paraId="17EE61BC" w14:textId="77777777">
            <w:pPr>
              <w:pStyle w:val="Normal1"/>
              <w:jc w:val="both"/>
            </w:pPr>
            <w:r>
              <w:rPr>
                <w:rFonts w:ascii="Calibri" w:hAnsi="Calibri"/>
                <w:i w:val="0"/>
                <w:sz w:val="22"/>
                <w:szCs w:val="22"/>
              </w:rPr>
              <w:t xml:space="preserve">           - Générer une alerte pour transférer les avoirs titres et espèce vers les comptes de liquidation, cette opération est assurée au niveau du back office titre</w:t>
            </w:r>
          </w:p>
        </w:tc>
      </w:tr>
      <w:tr w:rsidR="00E56AED" w:rsidTr="00F91AFF" w14:paraId="49917435" w14:textId="77777777">
        <w:trPr>
          <w:cantSplit/>
        </w:trPr>
        <w:tc>
          <w:tcPr>
            <w:tcW w:w="1508"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32155BE5" w14:textId="77777777">
            <w:pPr>
              <w:jc w:val="both"/>
            </w:pPr>
            <w:r>
              <w:t>TRT-102-06</w:t>
            </w:r>
          </w:p>
        </w:tc>
        <w:tc>
          <w:tcPr>
            <w:tcW w:w="7731"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3D34DB" w:rsidRDefault="00E56AED" w14:paraId="78732ABE" w14:textId="77777777">
            <w:pPr>
              <w:pStyle w:val="Normal1"/>
              <w:numPr>
                <w:ilvl w:val="0"/>
                <w:numId w:val="109"/>
              </w:numPr>
              <w:suppressAutoHyphens/>
              <w:overflowPunct w:val="0"/>
              <w:spacing w:after="200" w:line="100" w:lineRule="atLeast"/>
              <w:jc w:val="both"/>
            </w:pPr>
            <w:r>
              <w:rPr>
                <w:rFonts w:ascii="Calibri" w:hAnsi="Calibri"/>
                <w:i w:val="0"/>
                <w:sz w:val="22"/>
                <w:szCs w:val="22"/>
              </w:rPr>
              <w:t>Dès que la position du compte titre dédié est nulle :</w:t>
            </w:r>
          </w:p>
          <w:p w:rsidR="00E56AED" w:rsidP="00F91AFF" w:rsidRDefault="00E56AED" w14:paraId="753BB0F5" w14:textId="77777777">
            <w:pPr>
              <w:pStyle w:val="Normal1"/>
              <w:jc w:val="both"/>
            </w:pPr>
            <w:r>
              <w:rPr>
                <w:rFonts w:ascii="Calibri" w:hAnsi="Calibri"/>
                <w:i w:val="0"/>
                <w:sz w:val="22"/>
                <w:szCs w:val="22"/>
              </w:rPr>
              <w:t xml:space="preserve">           -  le statut du contrat devient « Prêt pour la résiliation »</w:t>
            </w:r>
          </w:p>
          <w:p w:rsidR="00E56AED" w:rsidP="00F91AFF" w:rsidRDefault="00E56AED" w14:paraId="0E00A39D" w14:textId="77777777">
            <w:pPr>
              <w:pStyle w:val="Normal1"/>
              <w:jc w:val="both"/>
            </w:pPr>
            <w:r>
              <w:rPr>
                <w:rFonts w:ascii="Calibri" w:hAnsi="Calibri"/>
                <w:i w:val="0"/>
                <w:sz w:val="22"/>
                <w:szCs w:val="22"/>
              </w:rPr>
              <w:t xml:space="preserve">           -  Une Alerte est générée pour clôturé le compte espèce BEL au niveau du système bancaire</w:t>
            </w:r>
          </w:p>
        </w:tc>
      </w:tr>
      <w:tr w:rsidR="00E56AED" w:rsidTr="00F91AFF" w14:paraId="10671289" w14:textId="77777777">
        <w:trPr>
          <w:cantSplit/>
        </w:trPr>
        <w:tc>
          <w:tcPr>
            <w:tcW w:w="1508" w:type="dxa"/>
            <w:tcBorders>
              <w:bottom w:val="single" w:color="000001" w:sz="4" w:space="0"/>
              <w:right w:val="single" w:color="000001" w:sz="4" w:space="0"/>
            </w:tcBorders>
            <w:shd w:val="clear" w:color="auto" w:fill="FFFFFF"/>
            <w:tcMar>
              <w:top w:w="0" w:type="dxa"/>
              <w:left w:w="108" w:type="dxa"/>
              <w:bottom w:w="0" w:type="dxa"/>
              <w:right w:w="108" w:type="dxa"/>
            </w:tcMar>
          </w:tcPr>
          <w:p w:rsidR="00E56AED" w:rsidP="00F91AFF" w:rsidRDefault="00E56AED" w14:paraId="6C23FB9B" w14:textId="77777777">
            <w:pPr>
              <w:jc w:val="both"/>
            </w:pPr>
            <w:r>
              <w:t>TRT-102-07</w:t>
            </w:r>
          </w:p>
        </w:tc>
        <w:tc>
          <w:tcPr>
            <w:tcW w:w="7731" w:type="dxa"/>
            <w:tcBorders>
              <w:left w:val="single" w:color="000001" w:sz="4" w:space="0"/>
              <w:bottom w:val="single" w:color="000001" w:sz="4" w:space="0"/>
            </w:tcBorders>
            <w:shd w:val="clear" w:color="auto" w:fill="FFFFFF"/>
            <w:tcMar>
              <w:top w:w="0" w:type="dxa"/>
              <w:left w:w="108" w:type="dxa"/>
              <w:bottom w:w="0" w:type="dxa"/>
              <w:right w:w="108" w:type="dxa"/>
            </w:tcMar>
          </w:tcPr>
          <w:p w:rsidR="00E56AED" w:rsidP="00103014" w:rsidRDefault="00E56AED" w14:paraId="3B7847CB" w14:textId="77777777">
            <w:pPr>
              <w:pStyle w:val="Normal1"/>
              <w:numPr>
                <w:ilvl w:val="0"/>
                <w:numId w:val="110"/>
              </w:numPr>
              <w:suppressAutoHyphens/>
              <w:overflowPunct w:val="0"/>
              <w:spacing w:after="200" w:line="100" w:lineRule="atLeast"/>
              <w:jc w:val="both"/>
            </w:pPr>
            <w:r>
              <w:rPr>
                <w:rFonts w:ascii="Calibri" w:hAnsi="Calibri"/>
                <w:i w:val="0"/>
                <w:sz w:val="22"/>
                <w:szCs w:val="22"/>
              </w:rPr>
              <w:t xml:space="preserve">A la réception de la résiliation du compte espèce, l'utilisateur vérifie le statut du contrat BEL et procède à la clôture des comptes titres et espèce BEL dans Megara. </w:t>
            </w:r>
          </w:p>
        </w:tc>
      </w:tr>
    </w:tbl>
    <w:p w:rsidR="00E56AED" w:rsidP="000F4A04" w:rsidRDefault="00E56AED" w14:paraId="5D3ED8CD" w14:textId="77777777">
      <w:pPr>
        <w:pStyle w:val="Paragraphedeliste1"/>
        <w:tabs>
          <w:tab w:val="clear" w:pos="708"/>
        </w:tabs>
        <w:spacing w:before="240" w:after="240" w:line="100" w:lineRule="atLeast"/>
        <w:jc w:val="both"/>
      </w:pPr>
    </w:p>
    <w:p w:rsidR="00E56AED" w:rsidP="003D34DB" w:rsidRDefault="00E56AED" w14:paraId="4F1011CE" w14:textId="77777777">
      <w:pPr>
        <w:pStyle w:val="Style3"/>
        <w:numPr>
          <w:ilvl w:val="2"/>
          <w:numId w:val="3"/>
        </w:numPr>
        <w:spacing w:before="240" w:after="240" w:line="100" w:lineRule="atLeast"/>
        <w:ind w:right="142"/>
        <w:jc w:val="both"/>
        <w:rPr>
          <w:sz w:val="22"/>
          <w:szCs w:val="22"/>
        </w:rPr>
      </w:pPr>
      <w:bookmarkStart w:name="_Toc409973890" w:id="524"/>
      <w:r>
        <w:rPr>
          <w:sz w:val="22"/>
          <w:szCs w:val="22"/>
        </w:rPr>
        <w:t>Message d'erreur</w:t>
      </w:r>
      <w:bookmarkEnd w:id="524"/>
    </w:p>
    <w:p w:rsidR="00E56AED" w:rsidP="0091661A" w:rsidRDefault="00E56AED" w14:paraId="3687E3CD" w14:textId="77777777">
      <w:pPr>
        <w:pStyle w:val="Paragraphedeliste1"/>
        <w:numPr>
          <w:ilvl w:val="0"/>
          <w:numId w:val="4"/>
        </w:numPr>
        <w:spacing w:before="240" w:after="240" w:line="100" w:lineRule="atLeast"/>
        <w:jc w:val="both"/>
      </w:pPr>
      <w:r>
        <w:t>Identifier et lister les messages d’erreur spécifiques à ce CUF.</w:t>
      </w:r>
    </w:p>
    <w:tbl>
      <w:tblPr>
        <w:tblW w:w="0" w:type="auto"/>
        <w:tblInd w:w="108" w:type="dxa"/>
        <w:tblLayout w:type="fixed"/>
        <w:tblLook w:val="0000" w:firstRow="0" w:lastRow="0" w:firstColumn="0" w:lastColumn="0" w:noHBand="0" w:noVBand="0"/>
      </w:tblPr>
      <w:tblGrid>
        <w:gridCol w:w="1505"/>
        <w:gridCol w:w="7718"/>
      </w:tblGrid>
      <w:tr w:rsidRPr="00237864" w:rsidR="00E56AED" w:rsidTr="006709CC" w14:paraId="29670AE9" w14:textId="77777777">
        <w:trPr>
          <w:tblHeader/>
        </w:trPr>
        <w:tc>
          <w:tcPr>
            <w:tcW w:w="1505"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91661A" w:rsidRDefault="00E56AED" w14:paraId="163B12C1" w14:textId="77777777">
            <w:pPr>
              <w:numPr>
                <w:ilvl w:val="0"/>
                <w:numId w:val="4"/>
              </w:numPr>
              <w:tabs>
                <w:tab w:val="left" w:pos="708"/>
              </w:tabs>
              <w:suppressAutoHyphens/>
              <w:jc w:val="both"/>
              <w:rPr>
                <w:b/>
              </w:rPr>
            </w:pPr>
            <w:r w:rsidRPr="00237864">
              <w:rPr>
                <w:b/>
              </w:rPr>
              <w:t>Réf.</w:t>
            </w:r>
          </w:p>
        </w:tc>
        <w:tc>
          <w:tcPr>
            <w:tcW w:w="7718" w:type="dxa"/>
            <w:tcBorders>
              <w:top w:val="single" w:color="000000" w:sz="4" w:space="0"/>
              <w:left w:val="single" w:color="000000" w:sz="4" w:space="0"/>
              <w:bottom w:val="single" w:color="000000" w:sz="4" w:space="0"/>
              <w:right w:val="single" w:color="000000" w:sz="4" w:space="0"/>
            </w:tcBorders>
            <w:shd w:val="clear" w:color="auto" w:fill="808080"/>
          </w:tcPr>
          <w:p w:rsidRPr="00237864" w:rsidR="00E56AED" w:rsidP="0091661A" w:rsidRDefault="00E56AED" w14:paraId="734B4370" w14:textId="77777777">
            <w:pPr>
              <w:numPr>
                <w:ilvl w:val="0"/>
                <w:numId w:val="4"/>
              </w:numPr>
              <w:tabs>
                <w:tab w:val="left" w:pos="708"/>
              </w:tabs>
              <w:suppressAutoHyphens/>
              <w:jc w:val="both"/>
              <w:rPr>
                <w:b/>
              </w:rPr>
            </w:pPr>
            <w:r w:rsidRPr="00237864">
              <w:rPr>
                <w:b/>
              </w:rPr>
              <w:t>Description</w:t>
            </w:r>
          </w:p>
        </w:tc>
      </w:tr>
      <w:tr w:rsidRPr="00237864" w:rsidR="00E56AED" w:rsidTr="006709CC" w14:paraId="01D5AC53" w14:textId="77777777">
        <w:tc>
          <w:tcPr>
            <w:tcW w:w="1505"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91661A" w:rsidRDefault="00E56AED" w14:paraId="711A63C9" w14:textId="77777777">
            <w:pPr>
              <w:numPr>
                <w:ilvl w:val="0"/>
                <w:numId w:val="4"/>
              </w:numPr>
              <w:tabs>
                <w:tab w:val="left" w:pos="708"/>
              </w:tabs>
              <w:suppressAutoHyphens/>
              <w:jc w:val="both"/>
            </w:pPr>
            <w:r w:rsidRPr="00237864">
              <w:t>ERR-GEN-1</w:t>
            </w:r>
          </w:p>
        </w:tc>
        <w:tc>
          <w:tcPr>
            <w:tcW w:w="7718" w:type="dxa"/>
            <w:tcBorders>
              <w:top w:val="single" w:color="000000" w:sz="4" w:space="0"/>
              <w:left w:val="single" w:color="000000" w:sz="4" w:space="0"/>
              <w:bottom w:val="single" w:color="000000" w:sz="4" w:space="0"/>
              <w:right w:val="single" w:color="000000" w:sz="4" w:space="0"/>
            </w:tcBorders>
            <w:shd w:val="clear" w:color="auto" w:fill="FFFFFF"/>
          </w:tcPr>
          <w:p w:rsidR="00E56AED" w:rsidP="002F5C7D" w:rsidRDefault="00E56AED" w14:paraId="1C72F961" w14:textId="77777777">
            <w:pPr>
              <w:pStyle w:val="Normal1"/>
              <w:jc w:val="both"/>
            </w:pPr>
          </w:p>
        </w:tc>
      </w:tr>
    </w:tbl>
    <w:p w:rsidR="00E56AED" w:rsidP="002F5C7D" w:rsidRDefault="00E56AED" w14:paraId="7D409476" w14:textId="77777777">
      <w:pPr>
        <w:spacing w:before="60" w:line="100" w:lineRule="atLeast"/>
        <w:jc w:val="both"/>
        <w:rPr>
          <w:i/>
          <w:color w:val="999999"/>
          <w:sz w:val="20"/>
          <w:szCs w:val="20"/>
        </w:rPr>
      </w:pPr>
      <w:r>
        <w:rPr>
          <w:i/>
          <w:color w:val="999999"/>
          <w:sz w:val="20"/>
          <w:szCs w:val="20"/>
        </w:rPr>
        <w:t>XXX = Trigramme spécifique à ce cas d’utilisation</w:t>
      </w:r>
    </w:p>
    <w:p w:rsidR="00E56AED" w:rsidP="002F5C7D" w:rsidRDefault="00E56AED" w14:paraId="318C686F" w14:textId="77777777">
      <w:pPr>
        <w:spacing w:before="60" w:line="100" w:lineRule="atLeast"/>
        <w:jc w:val="both"/>
        <w:rPr>
          <w:i/>
          <w:color w:val="999999"/>
          <w:sz w:val="20"/>
          <w:szCs w:val="20"/>
        </w:rPr>
      </w:pPr>
    </w:p>
    <w:p w:rsidR="00E56AED" w:rsidP="003D34DB" w:rsidRDefault="00E56AED" w14:paraId="728F3493" w14:textId="77777777">
      <w:pPr>
        <w:pStyle w:val="Style1"/>
        <w:numPr>
          <w:ilvl w:val="0"/>
          <w:numId w:val="3"/>
        </w:numPr>
      </w:pPr>
      <w:bookmarkStart w:name="_Toc409973891" w:id="525"/>
      <w:r>
        <w:t>Description des écrans</w:t>
      </w:r>
      <w:bookmarkEnd w:id="525"/>
    </w:p>
    <w:p w:rsidR="00E56AED" w:rsidP="002F5C7D" w:rsidRDefault="00E56AED" w14:paraId="7AE0EBD4" w14:textId="77777777">
      <w:pPr>
        <w:pStyle w:val="Paragraphedeliste1"/>
        <w:spacing w:before="240" w:line="100" w:lineRule="atLeast"/>
        <w:ind w:left="0"/>
        <w:jc w:val="both"/>
        <w:rPr>
          <w:color w:val="000000"/>
        </w:rPr>
      </w:pPr>
      <w:r>
        <w:rPr>
          <w:color w:val="000000"/>
        </w:rPr>
        <w:t>[ Pas d'écran disponible pour le moment ]</w:t>
      </w:r>
    </w:p>
    <w:p w:rsidR="00E56AED" w:rsidP="002F5C7D" w:rsidRDefault="00E56AED" w14:paraId="21C40ABF" w14:textId="77777777">
      <w:pPr>
        <w:jc w:val="both"/>
        <w:rPr>
          <w:color w:val="000000"/>
        </w:rPr>
      </w:pPr>
    </w:p>
    <w:p w:rsidR="00E56AED" w:rsidP="003D34DB" w:rsidRDefault="00E56AED" w14:paraId="78DCF60F" w14:textId="77777777">
      <w:pPr>
        <w:pStyle w:val="Style2"/>
        <w:numPr>
          <w:ilvl w:val="1"/>
          <w:numId w:val="3"/>
        </w:numPr>
        <w:jc w:val="both"/>
      </w:pPr>
      <w:bookmarkStart w:name="_Toc409973892" w:id="526"/>
      <w:r>
        <w:t>Description de l’édition &lt;Convention tripartite relative à la transmission d'ordres via un support électronique&gt;</w:t>
      </w:r>
      <w:bookmarkEnd w:id="526"/>
    </w:p>
    <w:p w:rsidR="00E56AED" w:rsidP="003D34DB" w:rsidRDefault="00E56AED" w14:paraId="4FD891E3" w14:textId="77777777">
      <w:pPr>
        <w:pStyle w:val="Style3"/>
        <w:numPr>
          <w:ilvl w:val="2"/>
          <w:numId w:val="3"/>
        </w:numPr>
        <w:jc w:val="both"/>
        <w:rPr>
          <w:color w:val="000000"/>
        </w:rPr>
      </w:pPr>
      <w:bookmarkStart w:name="_Toc400528824111111111" w:id="527"/>
      <w:bookmarkStart w:name="_Toc319568809111111111" w:id="528"/>
      <w:bookmarkStart w:name="_Toc54515396111111111" w:id="529"/>
      <w:bookmarkStart w:name="_Toc409973893" w:id="530"/>
      <w:bookmarkEnd w:id="527"/>
      <w:bookmarkEnd w:id="528"/>
      <w:bookmarkEnd w:id="529"/>
      <w:r>
        <w:rPr>
          <w:color w:val="000000"/>
        </w:rPr>
        <w:t>Maquette de l’édition &lt;&gt;</w:t>
      </w:r>
      <w:bookmarkEnd w:id="530"/>
    </w:p>
    <w:p w:rsidR="00E56AED" w:rsidP="002F5C7D" w:rsidRDefault="00E56AED" w14:paraId="426195CB" w14:textId="77777777">
      <w:pPr>
        <w:pStyle w:val="Paragraphedeliste1"/>
        <w:spacing w:before="240" w:line="100" w:lineRule="atLeast"/>
        <w:ind w:left="0"/>
        <w:jc w:val="both"/>
        <w:rPr>
          <w:shd w:val="clear" w:color="auto" w:fill="FFFFFF"/>
        </w:rPr>
      </w:pPr>
      <w:r>
        <w:rPr>
          <w:shd w:val="clear" w:color="auto" w:fill="FFFFFF"/>
        </w:rPr>
        <w:t>En attente de template reporting</w:t>
      </w:r>
    </w:p>
    <w:p w:rsidR="00E56AED" w:rsidP="003D34DB" w:rsidRDefault="00E56AED" w14:paraId="34BC6EE7" w14:textId="77777777">
      <w:pPr>
        <w:pStyle w:val="Style2"/>
        <w:numPr>
          <w:ilvl w:val="1"/>
          <w:numId w:val="3"/>
        </w:numPr>
        <w:jc w:val="both"/>
      </w:pPr>
      <w:bookmarkStart w:name="_Toc409973894" w:id="531"/>
      <w:r>
        <w:t>Description de l’édition &lt;Bulletin de souscription de la bourse en ligne&gt;</w:t>
      </w:r>
      <w:bookmarkEnd w:id="531"/>
    </w:p>
    <w:p w:rsidR="00E56AED" w:rsidP="003D34DB" w:rsidRDefault="00E56AED" w14:paraId="3BF76BCF" w14:textId="77777777">
      <w:pPr>
        <w:pStyle w:val="Style3"/>
        <w:numPr>
          <w:ilvl w:val="2"/>
          <w:numId w:val="3"/>
        </w:numPr>
        <w:jc w:val="both"/>
        <w:rPr>
          <w:color w:val="000000"/>
        </w:rPr>
      </w:pPr>
      <w:bookmarkStart w:name="_Toc409973895" w:id="532"/>
      <w:r>
        <w:rPr>
          <w:color w:val="000000"/>
        </w:rPr>
        <w:t>Maquette de l’édition &lt;&gt;</w:t>
      </w:r>
      <w:bookmarkEnd w:id="532"/>
    </w:p>
    <w:p w:rsidR="00E56AED" w:rsidP="002F5C7D" w:rsidRDefault="00E56AED" w14:paraId="1DEFC083" w14:textId="77777777">
      <w:pPr>
        <w:pStyle w:val="Paragraphedeliste1"/>
        <w:spacing w:before="240" w:line="100" w:lineRule="atLeast"/>
        <w:ind w:left="0"/>
        <w:jc w:val="both"/>
        <w:rPr>
          <w:shd w:val="clear" w:color="auto" w:fill="FFFFFF"/>
        </w:rPr>
      </w:pPr>
      <w:r>
        <w:rPr>
          <w:shd w:val="clear" w:color="auto" w:fill="FFFFFF"/>
        </w:rPr>
        <w:t>En attente de template reporting</w:t>
      </w:r>
    </w:p>
    <w:p w:rsidR="00E56AED" w:rsidP="003D34DB" w:rsidRDefault="00E56AED" w14:paraId="11B9330A" w14:textId="77777777">
      <w:pPr>
        <w:pStyle w:val="Style2"/>
        <w:numPr>
          <w:ilvl w:val="1"/>
          <w:numId w:val="3"/>
        </w:numPr>
        <w:jc w:val="both"/>
      </w:pPr>
      <w:bookmarkStart w:name="_Toc409973896" w:id="533"/>
      <w:r>
        <w:t>Description de l’édition &lt;Demande d'autorisation de la résiliation de contrat bourse en ligne&gt;</w:t>
      </w:r>
      <w:bookmarkEnd w:id="533"/>
    </w:p>
    <w:p w:rsidR="00E56AED" w:rsidP="00316AC1" w:rsidRDefault="00E56AED" w14:paraId="08E7CB1F" w14:textId="77777777"/>
    <w:p w:rsidR="00E56AED" w:rsidP="003D34DB" w:rsidRDefault="00E56AED" w14:paraId="3F68187D" w14:textId="77777777">
      <w:pPr>
        <w:pStyle w:val="Style3"/>
        <w:numPr>
          <w:ilvl w:val="2"/>
          <w:numId w:val="3"/>
        </w:numPr>
        <w:jc w:val="both"/>
        <w:rPr>
          <w:color w:val="000000"/>
        </w:rPr>
      </w:pPr>
      <w:bookmarkStart w:name="_Toc409973897" w:id="534"/>
      <w:r>
        <w:rPr>
          <w:color w:val="000000"/>
        </w:rPr>
        <w:t>Maquette de l’édition</w:t>
      </w:r>
      <w:bookmarkEnd w:id="534"/>
      <w:r>
        <w:rPr>
          <w:color w:val="000000"/>
        </w:rPr>
        <w:t xml:space="preserve"> </w:t>
      </w:r>
    </w:p>
    <w:p w:rsidR="00E56AED" w:rsidP="002F5C7D" w:rsidRDefault="00E56AED" w14:paraId="17803E0B" w14:textId="77777777">
      <w:pPr>
        <w:pStyle w:val="Paragraphedeliste1"/>
        <w:spacing w:before="240" w:line="100" w:lineRule="atLeast"/>
        <w:ind w:left="0"/>
        <w:jc w:val="both"/>
        <w:rPr>
          <w:shd w:val="clear" w:color="auto" w:fill="FFFFFF"/>
        </w:rPr>
      </w:pPr>
      <w:r>
        <w:rPr>
          <w:shd w:val="clear" w:color="auto" w:fill="FFFFFF"/>
        </w:rPr>
        <w:t>En attente de templatereporting</w:t>
      </w:r>
    </w:p>
    <w:p w:rsidR="00E56AED" w:rsidP="003D34DB" w:rsidRDefault="00E56AED" w14:paraId="2DD8DC2D" w14:textId="77777777">
      <w:pPr>
        <w:pStyle w:val="Style1"/>
        <w:numPr>
          <w:ilvl w:val="0"/>
          <w:numId w:val="3"/>
        </w:numPr>
      </w:pPr>
      <w:bookmarkStart w:name="_Toc409973898" w:id="535"/>
      <w:r>
        <w:t>Parametrage</w:t>
      </w:r>
      <w:bookmarkEnd w:id="535"/>
    </w:p>
    <w:p w:rsidR="00E56AED" w:rsidP="003D34DB" w:rsidRDefault="00E56AED" w14:paraId="73837C51" w14:textId="77777777">
      <w:pPr>
        <w:pStyle w:val="Style2"/>
        <w:numPr>
          <w:ilvl w:val="1"/>
          <w:numId w:val="3"/>
        </w:numPr>
        <w:jc w:val="both"/>
      </w:pPr>
      <w:bookmarkStart w:name="_Toc40052882711" w:id="536"/>
      <w:bookmarkStart w:name="_Toc409973899" w:id="537"/>
      <w:bookmarkEnd w:id="536"/>
      <w:r>
        <w:t>Tableau de Bord</w:t>
      </w:r>
      <w:bookmarkEnd w:id="537"/>
    </w:p>
    <w:p w:rsidR="00E56AED" w:rsidP="002F5C7D" w:rsidRDefault="00E56AED" w14:paraId="164524B1" w14:textId="77777777">
      <w:pPr>
        <w:jc w:val="both"/>
      </w:pPr>
    </w:p>
    <w:p w:rsidR="00E56AED" w:rsidP="003D34DB" w:rsidRDefault="00E56AED" w14:paraId="759D581D" w14:textId="77777777">
      <w:pPr>
        <w:numPr>
          <w:ilvl w:val="0"/>
          <w:numId w:val="90"/>
        </w:numPr>
        <w:suppressAutoHyphens/>
        <w:jc w:val="both"/>
      </w:pPr>
      <w:r>
        <w:t>Liste des actions a configurer au niveau du tableau de bord pour la gestion des contrats bourse en ligne. A fournir par AWB</w:t>
      </w:r>
    </w:p>
    <w:p w:rsidR="00E56AED" w:rsidP="003D34DB" w:rsidRDefault="00E56AED" w14:paraId="304A4B1E" w14:textId="77777777">
      <w:pPr>
        <w:pStyle w:val="Style2"/>
        <w:numPr>
          <w:ilvl w:val="1"/>
          <w:numId w:val="3"/>
        </w:numPr>
        <w:jc w:val="both"/>
      </w:pPr>
      <w:bookmarkStart w:name="_Toc40052882811" w:id="538"/>
      <w:bookmarkStart w:name="_Toc35873550221" w:id="539"/>
      <w:bookmarkStart w:name="_Toc409973900" w:id="540"/>
      <w:bookmarkEnd w:id="538"/>
      <w:bookmarkEnd w:id="539"/>
      <w:r>
        <w:t>Profils</w:t>
      </w:r>
      <w:bookmarkEnd w:id="540"/>
    </w:p>
    <w:p w:rsidR="00E56AED" w:rsidP="002F5C7D" w:rsidRDefault="00E56AED" w14:paraId="2D309E08" w14:textId="77777777">
      <w:pPr>
        <w:spacing w:before="120"/>
        <w:jc w:val="both"/>
      </w:pPr>
      <w:r>
        <w:t>Liste des profils des utilisateurs à configurer dans l’application:</w:t>
      </w:r>
    </w:p>
    <w:p w:rsidR="00E56AED" w:rsidP="0091661A" w:rsidRDefault="00E56AED" w14:paraId="3D2B7478" w14:textId="77777777">
      <w:pPr>
        <w:pStyle w:val="Paragraphedeliste1"/>
        <w:numPr>
          <w:ilvl w:val="0"/>
          <w:numId w:val="49"/>
        </w:numPr>
        <w:spacing w:before="120" w:line="100" w:lineRule="atLeast"/>
        <w:jc w:val="both"/>
      </w:pPr>
      <w:r>
        <w:t>Langue</w:t>
      </w:r>
    </w:p>
    <w:p w:rsidR="00E56AED" w:rsidP="0091661A" w:rsidRDefault="00E56AED" w14:paraId="471FF815" w14:textId="77777777">
      <w:pPr>
        <w:pStyle w:val="Paragraphedeliste1"/>
        <w:numPr>
          <w:ilvl w:val="0"/>
          <w:numId w:val="49"/>
        </w:numPr>
        <w:spacing w:before="60" w:line="100" w:lineRule="atLeast"/>
        <w:jc w:val="both"/>
      </w:pPr>
      <w:r>
        <w:t>Format de la date : jj/mm/aaaa</w:t>
      </w:r>
    </w:p>
    <w:p w:rsidR="00E56AED" w:rsidP="0091661A" w:rsidRDefault="00E56AED" w14:paraId="307D2B53" w14:textId="77777777">
      <w:pPr>
        <w:pStyle w:val="Paragraphedeliste1"/>
        <w:numPr>
          <w:ilvl w:val="0"/>
          <w:numId w:val="49"/>
        </w:numPr>
        <w:spacing w:before="60" w:line="100" w:lineRule="atLeast"/>
        <w:jc w:val="both"/>
      </w:pPr>
      <w:r>
        <w:t>Format des montants et chiffres : Format et règles françaises. XXX,XXX.XX</w:t>
      </w:r>
    </w:p>
    <w:p w:rsidR="00E56AED" w:rsidP="003D34DB" w:rsidRDefault="00E56AED" w14:paraId="4CF3E5FE" w14:textId="77777777">
      <w:pPr>
        <w:pStyle w:val="Style2"/>
        <w:numPr>
          <w:ilvl w:val="1"/>
          <w:numId w:val="3"/>
        </w:numPr>
        <w:jc w:val="both"/>
      </w:pPr>
      <w:bookmarkStart w:name="_Toc40052883011" w:id="541"/>
      <w:bookmarkStart w:name="_Toc35873550421" w:id="542"/>
      <w:bookmarkStart w:name="_Toc409973901" w:id="543"/>
      <w:r>
        <w:t>Taxes et fiscalité:</w:t>
      </w:r>
      <w:bookmarkEnd w:id="541"/>
      <w:bookmarkEnd w:id="542"/>
      <w:bookmarkEnd w:id="543"/>
    </w:p>
    <w:p w:rsidR="00E56AED" w:rsidP="002F5C7D" w:rsidRDefault="00E56AED" w14:paraId="43CB2F1E" w14:textId="77777777">
      <w:pPr>
        <w:jc w:val="both"/>
      </w:pPr>
    </w:p>
    <w:p w:rsidR="00E56AED" w:rsidP="002F5C7D" w:rsidRDefault="00E56AED" w14:paraId="64DB76AD" w14:textId="77777777">
      <w:pPr>
        <w:jc w:val="both"/>
      </w:pPr>
      <w:r>
        <w:t>Cette partie n'est pas concernée par le processus de de fiscalisation</w:t>
      </w:r>
    </w:p>
    <w:p w:rsidR="00E56AED" w:rsidP="003D34DB" w:rsidRDefault="00E56AED" w14:paraId="5264B073" w14:textId="77777777">
      <w:pPr>
        <w:pStyle w:val="Style2"/>
        <w:numPr>
          <w:ilvl w:val="1"/>
          <w:numId w:val="3"/>
        </w:numPr>
        <w:jc w:val="both"/>
      </w:pPr>
      <w:bookmarkStart w:name="_Toc40052883111" w:id="544"/>
      <w:bookmarkStart w:name="_Toc35873550521" w:id="545"/>
      <w:bookmarkStart w:name="_Toc409973902" w:id="546"/>
      <w:r>
        <w:t>Frais:</w:t>
      </w:r>
      <w:bookmarkEnd w:id="544"/>
      <w:bookmarkEnd w:id="545"/>
      <w:bookmarkEnd w:id="546"/>
    </w:p>
    <w:p w:rsidR="00E56AED" w:rsidP="002F5C7D" w:rsidRDefault="00E56AED" w14:paraId="7BD2114D" w14:textId="77777777">
      <w:pPr>
        <w:jc w:val="both"/>
      </w:pPr>
    </w:p>
    <w:p w:rsidR="00E56AED" w:rsidP="002F5C7D" w:rsidRDefault="00E56AED" w14:paraId="44EEBBE5" w14:textId="77777777">
      <w:pPr>
        <w:jc w:val="both"/>
      </w:pPr>
      <w:r>
        <w:t xml:space="preserve">Frais à appliquer pour </w:t>
      </w:r>
      <w:r w:rsidR="0092776E">
        <w:t>les contrats</w:t>
      </w:r>
      <w:r>
        <w:t xml:space="preserve"> de bourse en ligne, point chez AWB</w:t>
      </w:r>
      <w:r>
        <w:tab/>
      </w:r>
    </w:p>
    <w:p w:rsidR="00E56AED" w:rsidP="003D34DB" w:rsidRDefault="00E56AED" w14:paraId="15AB2306" w14:textId="77777777">
      <w:pPr>
        <w:pStyle w:val="Style2"/>
        <w:numPr>
          <w:ilvl w:val="1"/>
          <w:numId w:val="3"/>
        </w:numPr>
        <w:jc w:val="both"/>
      </w:pPr>
      <w:bookmarkStart w:name="_Toc40052883211" w:id="547"/>
      <w:bookmarkStart w:name="_Toc35873550621" w:id="548"/>
      <w:bookmarkStart w:name="_Toc409973903" w:id="549"/>
      <w:r>
        <w:t>Comptabilité :</w:t>
      </w:r>
      <w:bookmarkEnd w:id="547"/>
      <w:bookmarkEnd w:id="548"/>
      <w:bookmarkEnd w:id="549"/>
    </w:p>
    <w:p w:rsidR="00E56AED" w:rsidP="002F5C7D" w:rsidRDefault="00E56AED" w14:paraId="616B670F" w14:textId="77777777">
      <w:pPr>
        <w:jc w:val="both"/>
      </w:pPr>
    </w:p>
    <w:p w:rsidR="00E56AED" w:rsidP="002F5C7D" w:rsidRDefault="00E56AED" w14:paraId="705D8808" w14:textId="77777777">
      <w:pPr>
        <w:jc w:val="both"/>
      </w:pPr>
      <w:r>
        <w:t>Cette partie n'est pas concernée par la comptabilité.</w:t>
      </w:r>
    </w:p>
    <w:p w:rsidR="00E56AED" w:rsidP="002F5C7D" w:rsidRDefault="00E56AED" w14:paraId="4F389616" w14:textId="77777777">
      <w:pPr>
        <w:spacing w:before="240" w:line="100" w:lineRule="atLeast"/>
        <w:ind w:right="142"/>
        <w:jc w:val="both"/>
        <w:rPr>
          <w:b/>
          <w:bCs/>
          <w:i/>
          <w:sz w:val="20"/>
          <w:szCs w:val="20"/>
        </w:rPr>
      </w:pPr>
      <w:r>
        <w:rPr>
          <w:b/>
          <w:bCs/>
          <w:i/>
          <w:sz w:val="20"/>
          <w:szCs w:val="20"/>
        </w:rPr>
        <w:t>[Début Section Vermeg</w:t>
      </w:r>
    </w:p>
    <w:p w:rsidR="00E56AED" w:rsidP="003D34DB" w:rsidRDefault="00E56AED" w14:paraId="48E2BB82" w14:textId="77777777">
      <w:pPr>
        <w:pStyle w:val="Style1"/>
        <w:numPr>
          <w:ilvl w:val="0"/>
          <w:numId w:val="3"/>
        </w:numPr>
      </w:pPr>
      <w:bookmarkStart w:name="_Toc400528834" w:id="550"/>
      <w:bookmarkStart w:name="_Toc409973904" w:id="551"/>
      <w:r>
        <w:t>Batches</w:t>
      </w:r>
      <w:bookmarkEnd w:id="550"/>
      <w:bookmarkEnd w:id="551"/>
    </w:p>
    <w:p w:rsidR="00E56AED" w:rsidP="003D34DB" w:rsidRDefault="00E56AED" w14:paraId="3D404B2F" w14:textId="77777777">
      <w:pPr>
        <w:numPr>
          <w:ilvl w:val="0"/>
          <w:numId w:val="50"/>
        </w:numPr>
        <w:suppressAutoHyphens/>
        <w:spacing w:before="240"/>
        <w:jc w:val="both"/>
      </w:pPr>
      <w:r>
        <w:t>Le processus de notification de tous les clients de la banque sera déclenché depuis une action dans l'écran de monitoring, le système va identifier les adresses e-mails des clients configurés en amont au niveau du référentiel et transmettre le courrier électronique avec la note CDVM en PJ.</w:t>
      </w:r>
    </w:p>
    <w:p w:rsidR="00E56AED" w:rsidP="003D34DB" w:rsidRDefault="00E56AED" w14:paraId="6691258F" w14:textId="77777777">
      <w:pPr>
        <w:numPr>
          <w:ilvl w:val="0"/>
          <w:numId w:val="50"/>
        </w:numPr>
        <w:suppressAutoHyphens/>
        <w:spacing w:before="240"/>
        <w:jc w:val="both"/>
      </w:pPr>
      <w:r>
        <w:t>Un processus permettra de générer les mouvements titres et espèces sur les comptes des souscripteurs Dès la réception du code ISIN, ce dernier devra être renseigné dans un écran depuis lequel le processus en batch sera lancer via une action (Bouton).</w:t>
      </w:r>
    </w:p>
    <w:p w:rsidR="00E56AED" w:rsidP="003D34DB" w:rsidRDefault="00E56AED" w14:paraId="695AD6D5" w14:textId="77777777">
      <w:pPr>
        <w:numPr>
          <w:ilvl w:val="0"/>
          <w:numId w:val="50"/>
        </w:numPr>
        <w:suppressAutoHyphens/>
        <w:spacing w:before="240"/>
        <w:jc w:val="both"/>
      </w:pPr>
      <w:r>
        <w:t>Le système permet la création des ordres de bourse et souscription rachat OPCVM via l'intégration d'un fichier massif, ceci sera fait par l'injection d'un fichier Excel dans un périphérique d'entrée.</w:t>
      </w:r>
    </w:p>
    <w:p w:rsidR="00E56AED" w:rsidP="002F5C7D" w:rsidRDefault="0092776E" w14:paraId="5CF09B32" w14:textId="77777777">
      <w:pPr>
        <w:numPr>
          <w:ilvl w:val="0"/>
          <w:numId w:val="50"/>
        </w:numPr>
        <w:suppressAutoHyphens/>
        <w:spacing w:before="240"/>
        <w:jc w:val="both"/>
      </w:pPr>
      <w:r>
        <w:t>Le débit des opérations de souscription à une OPV en batch de fin de journée après la réservation des montants de souscritpion</w:t>
      </w:r>
      <w:bookmarkStart w:name="_Toc400528835" w:id="552"/>
      <w:bookmarkEnd w:id="552"/>
    </w:p>
    <w:p w:rsidR="00EB19E1" w:rsidP="002F5C7D" w:rsidRDefault="00EB19E1" w14:paraId="157EA3A2" w14:textId="77777777">
      <w:pPr>
        <w:jc w:val="both"/>
      </w:pPr>
    </w:p>
    <w:p w:rsidR="00E56AED" w:rsidP="002F5C7D" w:rsidRDefault="00E56AED" w14:paraId="365848DB" w14:textId="77777777">
      <w:pPr>
        <w:jc w:val="both"/>
        <w:rPr>
          <w:b/>
          <w:i/>
          <w:sz w:val="20"/>
          <w:szCs w:val="20"/>
        </w:rPr>
      </w:pPr>
      <w:r>
        <w:rPr>
          <w:b/>
          <w:i/>
          <w:sz w:val="20"/>
          <w:szCs w:val="20"/>
        </w:rPr>
        <w:t>[Fin Section Vermeg]</w:t>
      </w:r>
    </w:p>
    <w:p w:rsidR="00E56AED" w:rsidP="003D34DB" w:rsidRDefault="00E56AED" w14:paraId="73EFCC94" w14:textId="77777777">
      <w:pPr>
        <w:pStyle w:val="Style1"/>
        <w:numPr>
          <w:ilvl w:val="0"/>
          <w:numId w:val="3"/>
        </w:numPr>
      </w:pPr>
      <w:bookmarkStart w:name="_Toc400528836" w:id="553"/>
      <w:bookmarkStart w:name="_Toc319568825" w:id="554"/>
      <w:bookmarkStart w:name="_Toc318352149" w:id="555"/>
      <w:bookmarkStart w:name="_Toc132075972" w:id="556"/>
      <w:bookmarkStart w:name="_Toc409973905" w:id="557"/>
      <w:r>
        <w:t>Contraintes</w:t>
      </w:r>
      <w:bookmarkEnd w:id="553"/>
      <w:bookmarkEnd w:id="554"/>
      <w:bookmarkEnd w:id="555"/>
      <w:bookmarkEnd w:id="556"/>
      <w:bookmarkEnd w:id="557"/>
    </w:p>
    <w:p w:rsidR="00E56AED" w:rsidP="002F5C7D" w:rsidRDefault="00E56AED" w14:paraId="51882D7F" w14:textId="77777777">
      <w:pPr>
        <w:spacing w:before="240" w:line="100" w:lineRule="atLeast"/>
        <w:ind w:right="142"/>
        <w:jc w:val="both"/>
      </w:pPr>
      <w:r>
        <w:t>Identifier les contraintes dans les domaines suivants :</w:t>
      </w:r>
    </w:p>
    <w:p w:rsidR="00E56AED" w:rsidP="0091661A" w:rsidRDefault="00E56AED" w14:paraId="704631FB" w14:textId="77777777">
      <w:pPr>
        <w:numPr>
          <w:ilvl w:val="1"/>
          <w:numId w:val="47"/>
        </w:numPr>
        <w:tabs>
          <w:tab w:val="left" w:pos="708"/>
        </w:tabs>
        <w:suppressAutoHyphens/>
        <w:spacing w:line="100" w:lineRule="atLeast"/>
        <w:ind w:left="0" w:right="142" w:firstLine="0"/>
        <w:jc w:val="both"/>
      </w:pPr>
      <w:r>
        <w:t>Fonctionnel : Le rapprochement entre les ordres et les allocations se fait automatiquement et sans interventions de l'utilisateur, il faudrait s'assurer de l'exhaustivité des données transmis au système pour ne pas générer des flux erronées impactant respectivement les balances titres et espèces du client.</w:t>
      </w:r>
    </w:p>
    <w:p w:rsidR="00E56AED" w:rsidP="002F5C7D" w:rsidRDefault="00E56AED" w14:paraId="4FF86A03" w14:textId="77777777">
      <w:pPr>
        <w:spacing w:line="100" w:lineRule="atLeast"/>
        <w:ind w:right="142"/>
        <w:jc w:val="both"/>
      </w:pPr>
    </w:p>
    <w:p w:rsidR="00E56AED" w:rsidP="0091661A" w:rsidRDefault="00E56AED" w14:paraId="0807CA70" w14:textId="77777777">
      <w:pPr>
        <w:numPr>
          <w:ilvl w:val="1"/>
          <w:numId w:val="47"/>
        </w:numPr>
        <w:tabs>
          <w:tab w:val="left" w:pos="708"/>
        </w:tabs>
        <w:suppressAutoHyphens/>
        <w:spacing w:line="100" w:lineRule="atLeast"/>
        <w:ind w:left="0" w:right="142" w:firstLine="0"/>
        <w:jc w:val="both"/>
      </w:pPr>
      <w:r>
        <w:t>Technique</w:t>
      </w:r>
    </w:p>
    <w:p w:rsidR="00E56AED" w:rsidP="0091661A" w:rsidRDefault="00E56AED" w14:paraId="2DEDD9E5" w14:textId="77777777">
      <w:pPr>
        <w:numPr>
          <w:ilvl w:val="1"/>
          <w:numId w:val="47"/>
        </w:numPr>
        <w:tabs>
          <w:tab w:val="left" w:pos="708"/>
        </w:tabs>
        <w:suppressAutoHyphens/>
        <w:spacing w:line="100" w:lineRule="atLeast"/>
        <w:ind w:left="0" w:right="142" w:firstLine="0"/>
        <w:jc w:val="both"/>
      </w:pPr>
      <w:r>
        <w:t>Règlementaire</w:t>
      </w:r>
    </w:p>
    <w:p w:rsidR="00E56AED" w:rsidP="0091661A" w:rsidRDefault="00E56AED" w14:paraId="18CCEA4E" w14:textId="77777777">
      <w:pPr>
        <w:numPr>
          <w:ilvl w:val="1"/>
          <w:numId w:val="47"/>
        </w:numPr>
        <w:tabs>
          <w:tab w:val="left" w:pos="708"/>
        </w:tabs>
        <w:suppressAutoHyphens/>
        <w:spacing w:line="100" w:lineRule="atLeast"/>
        <w:ind w:left="0" w:right="142" w:firstLine="0"/>
        <w:jc w:val="both"/>
      </w:pPr>
      <w:r>
        <w:t>Organisationnel</w:t>
      </w:r>
    </w:p>
    <w:p w:rsidR="00E56AED" w:rsidP="0091661A" w:rsidRDefault="00E56AED" w14:paraId="08456A16" w14:textId="77777777">
      <w:pPr>
        <w:numPr>
          <w:ilvl w:val="1"/>
          <w:numId w:val="47"/>
        </w:numPr>
        <w:tabs>
          <w:tab w:val="left" w:pos="708"/>
        </w:tabs>
        <w:suppressAutoHyphens/>
        <w:spacing w:line="100" w:lineRule="atLeast"/>
        <w:ind w:left="0" w:right="142" w:firstLine="0"/>
        <w:jc w:val="both"/>
      </w:pPr>
      <w:r>
        <w:t>Performance</w:t>
      </w:r>
    </w:p>
    <w:p w:rsidR="00E56AED" w:rsidP="0091661A" w:rsidRDefault="00E56AED" w14:paraId="6A0386DC" w14:textId="77777777">
      <w:pPr>
        <w:numPr>
          <w:ilvl w:val="1"/>
          <w:numId w:val="47"/>
        </w:numPr>
        <w:tabs>
          <w:tab w:val="left" w:pos="708"/>
        </w:tabs>
        <w:suppressAutoHyphens/>
        <w:spacing w:line="100" w:lineRule="atLeast"/>
        <w:ind w:left="0" w:right="142" w:firstLine="0"/>
        <w:jc w:val="both"/>
      </w:pPr>
      <w:r>
        <w:t>Logistique</w:t>
      </w:r>
    </w:p>
    <w:p w:rsidR="00E56AED" w:rsidP="0091661A" w:rsidRDefault="00E56AED" w14:paraId="2459A0F5" w14:textId="77777777">
      <w:pPr>
        <w:numPr>
          <w:ilvl w:val="1"/>
          <w:numId w:val="47"/>
        </w:numPr>
        <w:tabs>
          <w:tab w:val="left" w:pos="708"/>
        </w:tabs>
        <w:suppressAutoHyphens/>
        <w:spacing w:line="100" w:lineRule="atLeast"/>
        <w:ind w:left="0" w:right="142" w:firstLine="0"/>
        <w:jc w:val="both"/>
      </w:pPr>
      <w:r>
        <w:t>Sécurité</w:t>
      </w:r>
    </w:p>
    <w:p w:rsidR="00E56AED" w:rsidP="002F5C7D" w:rsidRDefault="00E56AED" w14:paraId="1D809439" w14:textId="77777777">
      <w:pPr>
        <w:jc w:val="both"/>
      </w:pPr>
    </w:p>
    <w:p w:rsidR="00E56AED" w:rsidP="003D34DB" w:rsidRDefault="00E56AED" w14:paraId="68C3118A" w14:textId="77777777">
      <w:pPr>
        <w:pStyle w:val="Style1"/>
        <w:numPr>
          <w:ilvl w:val="0"/>
          <w:numId w:val="3"/>
        </w:numPr>
      </w:pPr>
      <w:bookmarkStart w:name="_Toc404614370" w:id="558"/>
      <w:bookmarkStart w:name="_Toc409973906" w:id="559"/>
      <w:bookmarkEnd w:id="558"/>
      <w:r>
        <w:t>ANNEXES</w:t>
      </w:r>
      <w:bookmarkEnd w:id="559"/>
    </w:p>
    <w:p w:rsidR="00E56AED" w:rsidP="002F5C7D" w:rsidRDefault="00E56AED" w14:paraId="1E84DC3D" w14:textId="77777777">
      <w:pPr>
        <w:jc w:val="both"/>
      </w:pPr>
    </w:p>
    <w:p w:rsidR="00E56AED" w:rsidP="002F5C7D" w:rsidRDefault="00E56AED" w14:paraId="6A01C25C" w14:textId="77777777">
      <w:pPr>
        <w:jc w:val="both"/>
      </w:pPr>
    </w:p>
    <w:tbl>
      <w:tblPr>
        <w:tblW w:w="9728" w:type="dxa"/>
        <w:tblLayout w:type="fixed"/>
        <w:tblLook w:val="0000" w:firstRow="0" w:lastRow="0" w:firstColumn="0" w:lastColumn="0" w:noHBand="0" w:noVBand="0"/>
      </w:tblPr>
      <w:tblGrid>
        <w:gridCol w:w="4766"/>
        <w:gridCol w:w="4962"/>
      </w:tblGrid>
      <w:tr w:rsidRPr="00237864" w:rsidR="00E56AED" w:rsidTr="00EB19E1" w14:paraId="74551255" w14:textId="77777777">
        <w:tc>
          <w:tcPr>
            <w:tcW w:w="4766" w:type="dxa"/>
            <w:tcBorders>
              <w:top w:val="single" w:color="000000" w:sz="4" w:space="0"/>
              <w:left w:val="single" w:color="000000" w:sz="4" w:space="0"/>
              <w:bottom w:val="single" w:color="000000" w:sz="4" w:space="0"/>
            </w:tcBorders>
            <w:shd w:val="clear" w:color="auto" w:fill="D9D9D9"/>
          </w:tcPr>
          <w:p w:rsidRPr="00237864" w:rsidR="00E56AED" w:rsidP="002F5C7D" w:rsidRDefault="00E56AED" w14:paraId="608A3815" w14:textId="77777777">
            <w:pPr>
              <w:spacing w:before="60"/>
              <w:jc w:val="both"/>
              <w:rPr>
                <w:b/>
                <w:iCs/>
              </w:rPr>
            </w:pPr>
            <w:r w:rsidRPr="00237864">
              <w:rPr>
                <w:b/>
                <w:iCs/>
              </w:rPr>
              <w:t>Nom</w:t>
            </w:r>
          </w:p>
        </w:tc>
        <w:tc>
          <w:tcPr>
            <w:tcW w:w="4962" w:type="dxa"/>
            <w:tcBorders>
              <w:top w:val="single" w:color="000000" w:sz="4" w:space="0"/>
              <w:left w:val="single" w:color="000000" w:sz="4" w:space="0"/>
              <w:bottom w:val="single" w:color="000000" w:sz="4" w:space="0"/>
              <w:right w:val="single" w:color="000000" w:sz="4" w:space="0"/>
            </w:tcBorders>
            <w:shd w:val="clear" w:color="auto" w:fill="D9D9D9"/>
          </w:tcPr>
          <w:p w:rsidRPr="00237864" w:rsidR="00E56AED" w:rsidP="002F5C7D" w:rsidRDefault="00E56AED" w14:paraId="319676B7" w14:textId="77777777">
            <w:pPr>
              <w:spacing w:before="60"/>
              <w:jc w:val="both"/>
              <w:rPr>
                <w:b/>
                <w:iCs/>
              </w:rPr>
            </w:pPr>
            <w:r w:rsidRPr="00237864">
              <w:rPr>
                <w:b/>
                <w:iCs/>
              </w:rPr>
              <w:t>Fichier</w:t>
            </w:r>
          </w:p>
        </w:tc>
      </w:tr>
      <w:tr w:rsidRPr="00237864" w:rsidR="00E56AED" w:rsidTr="00EB19E1" w14:paraId="5047905A" w14:textId="77777777">
        <w:tc>
          <w:tcPr>
            <w:tcW w:w="4766" w:type="dxa"/>
            <w:tcBorders>
              <w:top w:val="single" w:color="000000" w:sz="4" w:space="0"/>
              <w:left w:val="single" w:color="000000" w:sz="4" w:space="0"/>
              <w:bottom w:val="single" w:color="000000" w:sz="4" w:space="0"/>
            </w:tcBorders>
            <w:shd w:val="clear" w:color="auto" w:fill="FFFFFF"/>
          </w:tcPr>
          <w:p w:rsidRPr="00237864" w:rsidR="00E56AED" w:rsidP="002F5C7D" w:rsidRDefault="00E56AED" w14:paraId="7EAD4E7F" w14:textId="77777777">
            <w:pPr>
              <w:spacing w:before="60"/>
              <w:jc w:val="both"/>
              <w:rPr>
                <w:i/>
                <w:iCs/>
              </w:rPr>
            </w:pPr>
          </w:p>
        </w:tc>
        <w:tc>
          <w:tcPr>
            <w:tcW w:w="4962"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59A955A5" w14:textId="77777777">
            <w:pPr>
              <w:spacing w:before="60"/>
              <w:jc w:val="both"/>
              <w:rPr>
                <w:b/>
                <w:bCs/>
                <w:color w:val="FF0000"/>
              </w:rPr>
            </w:pPr>
          </w:p>
        </w:tc>
      </w:tr>
      <w:tr w:rsidRPr="00237864" w:rsidR="00E56AED" w:rsidTr="00EB19E1" w14:paraId="195A0E21" w14:textId="77777777">
        <w:tc>
          <w:tcPr>
            <w:tcW w:w="4766" w:type="dxa"/>
            <w:tcBorders>
              <w:top w:val="single" w:color="000000" w:sz="4" w:space="0"/>
              <w:left w:val="single" w:color="000000" w:sz="4" w:space="0"/>
              <w:bottom w:val="single" w:color="000000" w:sz="4" w:space="0"/>
            </w:tcBorders>
            <w:shd w:val="clear" w:color="auto" w:fill="FFFFFF"/>
          </w:tcPr>
          <w:p w:rsidRPr="00237864" w:rsidR="00E56AED" w:rsidP="002F5C7D" w:rsidRDefault="00E56AED" w14:paraId="6479BEBC" w14:textId="77777777">
            <w:pPr>
              <w:spacing w:before="60"/>
              <w:jc w:val="both"/>
            </w:pPr>
          </w:p>
        </w:tc>
        <w:tc>
          <w:tcPr>
            <w:tcW w:w="4962"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2D971DAC" w14:textId="77777777">
            <w:pPr>
              <w:spacing w:before="60"/>
              <w:jc w:val="both"/>
            </w:pPr>
          </w:p>
        </w:tc>
      </w:tr>
      <w:tr w:rsidRPr="00237864" w:rsidR="00E56AED" w:rsidTr="00EB19E1" w14:paraId="0B6C289F" w14:textId="77777777">
        <w:tc>
          <w:tcPr>
            <w:tcW w:w="4766" w:type="dxa"/>
            <w:tcBorders>
              <w:top w:val="single" w:color="000000" w:sz="4" w:space="0"/>
              <w:left w:val="single" w:color="000000" w:sz="4" w:space="0"/>
              <w:bottom w:val="single" w:color="000000" w:sz="4" w:space="0"/>
            </w:tcBorders>
            <w:shd w:val="clear" w:color="auto" w:fill="FFFFFF"/>
          </w:tcPr>
          <w:p w:rsidRPr="00237864" w:rsidR="00E56AED" w:rsidP="002F5C7D" w:rsidRDefault="00E56AED" w14:paraId="2EDCB5C5" w14:textId="77777777">
            <w:pPr>
              <w:spacing w:before="60"/>
              <w:jc w:val="both"/>
            </w:pPr>
          </w:p>
        </w:tc>
        <w:tc>
          <w:tcPr>
            <w:tcW w:w="4962" w:type="dxa"/>
            <w:tcBorders>
              <w:top w:val="single" w:color="000000" w:sz="4" w:space="0"/>
              <w:left w:val="single" w:color="000000" w:sz="4" w:space="0"/>
              <w:bottom w:val="single" w:color="000000" w:sz="4" w:space="0"/>
              <w:right w:val="single" w:color="000000" w:sz="4" w:space="0"/>
            </w:tcBorders>
            <w:shd w:val="clear" w:color="auto" w:fill="FFFFFF"/>
          </w:tcPr>
          <w:p w:rsidRPr="00237864" w:rsidR="00E56AED" w:rsidP="002F5C7D" w:rsidRDefault="00E56AED" w14:paraId="64361FBB" w14:textId="77777777">
            <w:pPr>
              <w:spacing w:before="60"/>
              <w:jc w:val="both"/>
            </w:pPr>
          </w:p>
        </w:tc>
      </w:tr>
    </w:tbl>
    <w:p w:rsidR="00E56AED" w:rsidP="002F5C7D" w:rsidRDefault="00E56AED" w14:paraId="4F5F0D83" w14:textId="77777777">
      <w:pPr>
        <w:jc w:val="both"/>
      </w:pPr>
    </w:p>
    <w:p w:rsidR="00E56AED" w:rsidP="002F5C7D" w:rsidRDefault="00E56AED" w14:paraId="0C964BCF" w14:textId="77777777">
      <w:pPr>
        <w:jc w:val="both"/>
      </w:pPr>
    </w:p>
    <w:p w:rsidR="00E56AED" w:rsidP="002F5C7D" w:rsidRDefault="00E56AED" w14:paraId="7CE70948" w14:textId="77777777">
      <w:pPr>
        <w:jc w:val="both"/>
      </w:pPr>
    </w:p>
    <w:p w:rsidR="00E56AED" w:rsidP="002F5C7D" w:rsidRDefault="00E56AED" w14:paraId="465BFB21" w14:textId="77777777">
      <w:pPr>
        <w:jc w:val="both"/>
      </w:pPr>
    </w:p>
    <w:p w:rsidR="00E56AED" w:rsidP="002F5C7D" w:rsidRDefault="00E56AED" w14:paraId="51BDF116" w14:textId="77777777">
      <w:pPr>
        <w:jc w:val="both"/>
      </w:pPr>
    </w:p>
    <w:p w:rsidR="00E56AED" w:rsidP="002F5C7D" w:rsidRDefault="00E56AED" w14:paraId="7ED6B97F" w14:textId="77777777">
      <w:pPr>
        <w:jc w:val="both"/>
      </w:pPr>
    </w:p>
    <w:p w:rsidR="00E56AED" w:rsidP="002F5C7D" w:rsidRDefault="00E56AED" w14:paraId="0E973B8B" w14:textId="77777777">
      <w:pPr>
        <w:jc w:val="both"/>
      </w:pPr>
    </w:p>
    <w:p w:rsidR="00E56AED" w:rsidP="002F5C7D" w:rsidRDefault="00E56AED" w14:paraId="5AD40774" w14:textId="77777777">
      <w:pPr>
        <w:jc w:val="both"/>
      </w:pPr>
    </w:p>
    <w:p w:rsidR="00E56AED" w:rsidP="002F5C7D" w:rsidRDefault="00E56AED" w14:paraId="132EE3AE" w14:textId="77777777">
      <w:pPr>
        <w:jc w:val="both"/>
      </w:pPr>
    </w:p>
    <w:p w:rsidR="00E56AED" w:rsidP="002F5C7D" w:rsidRDefault="00E56AED" w14:paraId="08E14B54" w14:textId="77777777">
      <w:pPr>
        <w:jc w:val="both"/>
      </w:pPr>
    </w:p>
    <w:p w:rsidR="00E56AED" w:rsidP="002F5C7D" w:rsidRDefault="00E56AED" w14:paraId="46138312" w14:textId="77777777">
      <w:pPr>
        <w:jc w:val="both"/>
      </w:pPr>
    </w:p>
    <w:p w:rsidR="00E56AED" w:rsidP="002F5C7D" w:rsidRDefault="00E56AED" w14:paraId="75983429" w14:textId="77777777">
      <w:pPr>
        <w:jc w:val="both"/>
      </w:pPr>
    </w:p>
    <w:p w:rsidR="00E56AED" w:rsidP="002F5C7D" w:rsidRDefault="00E56AED" w14:paraId="6B15F4F0" w14:textId="77777777">
      <w:pPr>
        <w:jc w:val="both"/>
      </w:pPr>
    </w:p>
    <w:p w:rsidR="00E56AED" w:rsidP="002F5C7D" w:rsidRDefault="00E56AED" w14:paraId="446298B1" w14:textId="77777777">
      <w:pPr>
        <w:jc w:val="both"/>
      </w:pPr>
    </w:p>
    <w:sectPr w:rsidR="00E56AED" w:rsidSect="00460E07">
      <w:pgSz w:w="11906" w:h="16838" w:orient="portrait"/>
      <w:pgMar w:top="1417" w:right="1417" w:bottom="1417" w:left="1417" w:header="284" w:footer="0"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nitials="HT" w:author="Habib TANOUBI" w:date="2015-03-04T19:48:00Z" w:id="63">
    <w:p w:rsidR="00960ECD" w:rsidRDefault="00960ECD" w14:paraId="40D140CE" w14:textId="77777777">
      <w:pPr>
        <w:pStyle w:val="CommentText"/>
      </w:pPr>
      <w:r>
        <w:rPr>
          <w:rStyle w:val="CommentReference"/>
        </w:rPr>
        <w:annotationRef/>
      </w:r>
      <w:r>
        <w:t>Time sensitive</w:t>
      </w:r>
    </w:p>
  </w:comment>
  <w:comment w:initials="HT" w:author="Habib TANOUBI" w:date="2015-03-04T19:55:00Z" w:id="64">
    <w:p w:rsidR="00960ECD" w:rsidRDefault="00960ECD" w14:paraId="36AFE2DF" w14:textId="20F16786">
      <w:pPr>
        <w:pStyle w:val="CommentText"/>
      </w:pPr>
      <w:r>
        <w:rPr>
          <w:rStyle w:val="CommentReference"/>
        </w:rPr>
        <w:annotationRef/>
      </w:r>
      <w:r>
        <w:t>A remplacer par un schéma.</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D140CE" w15:done="0"/>
  <w15:commentEx w15:paraId="36AFE2D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31BA" w:rsidP="00460E07" w:rsidRDefault="006A31BA" w14:paraId="039F1BC7" w14:textId="77777777">
      <w:pPr>
        <w:spacing w:line="240" w:lineRule="auto"/>
      </w:pPr>
      <w:r>
        <w:separator/>
      </w:r>
    </w:p>
  </w:endnote>
  <w:endnote w:type="continuationSeparator" w:id="0">
    <w:p w:rsidR="006A31BA" w:rsidP="00460E07" w:rsidRDefault="006A31BA" w14:paraId="3C5B6511"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panose1 w:val="00000000000000000000"/>
    <w:charset w:val="80"/>
    <w:family w:val="auto"/>
    <w:notTrueType/>
    <w:pitch w:val="variable"/>
    <w:sig w:usb0="00000001" w:usb1="08070000" w:usb2="00000010" w:usb3="00000000" w:csb0="0002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Vrinda">
    <w:panose1 w:val="020B0502040204020203"/>
    <w:charset w:val="01"/>
    <w:family w:val="roman"/>
    <w:notTrueType/>
    <w:pitch w:val="variable"/>
  </w:font>
  <w:font w:name="Arial Unicode MS">
    <w:panose1 w:val="020B0604020202020204"/>
    <w:charset w:val="00"/>
    <w:family w:val="roman"/>
    <w:notTrueType/>
    <w:pitch w:val="variable"/>
    <w:sig w:usb0="00000003" w:usb1="00000000" w:usb2="00000000" w:usb3="00000000" w:csb0="00000001" w:csb1="00000000"/>
  </w:font>
  <w:font w:name="Lohit Devanagari">
    <w:altName w:val="Times New Roman"/>
    <w:panose1 w:val="00000000000000000000"/>
    <w:charset w:val="00"/>
    <w:family w:val="roman"/>
    <w:notTrueType/>
    <w:pitch w:val="default"/>
    <w:sig w:usb0="00000003" w:usb1="00000000" w:usb2="00000000" w:usb3="00000000" w:csb0="00000001" w:csb1="00000000"/>
  </w:font>
  <w:font w:name="Liberation Sans">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Ind w:w="-176"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0A0" w:firstRow="1" w:lastRow="0" w:firstColumn="1" w:lastColumn="0" w:noHBand="0" w:noVBand="0"/>
    </w:tblPr>
    <w:tblGrid>
      <w:gridCol w:w="1498"/>
      <w:gridCol w:w="1362"/>
      <w:gridCol w:w="954"/>
      <w:gridCol w:w="1822"/>
      <w:gridCol w:w="1655"/>
      <w:gridCol w:w="879"/>
      <w:gridCol w:w="896"/>
    </w:tblGrid>
    <w:tr w:rsidRPr="00237864" w:rsidR="00960ECD" w:rsidTr="00237864" w14:paraId="50DE4A35" w14:textId="77777777">
      <w:tc>
        <w:tcPr>
          <w:tcW w:w="826" w:type="pct"/>
          <w:tcBorders>
            <w:top w:val="single" w:color="D9D9D9" w:sz="2" w:space="0"/>
            <w:left w:val="single" w:color="D9D9D9" w:sz="2" w:space="0"/>
            <w:bottom w:val="single" w:color="D9D9D9" w:sz="2" w:space="0"/>
            <w:right w:val="single" w:color="D9D9D9" w:sz="2" w:space="0"/>
          </w:tcBorders>
          <w:shd w:val="clear" w:color="auto" w:fill="F2F2F2"/>
          <w:vAlign w:val="center"/>
        </w:tcPr>
        <w:p w:rsidRPr="00237864" w:rsidR="00960ECD" w:rsidP="00237864" w:rsidRDefault="00960ECD" w14:paraId="2E2FF6C6" w14:textId="77777777">
          <w:pPr>
            <w:pStyle w:val="Header"/>
            <w:jc w:val="center"/>
            <w:rPr>
              <w:b/>
              <w:bCs/>
              <w:sz w:val="18"/>
              <w:szCs w:val="18"/>
            </w:rPr>
          </w:pPr>
          <w:r w:rsidRPr="00237864">
            <w:rPr>
              <w:b/>
              <w:bCs/>
              <w:sz w:val="18"/>
              <w:szCs w:val="18"/>
            </w:rPr>
            <w:t>Version</w:t>
          </w:r>
        </w:p>
      </w:tc>
      <w:tc>
        <w:tcPr>
          <w:tcW w:w="751" w:type="pct"/>
          <w:tcBorders>
            <w:top w:val="single" w:color="D9D9D9" w:sz="2" w:space="0"/>
            <w:left w:val="single" w:color="D9D9D9" w:sz="2" w:space="0"/>
            <w:bottom w:val="single" w:color="D9D9D9" w:sz="2" w:space="0"/>
            <w:right w:val="single" w:color="D9D9D9" w:sz="2" w:space="0"/>
          </w:tcBorders>
          <w:vAlign w:val="center"/>
        </w:tcPr>
        <w:p w:rsidRPr="00237864" w:rsidR="00960ECD" w:rsidP="00237864" w:rsidRDefault="00960ECD" w14:paraId="011AE1AD" w14:textId="77777777">
          <w:pPr>
            <w:pStyle w:val="Header"/>
            <w:jc w:val="center"/>
            <w:rPr>
              <w:b/>
              <w:bCs/>
              <w:sz w:val="18"/>
              <w:szCs w:val="18"/>
            </w:rPr>
          </w:pPr>
          <w:r w:rsidRPr="00237864">
            <w:rPr>
              <w:b/>
              <w:bCs/>
              <w:sz w:val="18"/>
              <w:szCs w:val="18"/>
            </w:rPr>
            <w:t>V1.2</w:t>
          </w:r>
        </w:p>
      </w:tc>
      <w:tc>
        <w:tcPr>
          <w:tcW w:w="526" w:type="pct"/>
          <w:tcBorders>
            <w:top w:val="single" w:color="D9D9D9" w:sz="2" w:space="0"/>
            <w:left w:val="single" w:color="D9D9D9" w:sz="2" w:space="0"/>
            <w:bottom w:val="single" w:color="D9D9D9" w:sz="2" w:space="0"/>
            <w:right w:val="single" w:color="D9D9D9" w:sz="2" w:space="0"/>
          </w:tcBorders>
          <w:shd w:val="pct25" w:color="BFBFBF" w:fill="FFFFFF"/>
        </w:tcPr>
        <w:p w:rsidRPr="00237864" w:rsidR="00960ECD" w:rsidP="00237864" w:rsidRDefault="00960ECD" w14:paraId="7F5051DB" w14:textId="77777777">
          <w:pPr>
            <w:pStyle w:val="Header"/>
            <w:jc w:val="center"/>
            <w:rPr>
              <w:b/>
              <w:bCs/>
              <w:sz w:val="18"/>
              <w:szCs w:val="18"/>
            </w:rPr>
          </w:pPr>
          <w:r w:rsidRPr="00237864">
            <w:rPr>
              <w:b/>
              <w:bCs/>
              <w:sz w:val="18"/>
              <w:szCs w:val="18"/>
            </w:rPr>
            <w:t>Date</w:t>
          </w:r>
        </w:p>
      </w:tc>
      <w:tc>
        <w:tcPr>
          <w:tcW w:w="1005" w:type="pct"/>
          <w:tcBorders>
            <w:top w:val="single" w:color="D9D9D9" w:sz="2" w:space="0"/>
            <w:left w:val="single" w:color="D9D9D9" w:sz="2" w:space="0"/>
            <w:bottom w:val="single" w:color="D9D9D9" w:sz="2" w:space="0"/>
            <w:right w:val="single" w:color="D9D9D9" w:sz="2" w:space="0"/>
          </w:tcBorders>
          <w:vAlign w:val="center"/>
        </w:tcPr>
        <w:p w:rsidRPr="00237864" w:rsidR="00960ECD" w:rsidP="00237864" w:rsidRDefault="00960ECD" w14:paraId="47613E9D" w14:textId="77777777">
          <w:pPr>
            <w:pStyle w:val="NoSpacing"/>
            <w:jc w:val="center"/>
            <w:rPr>
              <w:b/>
              <w:bCs/>
              <w:i/>
              <w:iCs/>
              <w:sz w:val="18"/>
              <w:szCs w:val="18"/>
            </w:rPr>
          </w:pPr>
          <w:r>
            <w:rPr>
              <w:b/>
              <w:bCs/>
              <w:sz w:val="18"/>
              <w:szCs w:val="18"/>
            </w:rPr>
            <w:t>26</w:t>
          </w:r>
          <w:r w:rsidRPr="00237864">
            <w:rPr>
              <w:b/>
              <w:bCs/>
              <w:sz w:val="18"/>
              <w:szCs w:val="18"/>
            </w:rPr>
            <w:t>/01/2015</w:t>
          </w:r>
        </w:p>
      </w:tc>
      <w:tc>
        <w:tcPr>
          <w:tcW w:w="1242" w:type="pct"/>
          <w:gridSpan w:val="2"/>
          <w:tcBorders>
            <w:top w:val="nil"/>
            <w:left w:val="single" w:color="D9D9D9" w:sz="2" w:space="0"/>
            <w:bottom w:val="nil"/>
            <w:right w:val="single" w:color="D9D9D9" w:sz="2" w:space="0"/>
          </w:tcBorders>
        </w:tcPr>
        <w:p w:rsidRPr="00237864" w:rsidR="00960ECD" w:rsidP="00237864" w:rsidRDefault="00960ECD" w14:paraId="78ABDC62" w14:textId="77777777">
          <w:pPr>
            <w:pStyle w:val="Header"/>
            <w:jc w:val="center"/>
            <w:rPr>
              <w:b/>
              <w:bCs/>
              <w:sz w:val="18"/>
              <w:szCs w:val="18"/>
            </w:rPr>
          </w:pPr>
        </w:p>
      </w:tc>
      <w:tc>
        <w:tcPr>
          <w:tcW w:w="650" w:type="pct"/>
          <w:vMerge w:val="restart"/>
          <w:tcBorders>
            <w:top w:val="single" w:color="D9D9D9" w:sz="2" w:space="0"/>
            <w:left w:val="single" w:color="D9D9D9" w:sz="2" w:space="0"/>
            <w:bottom w:val="single" w:color="D9D9D9" w:sz="2" w:space="0"/>
            <w:right w:val="single" w:color="D9D9D9" w:sz="2" w:space="0"/>
          </w:tcBorders>
          <w:shd w:val="clear" w:color="auto" w:fill="FFC000"/>
          <w:vAlign w:val="center"/>
        </w:tcPr>
        <w:p w:rsidRPr="00237864" w:rsidR="00960ECD" w:rsidP="00237864" w:rsidRDefault="00960ECD" w14:paraId="74328326" w14:textId="77777777">
          <w:pPr>
            <w:pStyle w:val="Header"/>
            <w:jc w:val="center"/>
            <w:rPr>
              <w:b/>
              <w:bCs/>
              <w:sz w:val="18"/>
              <w:szCs w:val="18"/>
            </w:rPr>
          </w:pPr>
          <w:r w:rsidRPr="00237864">
            <w:rPr>
              <w:b/>
              <w:bCs/>
              <w:sz w:val="18"/>
              <w:szCs w:val="18"/>
            </w:rPr>
            <w:t xml:space="preserve">Page </w:t>
          </w:r>
          <w:r w:rsidRPr="00237864">
            <w:rPr>
              <w:b/>
              <w:bCs/>
              <w:sz w:val="18"/>
              <w:szCs w:val="18"/>
            </w:rPr>
            <w:fldChar w:fldCharType="begin"/>
          </w:r>
          <w:r w:rsidRPr="00237864">
            <w:rPr>
              <w:b/>
              <w:bCs/>
              <w:sz w:val="18"/>
              <w:szCs w:val="18"/>
            </w:rPr>
            <w:instrText xml:space="preserve"> PAGE   \* MERGEFORMAT </w:instrText>
          </w:r>
          <w:r w:rsidRPr="00237864">
            <w:rPr>
              <w:b/>
              <w:bCs/>
              <w:sz w:val="18"/>
              <w:szCs w:val="18"/>
            </w:rPr>
            <w:fldChar w:fldCharType="separate"/>
          </w:r>
          <w:r w:rsidR="001F429F">
            <w:rPr>
              <w:b/>
              <w:bCs/>
              <w:noProof/>
              <w:sz w:val="18"/>
              <w:szCs w:val="18"/>
            </w:rPr>
            <w:t>20</w:t>
          </w:r>
          <w:r w:rsidRPr="00237864">
            <w:rPr>
              <w:b/>
              <w:bCs/>
              <w:sz w:val="18"/>
              <w:szCs w:val="18"/>
            </w:rPr>
            <w:fldChar w:fldCharType="end"/>
          </w:r>
          <w:r w:rsidRPr="00237864">
            <w:rPr>
              <w:b/>
              <w:bCs/>
              <w:sz w:val="18"/>
              <w:szCs w:val="18"/>
            </w:rPr>
            <w:t>/</w:t>
          </w:r>
          <w:r w:rsidR="006A31BA">
            <w:fldChar w:fldCharType="begin"/>
          </w:r>
          <w:r w:rsidR="006A31BA">
            <w:instrText xml:space="preserve"> NUMPAGES   \* MERGEFORMAT </w:instrText>
          </w:r>
          <w:r w:rsidR="006A31BA">
            <w:fldChar w:fldCharType="separate"/>
          </w:r>
          <w:r w:rsidRPr="001F429F" w:rsidR="001F429F">
            <w:rPr>
              <w:b/>
              <w:bCs/>
              <w:noProof/>
              <w:sz w:val="18"/>
              <w:szCs w:val="18"/>
            </w:rPr>
            <w:t>119</w:t>
          </w:r>
          <w:r w:rsidR="006A31BA">
            <w:rPr>
              <w:b/>
              <w:bCs/>
              <w:noProof/>
              <w:sz w:val="18"/>
              <w:szCs w:val="18"/>
            </w:rPr>
            <w:fldChar w:fldCharType="end"/>
          </w:r>
        </w:p>
      </w:tc>
    </w:tr>
    <w:tr w:rsidRPr="00237864" w:rsidR="00960ECD" w:rsidTr="00237864" w14:paraId="03B0DDAA" w14:textId="77777777">
      <w:trPr>
        <w:trHeight w:val="69"/>
      </w:trPr>
      <w:tc>
        <w:tcPr>
          <w:tcW w:w="1139" w:type="pct"/>
          <w:gridSpan w:val="4"/>
          <w:tcBorders>
            <w:top w:val="single" w:color="D9D9D9" w:sz="2" w:space="0"/>
            <w:left w:val="single" w:color="D9D9D9" w:sz="2" w:space="0"/>
            <w:bottom w:val="single" w:color="D9D9D9" w:sz="2" w:space="0"/>
            <w:right w:val="single" w:color="D9D9D9" w:sz="2" w:space="0"/>
          </w:tcBorders>
          <w:shd w:val="pct70" w:color="BFBFBF" w:fill="auto"/>
          <w:vAlign w:val="center"/>
        </w:tcPr>
        <w:p w:rsidRPr="00237864" w:rsidR="00960ECD" w:rsidP="00237864" w:rsidRDefault="00960ECD" w14:paraId="7AD1A167" w14:textId="77777777">
          <w:pPr>
            <w:pStyle w:val="Header"/>
            <w:jc w:val="center"/>
            <w:rPr>
              <w:b/>
              <w:bCs/>
              <w:sz w:val="18"/>
              <w:szCs w:val="18"/>
            </w:rPr>
          </w:pPr>
          <w:r w:rsidRPr="00237864">
            <w:rPr>
              <w:b/>
              <w:bCs/>
              <w:sz w:val="18"/>
              <w:szCs w:val="18"/>
            </w:rPr>
            <w:t xml:space="preserve">Index_Version Modèle </w:t>
          </w:r>
        </w:p>
      </w:tc>
      <w:tc>
        <w:tcPr>
          <w:tcW w:w="913" w:type="pct"/>
          <w:tcBorders>
            <w:top w:val="single" w:color="D9D9D9" w:sz="2" w:space="0"/>
            <w:left w:val="single" w:color="D9D9D9" w:sz="2" w:space="0"/>
            <w:bottom w:val="single" w:color="D9D9D9" w:sz="2" w:space="0"/>
            <w:right w:val="single" w:color="D9D9D9" w:sz="2" w:space="0"/>
          </w:tcBorders>
          <w:shd w:val="pct70" w:color="BFBFBF" w:fill="auto"/>
          <w:vAlign w:val="center"/>
        </w:tcPr>
        <w:p w:rsidRPr="00237864" w:rsidR="00960ECD" w:rsidP="00237864" w:rsidRDefault="00960ECD" w14:paraId="5729D790" w14:textId="77777777">
          <w:pPr>
            <w:pStyle w:val="Header"/>
            <w:jc w:val="center"/>
            <w:rPr>
              <w:b/>
              <w:bCs/>
              <w:sz w:val="18"/>
              <w:szCs w:val="18"/>
            </w:rPr>
          </w:pPr>
          <w:r w:rsidRPr="00237864">
            <w:rPr>
              <w:b/>
              <w:bCs/>
              <w:sz w:val="18"/>
              <w:szCs w:val="18"/>
            </w:rPr>
            <w:t>MOD_014_V2.0</w:t>
          </w:r>
        </w:p>
      </w:tc>
      <w:tc>
        <w:tcPr>
          <w:tcW w:w="485" w:type="pct"/>
          <w:tcBorders>
            <w:top w:val="nil"/>
            <w:left w:val="single" w:color="D9D9D9" w:sz="2" w:space="0"/>
            <w:bottom w:val="nil"/>
            <w:right w:val="single" w:color="D9D9D9" w:sz="2" w:space="0"/>
          </w:tcBorders>
          <w:vAlign w:val="center"/>
        </w:tcPr>
        <w:p w:rsidRPr="00237864" w:rsidR="00960ECD" w:rsidP="00237864" w:rsidRDefault="00960ECD" w14:paraId="7B3FA5EC" w14:textId="77777777">
          <w:pPr>
            <w:pStyle w:val="Header"/>
            <w:jc w:val="center"/>
            <w:rPr>
              <w:b/>
              <w:bCs/>
              <w:sz w:val="18"/>
              <w:szCs w:val="18"/>
            </w:rPr>
          </w:pPr>
        </w:p>
      </w:tc>
      <w:tc>
        <w:tcPr>
          <w:tcW w:w="650" w:type="pct"/>
          <w:vMerge/>
          <w:tcBorders>
            <w:top w:val="single" w:color="D9D9D9" w:sz="2" w:space="0"/>
            <w:left w:val="single" w:color="D9D9D9" w:sz="2" w:space="0"/>
            <w:bottom w:val="single" w:color="D9D9D9" w:sz="2" w:space="0"/>
            <w:right w:val="single" w:color="D9D9D9" w:sz="2" w:space="0"/>
          </w:tcBorders>
          <w:shd w:val="clear" w:color="auto" w:fill="FFC000"/>
          <w:vAlign w:val="center"/>
        </w:tcPr>
        <w:p w:rsidRPr="00237864" w:rsidR="00960ECD" w:rsidP="00237864" w:rsidRDefault="00960ECD" w14:paraId="53CD3D2E" w14:textId="77777777">
          <w:pPr>
            <w:pStyle w:val="Header"/>
            <w:jc w:val="center"/>
            <w:rPr>
              <w:b/>
              <w:bCs/>
              <w:sz w:val="18"/>
              <w:szCs w:val="18"/>
            </w:rPr>
          </w:pPr>
        </w:p>
      </w:tc>
    </w:tr>
  </w:tbl>
  <w:p w:rsidR="00960ECD" w:rsidRDefault="00960ECD" w14:paraId="33346EF7" w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p14">
  <w:p w:rsidR="00960ECD" w:rsidP="001B0976" w:rsidRDefault="00960ECD" w14:paraId="6652851F" w14:textId="2ECE534F">
    <w:pPr>
      <w:pStyle w:val="Footer"/>
    </w:pPr>
    <w:r>
      <w:rPr>
        <w:noProof/>
        <w:lang w:eastAsia="fr-FR"/>
      </w:rPr>
      <mc:AlternateContent>
        <mc:Choice Requires="wps">
          <w:drawing>
            <wp:anchor distT="0" distB="0" distL="114300" distR="114300" simplePos="0" relativeHeight="251655168" behindDoc="0" locked="0" layoutInCell="1" allowOverlap="1" wp14:anchorId="7E8FD3BD" wp14:editId="580ABBAA">
              <wp:simplePos x="0" y="0"/>
              <wp:positionH relativeFrom="column">
                <wp:posOffset>-1372235</wp:posOffset>
              </wp:positionH>
              <wp:positionV relativeFrom="paragraph">
                <wp:posOffset>78740</wp:posOffset>
              </wp:positionV>
              <wp:extent cx="7560310" cy="224155"/>
              <wp:effectExtent l="3810" t="0" r="0" b="0"/>
              <wp:wrapNone/>
              <wp:docPr id="1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224155"/>
                      </a:xfrm>
                      <a:prstGeom prst="rect">
                        <a:avLst/>
                      </a:prstGeom>
                      <a:noFill/>
                      <a:ln>
                        <a:noFill/>
                      </a:ln>
                      <a:extLst>
                        <a:ext uri="{909E8E84-426E-40DD-AFC4-6F175D3DCCD1}">
                          <a14:hiddenFill xmlns:a14="http://schemas.microsoft.com/office/drawing/2010/main">
                            <a:solidFill>
                              <a:srgbClr val="FFC000">
                                <a:alpha val="7059"/>
                              </a:srgbClr>
                            </a:solidFill>
                          </a14:hiddenFill>
                        </a:ext>
                        <a:ext uri="{91240B29-F687-4F45-9708-019B960494DF}">
                          <a14:hiddenLine xmlns:a14="http://schemas.microsoft.com/office/drawing/2010/main" w="15875" cap="rnd">
                            <a:solidFill>
                              <a:srgbClr val="FFC000"/>
                            </a:solidFill>
                            <a:prstDash val="sysDot"/>
                            <a:miter lim="800000"/>
                            <a:headEnd/>
                            <a:tailEnd/>
                          </a14:hiddenLine>
                        </a:ext>
                      </a:extLst>
                    </wps:spPr>
                    <wps:txbx>
                      <w:txbxContent>
                        <w:p w:rsidRPr="009A0A0F" w:rsidR="00960ECD" w:rsidP="009A0A0F" w:rsidRDefault="00960ECD" w14:paraId="238B0273" w14:textId="77777777">
                          <w:pPr>
                            <w:jc w:val="right"/>
                            <w:rPr>
                              <w:b/>
                              <w:bCs/>
                              <w:i/>
                              <w:iCs/>
                              <w:sz w:val="16"/>
                              <w:szCs w:val="12"/>
                            </w:rPr>
                          </w:pPr>
                          <w:r>
                            <w:rPr>
                              <w:b/>
                              <w:bCs/>
                              <w:i/>
                              <w:iCs/>
                              <w:sz w:val="16"/>
                              <w:szCs w:val="12"/>
                            </w:rPr>
                            <w:t>Ce</w:t>
                          </w:r>
                          <w:r w:rsidRPr="009A0A0F">
                            <w:rPr>
                              <w:b/>
                              <w:bCs/>
                              <w:i/>
                              <w:iCs/>
                              <w:sz w:val="16"/>
                              <w:szCs w:val="12"/>
                            </w:rPr>
                            <w:t xml:space="preserve"> document est la propriété d’Attijariwafabank. Son usage est strictement interne.</w:t>
                          </w:r>
                        </w:p>
                      </w:txbxContent>
                    </wps:txbx>
                    <wps:bodyPr rot="0" vert="horz" wrap="square" lIns="180000" tIns="0" rIns="180000" bIns="0" anchor="ctr" anchorCtr="0" upright="1">
                      <a:noAutofit/>
                    </wps:bodyPr>
                  </wps:wsp>
                </a:graphicData>
              </a:graphic>
              <wp14:sizeRelH relativeFrom="page">
                <wp14:pctWidth>0</wp14:pctWidth>
              </wp14:sizeRelH>
              <wp14:sizeRelV relativeFrom="page">
                <wp14:pctHeight>0</wp14:pctHeight>
              </wp14:sizeRelV>
            </wp:anchor>
          </w:drawing>
        </mc:Choice>
        <mc:Fallback>
          <w:pict w14:anchorId="7453C26B">
            <v:rect id="Rectangle 1" style="position:absolute;margin-left:-108.05pt;margin-top:6.2pt;width:595.3pt;height:17.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fillcolor="#ffc000" stroked="f" strokecolor="#ffc000" strokeweight="1.25pt" w14:anchorId="7E8FD3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">
              <v:fill opacity="4626f"/>
              <v:stroke endcap="round" dashstyle="1 1"/>
              <v:textbox inset="5mm,0,5mm,0">
                <w:txbxContent>
                  <w:p w:rsidRPr="009A0A0F" w:rsidR="00960ECD" w:rsidP="009A0A0F" w:rsidRDefault="00960ECD" w14:paraId="06E3DFAA" w14:textId="77777777">
                    <w:pPr>
                      <w:jc w:val="right"/>
                      <w:rPr>
                        <w:b/>
                        <w:bCs/>
                        <w:i/>
                        <w:iCs/>
                        <w:sz w:val="16"/>
                        <w:szCs w:val="12"/>
                      </w:rPr>
                    </w:pPr>
                    <w:r>
                      <w:rPr>
                        <w:b/>
                        <w:bCs/>
                        <w:i/>
                        <w:iCs/>
                        <w:sz w:val="16"/>
                        <w:szCs w:val="12"/>
                      </w:rPr>
                      <w:t>Ce</w:t>
                    </w:r>
                    <w:r w:rsidRPr="009A0A0F">
                      <w:rPr>
                        <w:b/>
                        <w:bCs/>
                        <w:i/>
                        <w:iCs/>
                        <w:sz w:val="16"/>
                        <w:szCs w:val="12"/>
                      </w:rPr>
                      <w:t xml:space="preserve"> document est la propriété d’Attijariwafabank. Son usage est strictement interne.</w:t>
                    </w:r>
                  </w:p>
                </w:txbxContent>
              </v:textbox>
            </v:rect>
          </w:pict>
        </mc:Fallback>
      </mc:AlternateContent>
    </w:r>
    <w:r>
      <w:rPr>
        <w:noProof/>
        <w:lang w:eastAsia="fr-FR"/>
      </w:rPr>
      <w:drawing>
        <wp:anchor distT="0" distB="0" distL="114300" distR="114300" simplePos="0" relativeHeight="251656192" behindDoc="0" locked="0" layoutInCell="1" allowOverlap="1" wp14:anchorId="6EBAFF2E" wp14:editId="16DC7BED">
          <wp:simplePos x="0" y="0"/>
          <wp:positionH relativeFrom="column">
            <wp:posOffset>6213475</wp:posOffset>
          </wp:positionH>
          <wp:positionV relativeFrom="paragraph">
            <wp:posOffset>-38100</wp:posOffset>
          </wp:positionV>
          <wp:extent cx="429260" cy="394335"/>
          <wp:effectExtent l="19050" t="0" r="8890" b="0"/>
          <wp:wrapNone/>
          <wp:docPr id="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
                  <a:srcRect/>
                  <a:stretch>
                    <a:fillRect/>
                  </a:stretch>
                </pic:blipFill>
                <pic:spPr bwMode="auto">
                  <a:xfrm>
                    <a:off x="0" y="0"/>
                    <a:ext cx="429260" cy="394335"/>
                  </a:xfrm>
                  <a:prstGeom prst="rect">
                    <a:avLst/>
                  </a:prstGeom>
                  <a:noFill/>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31BA" w:rsidP="00460E07" w:rsidRDefault="006A31BA" w14:paraId="5924786B" w14:textId="77777777">
      <w:pPr>
        <w:spacing w:line="240" w:lineRule="auto"/>
      </w:pPr>
      <w:r>
        <w:separator/>
      </w:r>
    </w:p>
  </w:footnote>
  <w:footnote w:type="continuationSeparator" w:id="0">
    <w:p w:rsidR="006A31BA" w:rsidP="00460E07" w:rsidRDefault="006A31BA" w14:paraId="348E3A33" w14:textId="7777777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tbl>
    <w:tblPr>
      <w:tblW w:w="4063" w:type="pct"/>
      <w:tblInd w:w="1526" w:type="dxa"/>
      <w:tblBorders>
        <w:top w:val="single" w:color="FFFFFF" w:sz="24" w:space="0"/>
        <w:left w:val="single" w:color="FFFFFF" w:sz="24" w:space="0"/>
        <w:bottom w:val="single" w:color="FFFFFF" w:sz="24" w:space="0"/>
        <w:right w:val="single" w:color="FFFFFF" w:sz="24" w:space="0"/>
        <w:insideH w:val="single" w:color="FFFFFF" w:sz="24" w:space="0"/>
        <w:insideV w:val="single" w:color="FFFFFF" w:sz="24" w:space="0"/>
      </w:tblBorders>
      <w:tblLook w:val="00A0" w:firstRow="1" w:lastRow="0" w:firstColumn="1" w:lastColumn="0" w:noHBand="0" w:noVBand="0"/>
    </w:tblPr>
    <w:tblGrid>
      <w:gridCol w:w="3575"/>
      <w:gridCol w:w="3748"/>
    </w:tblGrid>
    <w:tr w:rsidRPr="00237864" w:rsidR="00960ECD" w:rsidTr="00237864" w14:paraId="1C7E1FBC" w14:textId="77777777">
      <w:trPr>
        <w:trHeight w:val="283"/>
      </w:trPr>
      <w:tc>
        <w:tcPr>
          <w:tcW w:w="2441" w:type="pct"/>
          <w:shd w:val="clear" w:color="auto" w:fill="F2F2F2"/>
          <w:vAlign w:val="center"/>
        </w:tcPr>
        <w:p w:rsidRPr="00237864" w:rsidR="00960ECD" w:rsidP="00735728" w:rsidRDefault="00960ECD" w14:paraId="16365403" w14:textId="77777777">
          <w:pPr>
            <w:pStyle w:val="Header"/>
            <w:rPr>
              <w:b/>
              <w:sz w:val="18"/>
              <w:szCs w:val="18"/>
            </w:rPr>
          </w:pPr>
          <w:r>
            <w:rPr>
              <w:noProof/>
              <w:lang w:eastAsia="fr-FR"/>
            </w:rPr>
            <w:drawing>
              <wp:anchor distT="0" distB="0" distL="114300" distR="114300" simplePos="0" relativeHeight="251660288" behindDoc="1" locked="0" layoutInCell="1" allowOverlap="1" wp14:anchorId="5C3B35DB" wp14:editId="668E03D9">
                <wp:simplePos x="0" y="0"/>
                <wp:positionH relativeFrom="column">
                  <wp:posOffset>2407920</wp:posOffset>
                </wp:positionH>
                <wp:positionV relativeFrom="paragraph">
                  <wp:posOffset>-127000</wp:posOffset>
                </wp:positionV>
                <wp:extent cx="3319145" cy="414020"/>
                <wp:effectExtent l="19050" t="0" r="0" b="0"/>
                <wp:wrapNone/>
                <wp:docPr id="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
                        <a:srcRect/>
                        <a:stretch>
                          <a:fillRect/>
                        </a:stretch>
                      </pic:blipFill>
                      <pic:spPr bwMode="auto">
                        <a:xfrm>
                          <a:off x="0" y="0"/>
                          <a:ext cx="3319145" cy="414020"/>
                        </a:xfrm>
                        <a:prstGeom prst="rect">
                          <a:avLst/>
                        </a:prstGeom>
                        <a:noFill/>
                      </pic:spPr>
                    </pic:pic>
                  </a:graphicData>
                </a:graphic>
              </wp:anchor>
            </w:drawing>
          </w:r>
          <w:r w:rsidRPr="00237864">
            <w:rPr>
              <w:b/>
              <w:sz w:val="16"/>
              <w:szCs w:val="16"/>
            </w:rPr>
            <w:t>SPECIFICATIONS FONCTIONNELLES   DETAILLEES                                                  CARNET D’ORDRES MARCHE LOCAL  (MEGATRADE)</w:t>
          </w:r>
        </w:p>
      </w:tc>
      <w:tc>
        <w:tcPr>
          <w:tcW w:w="2559" w:type="pct"/>
          <w:shd w:val="clear" w:color="auto" w:fill="BFBFBF"/>
          <w:vAlign w:val="center"/>
        </w:tcPr>
        <w:p w:rsidRPr="00237864" w:rsidR="00960ECD" w:rsidP="00237864" w:rsidRDefault="00960ECD" w14:paraId="3D41B308" w14:textId="77777777">
          <w:pPr>
            <w:spacing w:line="240" w:lineRule="auto"/>
            <w:jc w:val="center"/>
            <w:rPr>
              <w:b/>
              <w:bCs/>
              <w:sz w:val="18"/>
              <w:szCs w:val="18"/>
            </w:rPr>
          </w:pPr>
          <w:r w:rsidRPr="00237864">
            <w:rPr>
              <w:b/>
              <w:sz w:val="18"/>
              <w:szCs w:val="18"/>
            </w:rPr>
            <w:t>P14020 – REFONTE CHAINE TITRES</w:t>
          </w:r>
        </w:p>
      </w:tc>
    </w:tr>
  </w:tbl>
  <w:p w:rsidR="00960ECD" w:rsidRDefault="00960ECD" w14:paraId="2D94435E" w14:textId="777777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p w:rsidR="00960ECD" w:rsidP="00394764" w:rsidRDefault="00960ECD" w14:paraId="5F658E96" w14:textId="77777777">
    <w:pPr>
      <w:pStyle w:val="Header"/>
    </w:pPr>
    <w:r>
      <w:rPr>
        <w:noProof/>
        <w:lang w:eastAsia="fr-FR"/>
      </w:rPr>
      <w:drawing>
        <wp:anchor distT="0" distB="0" distL="114300" distR="114300" simplePos="0" relativeHeight="251659264" behindDoc="1" locked="0" layoutInCell="1" allowOverlap="1" wp14:anchorId="71368E3F" wp14:editId="54FBEEBD">
          <wp:simplePos x="0" y="0"/>
          <wp:positionH relativeFrom="column">
            <wp:posOffset>5138420</wp:posOffset>
          </wp:positionH>
          <wp:positionV relativeFrom="paragraph">
            <wp:posOffset>52070</wp:posOffset>
          </wp:positionV>
          <wp:extent cx="1069975" cy="1052195"/>
          <wp:effectExtent l="0" t="0" r="0" b="0"/>
          <wp:wrapNone/>
          <wp:docPr id="1" name="Image 2" descr="Logo AWB.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AWB.bmp"/>
                  <pic:cNvPicPr>
                    <a:picLocks noChangeAspect="1" noChangeArrowheads="1"/>
                  </pic:cNvPicPr>
                </pic:nvPicPr>
                <pic:blipFill>
                  <a:blip r:embed="rId1">
                    <a:clrChange>
                      <a:clrFrom>
                        <a:srgbClr val="FFFFFF"/>
                      </a:clrFrom>
                      <a:clrTo>
                        <a:srgbClr val="FFFFFF">
                          <a:alpha val="0"/>
                        </a:srgbClr>
                      </a:clrTo>
                    </a:clrChange>
                  </a:blip>
                  <a:srcRect/>
                  <a:stretch>
                    <a:fillRect/>
                  </a:stretch>
                </pic:blipFill>
                <pic:spPr bwMode="auto">
                  <a:xfrm>
                    <a:off x="0" y="0"/>
                    <a:ext cx="1069975" cy="1052195"/>
                  </a:xfrm>
                  <a:prstGeom prst="rect">
                    <a:avLst/>
                  </a:prstGeom>
                  <a:noFill/>
                </pic:spPr>
              </pic:pic>
            </a:graphicData>
          </a:graphic>
        </wp:anchor>
      </w:drawing>
    </w:r>
    <w:r>
      <w:rPr>
        <w:noProof/>
        <w:lang w:eastAsia="fr-FR"/>
      </w:rPr>
      <w:drawing>
        <wp:anchor distT="0" distB="0" distL="114300" distR="114300" simplePos="0" relativeHeight="251658240" behindDoc="1" locked="0" layoutInCell="1" allowOverlap="1" wp14:anchorId="60029935" wp14:editId="5EBC6A35">
          <wp:simplePos x="0" y="0"/>
          <wp:positionH relativeFrom="column">
            <wp:posOffset>-896620</wp:posOffset>
          </wp:positionH>
          <wp:positionV relativeFrom="paragraph">
            <wp:posOffset>15875</wp:posOffset>
          </wp:positionV>
          <wp:extent cx="3745230" cy="10641965"/>
          <wp:effectExtent l="19050" t="0" r="7620" b="0"/>
          <wp:wrapNone/>
          <wp:docPr id="3"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7"/>
                  <pic:cNvPicPr>
                    <a:picLocks noChangeAspect="1" noChangeArrowheads="1"/>
                  </pic:cNvPicPr>
                </pic:nvPicPr>
                <pic:blipFill>
                  <a:blip r:embed="rId2">
                    <a:clrChange>
                      <a:clrFrom>
                        <a:srgbClr val="FFFFFF"/>
                      </a:clrFrom>
                      <a:clrTo>
                        <a:srgbClr val="FFFFFF">
                          <a:alpha val="0"/>
                        </a:srgbClr>
                      </a:clrTo>
                    </a:clrChange>
                  </a:blip>
                  <a:srcRect/>
                  <a:stretch>
                    <a:fillRect/>
                  </a:stretch>
                </pic:blipFill>
                <pic:spPr bwMode="auto">
                  <a:xfrm>
                    <a:off x="0" y="0"/>
                    <a:ext cx="3745230" cy="10641965"/>
                  </a:xfrm>
                  <a:prstGeom prst="rect">
                    <a:avLst/>
                  </a:prstGeom>
                  <a:noFill/>
                </pic:spPr>
              </pic:pic>
            </a:graphicData>
          </a:graphic>
        </wp:anchor>
      </w:drawing>
    </w:r>
  </w:p>
  <w:p w:rsidR="00960ECD" w:rsidP="00871619" w:rsidRDefault="00960ECD" w14:paraId="561C071A" w14:textId="77777777">
    <w:pPr>
      <w:jc w:val="center"/>
    </w:pPr>
  </w:p>
  <w:p w:rsidR="00960ECD" w:rsidP="00C348B6" w:rsidRDefault="00960ECD" w14:paraId="0C495EE5" w14:textId="77777777">
    <w:r>
      <w:rPr>
        <w:noProof/>
        <w:lang w:eastAsia="fr-FR"/>
      </w:rPr>
      <w:drawing>
        <wp:inline distT="0" distB="0" distL="0" distR="0" wp14:anchorId="7D4358EE" wp14:editId="1BB78EF6">
          <wp:extent cx="1685925" cy="390525"/>
          <wp:effectExtent l="19050" t="0" r="9525" b="0"/>
          <wp:docPr id="2" name="Image 0" descr="téléchar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0" descr="téléchargement.jpg"/>
                  <pic:cNvPicPr>
                    <a:picLocks noChangeAspect="1" noChangeArrowheads="1"/>
                  </pic:cNvPicPr>
                </pic:nvPicPr>
                <pic:blipFill>
                  <a:blip r:embed="rId3"/>
                  <a:srcRect/>
                  <a:stretch>
                    <a:fillRect/>
                  </a:stretch>
                </pic:blipFill>
                <pic:spPr bwMode="auto">
                  <a:xfrm>
                    <a:off x="0" y="0"/>
                    <a:ext cx="1685925" cy="390525"/>
                  </a:xfrm>
                  <a:prstGeom prst="rect">
                    <a:avLst/>
                  </a:prstGeom>
                  <a:noFill/>
                  <a:ln w="9525">
                    <a:noFill/>
                    <a:miter lim="800000"/>
                    <a:headEnd/>
                    <a:tailEnd/>
                  </a:ln>
                </pic:spPr>
              </pic:pic>
            </a:graphicData>
          </a:graphic>
        </wp:inline>
      </w:drawing>
    </w:r>
    <w:r>
      <w:rPr>
        <w:noProof/>
        <w:lang w:eastAsia="fr-FR"/>
      </w:rPr>
      <w:drawing>
        <wp:anchor distT="0" distB="0" distL="114300" distR="114300" simplePos="0" relativeHeight="251657216" behindDoc="1" locked="0" layoutInCell="1" allowOverlap="1" wp14:anchorId="6BF42771" wp14:editId="1099FD1C">
          <wp:simplePos x="0" y="0"/>
          <wp:positionH relativeFrom="column">
            <wp:posOffset>6229350</wp:posOffset>
          </wp:positionH>
          <wp:positionV relativeFrom="paragraph">
            <wp:posOffset>-187960</wp:posOffset>
          </wp:positionV>
          <wp:extent cx="432435" cy="10688320"/>
          <wp:effectExtent l="19050" t="0" r="5715" b="0"/>
          <wp:wrapNone/>
          <wp:docPr id="4" name="Image 1" descr="barre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barre2.bmp"/>
                  <pic:cNvPicPr>
                    <a:picLocks noChangeAspect="1" noChangeArrowheads="1"/>
                  </pic:cNvPicPr>
                </pic:nvPicPr>
                <pic:blipFill>
                  <a:blip r:embed="rId4">
                    <a:clrChange>
                      <a:clrFrom>
                        <a:srgbClr val="FFFFFF"/>
                      </a:clrFrom>
                      <a:clrTo>
                        <a:srgbClr val="FFFFFF">
                          <a:alpha val="0"/>
                        </a:srgbClr>
                      </a:clrTo>
                    </a:clrChange>
                  </a:blip>
                  <a:srcRect/>
                  <a:stretch>
                    <a:fillRect/>
                  </a:stretch>
                </pic:blipFill>
                <pic:spPr bwMode="auto">
                  <a:xfrm>
                    <a:off x="0" y="0"/>
                    <a:ext cx="432435" cy="10688320"/>
                  </a:xfrm>
                  <a:prstGeom prst="rect">
                    <a:avLst/>
                  </a:prstGeom>
                  <a:noFill/>
                </pic:spPr>
              </pic:pic>
            </a:graphicData>
          </a:graphic>
        </wp:anchor>
      </w:drawing>
    </w:r>
  </w:p>
</w:hdr>
</file>

<file path=word/intelligence2.xml><?xml version="1.0" encoding="utf-8"?>
<int2:intelligence xmlns:int2="http://schemas.microsoft.com/office/intelligence/2020/intelligence">
  <int2:observations>
    <int2:textHash int2:hashCode="06Q8YJrpHk6To9" int2:id="tfBJIcal">
      <int2:state int2:type="spell" int2:value="Rejected"/>
    </int2:textHash>
    <int2:textHash int2:hashCode="eYGk5+m9wCGAo8" int2:id="rzDnOkp6">
      <int2:state int2:type="spell" int2:value="Rejected"/>
    </int2:textHash>
    <int2:textHash int2:hashCode="I8++y3lABVUfp0" int2:id="jJ70nczw">
      <int2:state int2:type="spell" int2:value="Rejected"/>
    </int2:textHash>
    <int2:textHash int2:hashCode="tB/rAmCbQFVgub" int2:id="y4SN0Tdn">
      <int2:state int2:type="spell" int2:value="Rejected"/>
    </int2:textHash>
    <int2:textHash int2:hashCode="CUD3jlx7Y8Jf0V" int2:id="vRkDFzWl">
      <int2:state int2:type="spell" int2:value="Rejected"/>
    </int2:textHash>
    <int2:textHash int2:hashCode="n86toodIBM11/2" int2:id="D665Zh3W">
      <int2:state int2:type="spell" int2:value="Rejected"/>
    </int2:textHash>
    <int2:bookmark int2:bookmarkName="_Int_v6EG8orM" int2:invalidationBookmarkName="" int2:hashCode="BuReOEMYtmJICN" int2:id="8BGxcVto">
      <int2:state int2:type="spell" int2:value="Rejected"/>
    </int2:bookmark>
    <int2:bookmark int2:bookmarkName="_Int_gut1jWLD" int2:invalidationBookmarkName="" int2:hashCode="+X8M2j1j5vKm+B" int2:id="8UqFuD9Q">
      <int2:state int2:type="gram" int2:value="Rejected"/>
    </int2:bookmark>
    <int2:bookmark int2:bookmarkName="_Int_98sY5heA" int2:invalidationBookmarkName="" int2:hashCode="cY3yPWal2xgfvE" int2:id="SW7azys8">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16725D70"/>
    <w:lvl w:ilvl="0">
      <w:start w:val="1"/>
      <w:numFmt w:val="decimal"/>
      <w:lvlText w:val="%1."/>
      <w:lvlJc w:val="left"/>
      <w:pPr>
        <w:tabs>
          <w:tab w:val="num" w:pos="360"/>
        </w:tabs>
        <w:ind w:left="360" w:hanging="360"/>
      </w:pPr>
    </w:lvl>
  </w:abstractNum>
  <w:abstractNum w:abstractNumId="1">
    <w:nsid w:val="00000002"/>
    <w:multiLevelType w:val="multilevel"/>
    <w:tmpl w:val="00000002"/>
    <w:name w:val="WWNum2"/>
    <w:lvl w:ilvl="0">
      <w:start w:val="1"/>
      <w:numFmt w:val="none"/>
      <w:suff w:val="nothing"/>
      <w:lvlText w:val=""/>
      <w:lvlJc w:val="left"/>
      <w:pPr>
        <w:tabs>
          <w:tab w:val="num" w:pos="432"/>
        </w:tabs>
        <w:ind w:left="432" w:hanging="432"/>
      </w:pPr>
      <w:rPr>
        <w:rFonts w:cs="Times New Roman"/>
      </w:rPr>
    </w:lvl>
    <w:lvl w:ilvl="1">
      <w:start w:val="1"/>
      <w:numFmt w:val="none"/>
      <w:suff w:val="nothing"/>
      <w:lvlText w:val=""/>
      <w:lvlJc w:val="left"/>
      <w:pPr>
        <w:tabs>
          <w:tab w:val="num" w:pos="576"/>
        </w:tabs>
        <w:ind w:left="576" w:hanging="576"/>
      </w:pPr>
      <w:rPr>
        <w:rFonts w:cs="Times New Roman"/>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2">
    <w:nsid w:val="00000003"/>
    <w:multiLevelType w:val="multilevel"/>
    <w:tmpl w:val="00000003"/>
    <w:name w:val="WWNum3"/>
    <w:lvl w:ilvl="0">
      <w:start w:val="1"/>
      <w:numFmt w:val="none"/>
      <w:suff w:val="nothing"/>
      <w:lvlText w:val=""/>
      <w:lvlJc w:val="left"/>
      <w:pPr>
        <w:tabs>
          <w:tab w:val="num" w:pos="432"/>
        </w:tabs>
        <w:ind w:left="432" w:hanging="432"/>
      </w:pPr>
      <w:rPr>
        <w:rFonts w:cs="Times New Roman"/>
      </w:rPr>
    </w:lvl>
    <w:lvl w:ilvl="1">
      <w:start w:val="1"/>
      <w:numFmt w:val="none"/>
      <w:suff w:val="nothing"/>
      <w:lvlText w:val=""/>
      <w:lvlJc w:val="left"/>
      <w:pPr>
        <w:tabs>
          <w:tab w:val="num" w:pos="576"/>
        </w:tabs>
        <w:ind w:left="576" w:hanging="576"/>
      </w:pPr>
      <w:rPr>
        <w:rFonts w:cs="Times New Roman"/>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3">
    <w:nsid w:val="00000004"/>
    <w:multiLevelType w:val="multilevel"/>
    <w:tmpl w:val="00000004"/>
    <w:name w:val="WWNum4"/>
    <w:lvl w:ilvl="0">
      <w:start w:val="1"/>
      <w:numFmt w:val="decimal"/>
      <w:lvlText w:val="%1"/>
      <w:lvlJc w:val="left"/>
      <w:pPr>
        <w:tabs>
          <w:tab w:val="num" w:pos="0"/>
        </w:tabs>
        <w:ind w:left="432" w:hanging="432"/>
      </w:pPr>
      <w:rPr>
        <w:rFonts w:cs="Times New Roman"/>
      </w:rPr>
    </w:lvl>
    <w:lvl w:ilvl="1">
      <w:start w:val="1"/>
      <w:numFmt w:val="decimal"/>
      <w:lvlText w:val="%1.%2"/>
      <w:lvlJc w:val="left"/>
      <w:pPr>
        <w:tabs>
          <w:tab w:val="num" w:pos="0"/>
        </w:tabs>
        <w:ind w:left="576" w:hanging="576"/>
      </w:pPr>
      <w:rPr>
        <w:rFonts w:cs="Times New Roman"/>
      </w:rPr>
    </w:lvl>
    <w:lvl w:ilvl="2">
      <w:start w:val="1"/>
      <w:numFmt w:val="decimal"/>
      <w:lvlText w:val="%1.%2.%3"/>
      <w:lvlJc w:val="left"/>
      <w:pPr>
        <w:tabs>
          <w:tab w:val="num" w:pos="0"/>
        </w:tabs>
        <w:ind w:left="720" w:hanging="720"/>
      </w:pPr>
      <w:rPr>
        <w:rFonts w:cs="Times New Roman"/>
      </w:rPr>
    </w:lvl>
    <w:lvl w:ilvl="3">
      <w:start w:val="1"/>
      <w:numFmt w:val="decimal"/>
      <w:lvlText w:val="%1.%2.%3.%4"/>
      <w:lvlJc w:val="left"/>
      <w:pPr>
        <w:tabs>
          <w:tab w:val="num" w:pos="0"/>
        </w:tabs>
        <w:ind w:left="864" w:hanging="864"/>
      </w:pPr>
      <w:rPr>
        <w:rFonts w:cs="Times New Roman"/>
      </w:rPr>
    </w:lvl>
    <w:lvl w:ilvl="4">
      <w:start w:val="1"/>
      <w:numFmt w:val="decimal"/>
      <w:lvlText w:val="%1.%2.%3.%4.%5"/>
      <w:lvlJc w:val="left"/>
      <w:pPr>
        <w:tabs>
          <w:tab w:val="num" w:pos="0"/>
        </w:tabs>
        <w:ind w:left="1008" w:hanging="1008"/>
      </w:pPr>
      <w:rPr>
        <w:rFonts w:cs="Times New Roman"/>
      </w:rPr>
    </w:lvl>
    <w:lvl w:ilvl="5">
      <w:start w:val="1"/>
      <w:numFmt w:val="decimal"/>
      <w:lvlText w:val="%1.%2.%3.%4.%5.%6"/>
      <w:lvlJc w:val="left"/>
      <w:pPr>
        <w:tabs>
          <w:tab w:val="num" w:pos="0"/>
        </w:tabs>
        <w:ind w:left="1152" w:hanging="1152"/>
      </w:pPr>
      <w:rPr>
        <w:rFonts w:cs="Times New Roman"/>
      </w:rPr>
    </w:lvl>
    <w:lvl w:ilvl="6">
      <w:start w:val="1"/>
      <w:numFmt w:val="decimal"/>
      <w:lvlText w:val="%1.%2.%3.%4.%5.%6.%7"/>
      <w:lvlJc w:val="left"/>
      <w:pPr>
        <w:tabs>
          <w:tab w:val="num" w:pos="0"/>
        </w:tabs>
        <w:ind w:left="1296" w:hanging="1296"/>
      </w:pPr>
      <w:rPr>
        <w:rFonts w:cs="Times New Roman"/>
      </w:rPr>
    </w:lvl>
    <w:lvl w:ilvl="7">
      <w:start w:val="1"/>
      <w:numFmt w:val="decimal"/>
      <w:lvlText w:val="%1.%2.%3.%4.%5.%6.%7.%8"/>
      <w:lvlJc w:val="left"/>
      <w:pPr>
        <w:tabs>
          <w:tab w:val="num" w:pos="0"/>
        </w:tabs>
        <w:ind w:left="1440" w:hanging="1440"/>
      </w:pPr>
      <w:rPr>
        <w:rFonts w:cs="Times New Roman"/>
      </w:rPr>
    </w:lvl>
    <w:lvl w:ilvl="8">
      <w:start w:val="1"/>
      <w:numFmt w:val="decimal"/>
      <w:lvlText w:val="%1.%2.%3.%4.%5.%6.%7.%8.%9"/>
      <w:lvlJc w:val="left"/>
      <w:pPr>
        <w:tabs>
          <w:tab w:val="num" w:pos="0"/>
        </w:tabs>
        <w:ind w:left="1584" w:hanging="1584"/>
      </w:pPr>
      <w:rPr>
        <w:rFonts w:cs="Times New Roman"/>
      </w:rPr>
    </w:lvl>
  </w:abstractNum>
  <w:abstractNum w:abstractNumId="4">
    <w:nsid w:val="00000005"/>
    <w:multiLevelType w:val="multilevel"/>
    <w:tmpl w:val="00000005"/>
    <w:name w:val="WWNum5"/>
    <w:lvl w:ilvl="0">
      <w:start w:val="1"/>
      <w:numFmt w:val="bullet"/>
      <w:lvlText w:val=""/>
      <w:lvlJc w:val="left"/>
      <w:pPr>
        <w:tabs>
          <w:tab w:val="num" w:pos="1287"/>
        </w:tabs>
        <w:ind w:left="1287" w:hanging="360"/>
      </w:pPr>
      <w:rPr>
        <w:rFonts w:ascii="Symbol" w:hAnsi="Symbol"/>
      </w:rPr>
    </w:lvl>
    <w:lvl w:ilvl="1">
      <w:start w:val="1"/>
      <w:numFmt w:val="bullet"/>
      <w:lvlText w:val="­"/>
      <w:lvlJc w:val="left"/>
      <w:pPr>
        <w:tabs>
          <w:tab w:val="num" w:pos="2007"/>
        </w:tabs>
        <w:ind w:left="2007" w:hanging="360"/>
      </w:pPr>
      <w:rPr>
        <w:rFonts w:ascii="Courier New" w:hAnsi="Courier New"/>
      </w:rPr>
    </w:lvl>
    <w:lvl w:ilvl="2">
      <w:start w:val="1"/>
      <w:numFmt w:val="bullet"/>
      <w:lvlText w:val=""/>
      <w:lvlJc w:val="left"/>
      <w:pPr>
        <w:tabs>
          <w:tab w:val="num" w:pos="2727"/>
        </w:tabs>
        <w:ind w:left="2727" w:hanging="360"/>
      </w:pPr>
      <w:rPr>
        <w:rFonts w:ascii="Wingdings" w:hAnsi="Wingdings"/>
      </w:rPr>
    </w:lvl>
    <w:lvl w:ilvl="3">
      <w:start w:val="1"/>
      <w:numFmt w:val="bullet"/>
      <w:lvlText w:val=""/>
      <w:lvlJc w:val="left"/>
      <w:pPr>
        <w:tabs>
          <w:tab w:val="num" w:pos="3447"/>
        </w:tabs>
        <w:ind w:left="3447" w:hanging="360"/>
      </w:pPr>
      <w:rPr>
        <w:rFonts w:ascii="Symbol" w:hAnsi="Symbol"/>
      </w:rPr>
    </w:lvl>
    <w:lvl w:ilvl="4">
      <w:start w:val="1"/>
      <w:numFmt w:val="bullet"/>
      <w:lvlText w:val="o"/>
      <w:lvlJc w:val="left"/>
      <w:pPr>
        <w:tabs>
          <w:tab w:val="num" w:pos="4167"/>
        </w:tabs>
        <w:ind w:left="4167" w:hanging="360"/>
      </w:pPr>
      <w:rPr>
        <w:rFonts w:ascii="Courier New" w:hAnsi="Courier New"/>
      </w:rPr>
    </w:lvl>
    <w:lvl w:ilvl="5">
      <w:start w:val="1"/>
      <w:numFmt w:val="bullet"/>
      <w:lvlText w:val=""/>
      <w:lvlJc w:val="left"/>
      <w:pPr>
        <w:tabs>
          <w:tab w:val="num" w:pos="4887"/>
        </w:tabs>
        <w:ind w:left="4887" w:hanging="360"/>
      </w:pPr>
      <w:rPr>
        <w:rFonts w:ascii="Wingdings" w:hAnsi="Wingdings"/>
      </w:rPr>
    </w:lvl>
    <w:lvl w:ilvl="6">
      <w:start w:val="1"/>
      <w:numFmt w:val="bullet"/>
      <w:lvlText w:val=""/>
      <w:lvlJc w:val="left"/>
      <w:pPr>
        <w:tabs>
          <w:tab w:val="num" w:pos="5607"/>
        </w:tabs>
        <w:ind w:left="5607" w:hanging="360"/>
      </w:pPr>
      <w:rPr>
        <w:rFonts w:ascii="Symbol" w:hAnsi="Symbol"/>
      </w:rPr>
    </w:lvl>
    <w:lvl w:ilvl="7">
      <w:start w:val="1"/>
      <w:numFmt w:val="bullet"/>
      <w:lvlText w:val="o"/>
      <w:lvlJc w:val="left"/>
      <w:pPr>
        <w:tabs>
          <w:tab w:val="num" w:pos="6327"/>
        </w:tabs>
        <w:ind w:left="6327" w:hanging="360"/>
      </w:pPr>
      <w:rPr>
        <w:rFonts w:ascii="Courier New" w:hAnsi="Courier New"/>
      </w:rPr>
    </w:lvl>
    <w:lvl w:ilvl="8">
      <w:start w:val="1"/>
      <w:numFmt w:val="bullet"/>
      <w:lvlText w:val=""/>
      <w:lvlJc w:val="left"/>
      <w:pPr>
        <w:tabs>
          <w:tab w:val="num" w:pos="7047"/>
        </w:tabs>
        <w:ind w:left="7047" w:hanging="360"/>
      </w:pPr>
      <w:rPr>
        <w:rFonts w:ascii="Wingdings" w:hAnsi="Wingdings"/>
      </w:rPr>
    </w:lvl>
  </w:abstractNum>
  <w:abstractNum w:abstractNumId="5">
    <w:nsid w:val="00000006"/>
    <w:multiLevelType w:val="multilevel"/>
    <w:tmpl w:val="00000006"/>
    <w:name w:val="WWNum6"/>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rPr>
    </w:lvl>
    <w:lvl w:ilvl="8">
      <w:start w:val="1"/>
      <w:numFmt w:val="bullet"/>
      <w:lvlText w:val=""/>
      <w:lvlJc w:val="left"/>
      <w:pPr>
        <w:tabs>
          <w:tab w:val="num" w:pos="0"/>
        </w:tabs>
        <w:ind w:left="6480" w:hanging="360"/>
      </w:pPr>
      <w:rPr>
        <w:rFonts w:ascii="Wingdings" w:hAnsi="Wingdings"/>
      </w:rPr>
    </w:lvl>
  </w:abstractNum>
  <w:abstractNum w:abstractNumId="6">
    <w:nsid w:val="00000007"/>
    <w:multiLevelType w:val="multilevel"/>
    <w:tmpl w:val="00000007"/>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7">
    <w:nsid w:val="00000008"/>
    <w:multiLevelType w:val="multilevel"/>
    <w:tmpl w:val="00000008"/>
    <w:name w:val="WWNum8"/>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rPr>
    </w:lvl>
    <w:lvl w:ilvl="8">
      <w:start w:val="1"/>
      <w:numFmt w:val="bullet"/>
      <w:lvlText w:val=""/>
      <w:lvlJc w:val="left"/>
      <w:pPr>
        <w:tabs>
          <w:tab w:val="num" w:pos="0"/>
        </w:tabs>
        <w:ind w:left="6480" w:hanging="360"/>
      </w:pPr>
      <w:rPr>
        <w:rFonts w:ascii="Wingdings" w:hAnsi="Wingdings"/>
      </w:rPr>
    </w:lvl>
  </w:abstractNum>
  <w:abstractNum w:abstractNumId="8">
    <w:nsid w:val="00000009"/>
    <w:multiLevelType w:val="multilevel"/>
    <w:tmpl w:val="00000009"/>
    <w:name w:val="WWNum9"/>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9">
    <w:nsid w:val="0000000A"/>
    <w:multiLevelType w:val="multilevel"/>
    <w:tmpl w:val="0000000A"/>
    <w:name w:val="WWNum10"/>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0">
    <w:nsid w:val="0000000B"/>
    <w:multiLevelType w:val="multilevel"/>
    <w:tmpl w:val="0000000B"/>
    <w:name w:val="WWNum11"/>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1">
    <w:nsid w:val="0000000C"/>
    <w:multiLevelType w:val="multilevel"/>
    <w:tmpl w:val="0000000C"/>
    <w:name w:val="WWNum12"/>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2">
    <w:nsid w:val="0000000D"/>
    <w:multiLevelType w:val="multilevel"/>
    <w:tmpl w:val="0000000D"/>
    <w:name w:val="WWNum13"/>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3">
    <w:nsid w:val="0000000E"/>
    <w:multiLevelType w:val="multilevel"/>
    <w:tmpl w:val="0000000E"/>
    <w:name w:val="WWNum14"/>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4">
    <w:nsid w:val="0000000F"/>
    <w:multiLevelType w:val="multilevel"/>
    <w:tmpl w:val="0000000F"/>
    <w:name w:val="WWNum15"/>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5">
    <w:nsid w:val="00000010"/>
    <w:multiLevelType w:val="multilevel"/>
    <w:tmpl w:val="00000010"/>
    <w:name w:val="WWNum16"/>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6">
    <w:nsid w:val="00000011"/>
    <w:multiLevelType w:val="multilevel"/>
    <w:tmpl w:val="00000011"/>
    <w:name w:val="WWNum17"/>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7">
    <w:nsid w:val="00000012"/>
    <w:multiLevelType w:val="multilevel"/>
    <w:tmpl w:val="C6CCF784"/>
    <w:name w:val="WWNum18"/>
    <w:lvl w:ilvl="0">
      <w:start w:val="1"/>
      <w:numFmt w:val="bullet"/>
      <w:lvlText w:val=""/>
      <w:lvlJc w:val="left"/>
      <w:pPr>
        <w:tabs>
          <w:tab w:val="num" w:pos="720"/>
        </w:tabs>
        <w:ind w:left="720" w:hanging="360"/>
      </w:pPr>
      <w:rPr>
        <w:rFonts w:ascii="Wingdings 2" w:hAnsi="Wingdings 2"/>
        <w:color w:val="000000"/>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8">
    <w:nsid w:val="00000013"/>
    <w:multiLevelType w:val="multilevel"/>
    <w:tmpl w:val="00000013"/>
    <w:name w:val="WWNum19"/>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9">
    <w:nsid w:val="00000014"/>
    <w:multiLevelType w:val="multilevel"/>
    <w:tmpl w:val="00000014"/>
    <w:name w:val="WWNum20"/>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20">
    <w:nsid w:val="00000015"/>
    <w:multiLevelType w:val="multilevel"/>
    <w:tmpl w:val="00000015"/>
    <w:name w:val="WWNum21"/>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21">
    <w:nsid w:val="00000016"/>
    <w:multiLevelType w:val="multilevel"/>
    <w:tmpl w:val="00000016"/>
    <w:name w:val="WWNum22"/>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22">
    <w:nsid w:val="00000017"/>
    <w:multiLevelType w:val="multilevel"/>
    <w:tmpl w:val="00000017"/>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23">
    <w:nsid w:val="00000018"/>
    <w:multiLevelType w:val="multilevel"/>
    <w:tmpl w:val="00000018"/>
    <w:name w:val="WWNum24"/>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24">
    <w:nsid w:val="00000019"/>
    <w:multiLevelType w:val="multilevel"/>
    <w:tmpl w:val="00000019"/>
    <w:name w:val="WWNum25"/>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080"/>
        </w:tabs>
        <w:ind w:left="1080" w:hanging="360"/>
      </w:pPr>
      <w:rPr>
        <w:rFonts w:cs="Times New Roman"/>
      </w:rPr>
    </w:lvl>
    <w:lvl w:ilvl="2">
      <w:start w:val="1"/>
      <w:numFmt w:val="decimal"/>
      <w:lvlText w:val="%2.%3."/>
      <w:lvlJc w:val="left"/>
      <w:pPr>
        <w:tabs>
          <w:tab w:val="num" w:pos="1440"/>
        </w:tabs>
        <w:ind w:left="1440" w:hanging="360"/>
      </w:pPr>
      <w:rPr>
        <w:rFonts w:cs="Times New Roman"/>
      </w:rPr>
    </w:lvl>
    <w:lvl w:ilvl="3">
      <w:start w:val="1"/>
      <w:numFmt w:val="decimal"/>
      <w:lvlText w:val="%2.%3.%4."/>
      <w:lvlJc w:val="left"/>
      <w:pPr>
        <w:tabs>
          <w:tab w:val="num" w:pos="1800"/>
        </w:tabs>
        <w:ind w:left="1800" w:hanging="360"/>
      </w:pPr>
      <w:rPr>
        <w:rFonts w:cs="Times New Roman"/>
      </w:rPr>
    </w:lvl>
    <w:lvl w:ilvl="4">
      <w:start w:val="1"/>
      <w:numFmt w:val="decimal"/>
      <w:lvlText w:val="%2.%3.%4.%5."/>
      <w:lvlJc w:val="left"/>
      <w:pPr>
        <w:tabs>
          <w:tab w:val="num" w:pos="2160"/>
        </w:tabs>
        <w:ind w:left="2160" w:hanging="360"/>
      </w:pPr>
      <w:rPr>
        <w:rFonts w:cs="Times New Roman"/>
      </w:rPr>
    </w:lvl>
    <w:lvl w:ilvl="5">
      <w:start w:val="1"/>
      <w:numFmt w:val="decimal"/>
      <w:lvlText w:val="%2.%3.%4.%5.%6."/>
      <w:lvlJc w:val="left"/>
      <w:pPr>
        <w:tabs>
          <w:tab w:val="num" w:pos="2520"/>
        </w:tabs>
        <w:ind w:left="2520" w:hanging="360"/>
      </w:pPr>
      <w:rPr>
        <w:rFonts w:cs="Times New Roman"/>
      </w:rPr>
    </w:lvl>
    <w:lvl w:ilvl="6">
      <w:start w:val="1"/>
      <w:numFmt w:val="decimal"/>
      <w:lvlText w:val="%2.%3.%4.%5.%6.%7."/>
      <w:lvlJc w:val="left"/>
      <w:pPr>
        <w:tabs>
          <w:tab w:val="num" w:pos="2880"/>
        </w:tabs>
        <w:ind w:left="2880" w:hanging="360"/>
      </w:pPr>
      <w:rPr>
        <w:rFonts w:cs="Times New Roman"/>
      </w:rPr>
    </w:lvl>
    <w:lvl w:ilvl="7">
      <w:start w:val="1"/>
      <w:numFmt w:val="decimal"/>
      <w:lvlText w:val="%2.%3.%4.%5.%6.%7.%8."/>
      <w:lvlJc w:val="left"/>
      <w:pPr>
        <w:tabs>
          <w:tab w:val="num" w:pos="3240"/>
        </w:tabs>
        <w:ind w:left="3240" w:hanging="360"/>
      </w:pPr>
      <w:rPr>
        <w:rFonts w:cs="Times New Roman"/>
      </w:rPr>
    </w:lvl>
    <w:lvl w:ilvl="8">
      <w:start w:val="1"/>
      <w:numFmt w:val="decimal"/>
      <w:lvlText w:val="%2.%3.%4.%5.%6.%7.%8.%9."/>
      <w:lvlJc w:val="left"/>
      <w:pPr>
        <w:tabs>
          <w:tab w:val="num" w:pos="3600"/>
        </w:tabs>
        <w:ind w:left="3600" w:hanging="360"/>
      </w:pPr>
      <w:rPr>
        <w:rFonts w:cs="Times New Roman"/>
      </w:rPr>
    </w:lvl>
  </w:abstractNum>
  <w:abstractNum w:abstractNumId="25">
    <w:nsid w:val="0000001A"/>
    <w:multiLevelType w:val="multilevel"/>
    <w:tmpl w:val="0000001A"/>
    <w:name w:val="WWNum26"/>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26">
    <w:nsid w:val="0000001B"/>
    <w:multiLevelType w:val="multilevel"/>
    <w:tmpl w:val="0000001B"/>
    <w:name w:val="WWNum27"/>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27">
    <w:nsid w:val="0000001C"/>
    <w:multiLevelType w:val="multilevel"/>
    <w:tmpl w:val="0000001C"/>
    <w:name w:val="WWNum28"/>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28">
    <w:nsid w:val="0000001D"/>
    <w:multiLevelType w:val="multilevel"/>
    <w:tmpl w:val="0000001D"/>
    <w:name w:val="WWNum29"/>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29">
    <w:nsid w:val="0000001E"/>
    <w:multiLevelType w:val="multilevel"/>
    <w:tmpl w:val="0000001E"/>
    <w:name w:val="WWNum30"/>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30">
    <w:nsid w:val="0000001F"/>
    <w:multiLevelType w:val="multilevel"/>
    <w:tmpl w:val="0000001F"/>
    <w:name w:val="WWNum31"/>
    <w:lvl w:ilvl="0">
      <w:start w:val="1"/>
      <w:numFmt w:val="bullet"/>
      <w:lvlText w:val=""/>
      <w:lvlJc w:val="left"/>
      <w:pPr>
        <w:tabs>
          <w:tab w:val="num" w:pos="1440"/>
        </w:tabs>
        <w:ind w:left="1440" w:hanging="360"/>
      </w:pPr>
      <w:rPr>
        <w:rFonts w:ascii="Wingdings 2" w:hAnsi="Wingdings 2"/>
      </w:rPr>
    </w:lvl>
    <w:lvl w:ilvl="1">
      <w:start w:val="1"/>
      <w:numFmt w:val="bullet"/>
      <w:lvlText w:val="◦"/>
      <w:lvlJc w:val="left"/>
      <w:pPr>
        <w:tabs>
          <w:tab w:val="num" w:pos="1800"/>
        </w:tabs>
        <w:ind w:left="1800" w:hanging="360"/>
      </w:pPr>
      <w:rPr>
        <w:rFonts w:ascii="OpenSymbol" w:eastAsia="OpenSymbol"/>
      </w:rPr>
    </w:lvl>
    <w:lvl w:ilvl="2">
      <w:start w:val="1"/>
      <w:numFmt w:val="bullet"/>
      <w:lvlText w:val="▪"/>
      <w:lvlJc w:val="left"/>
      <w:pPr>
        <w:tabs>
          <w:tab w:val="num" w:pos="2160"/>
        </w:tabs>
        <w:ind w:left="2160" w:hanging="360"/>
      </w:pPr>
      <w:rPr>
        <w:rFonts w:ascii="OpenSymbol" w:eastAsia="OpenSymbol"/>
      </w:rPr>
    </w:lvl>
    <w:lvl w:ilvl="3">
      <w:start w:val="1"/>
      <w:numFmt w:val="bullet"/>
      <w:lvlText w:val=""/>
      <w:lvlJc w:val="left"/>
      <w:pPr>
        <w:tabs>
          <w:tab w:val="num" w:pos="2520"/>
        </w:tabs>
        <w:ind w:left="2520" w:hanging="360"/>
      </w:pPr>
      <w:rPr>
        <w:rFonts w:ascii="Wingdings 2" w:hAnsi="Wingdings 2"/>
      </w:rPr>
    </w:lvl>
    <w:lvl w:ilvl="4">
      <w:start w:val="1"/>
      <w:numFmt w:val="bullet"/>
      <w:lvlText w:val="◦"/>
      <w:lvlJc w:val="left"/>
      <w:pPr>
        <w:tabs>
          <w:tab w:val="num" w:pos="2880"/>
        </w:tabs>
        <w:ind w:left="2880" w:hanging="360"/>
      </w:pPr>
      <w:rPr>
        <w:rFonts w:ascii="OpenSymbol" w:eastAsia="OpenSymbol"/>
      </w:rPr>
    </w:lvl>
    <w:lvl w:ilvl="5">
      <w:start w:val="1"/>
      <w:numFmt w:val="bullet"/>
      <w:lvlText w:val="▪"/>
      <w:lvlJc w:val="left"/>
      <w:pPr>
        <w:tabs>
          <w:tab w:val="num" w:pos="3240"/>
        </w:tabs>
        <w:ind w:left="3240" w:hanging="360"/>
      </w:pPr>
      <w:rPr>
        <w:rFonts w:ascii="OpenSymbol" w:eastAsia="OpenSymbol"/>
      </w:rPr>
    </w:lvl>
    <w:lvl w:ilvl="6">
      <w:start w:val="1"/>
      <w:numFmt w:val="bullet"/>
      <w:lvlText w:val=""/>
      <w:lvlJc w:val="left"/>
      <w:pPr>
        <w:tabs>
          <w:tab w:val="num" w:pos="3600"/>
        </w:tabs>
        <w:ind w:left="3600" w:hanging="360"/>
      </w:pPr>
      <w:rPr>
        <w:rFonts w:ascii="Wingdings 2" w:hAnsi="Wingdings 2"/>
      </w:rPr>
    </w:lvl>
    <w:lvl w:ilvl="7">
      <w:start w:val="1"/>
      <w:numFmt w:val="bullet"/>
      <w:lvlText w:val="◦"/>
      <w:lvlJc w:val="left"/>
      <w:pPr>
        <w:tabs>
          <w:tab w:val="num" w:pos="3960"/>
        </w:tabs>
        <w:ind w:left="3960" w:hanging="360"/>
      </w:pPr>
      <w:rPr>
        <w:rFonts w:ascii="OpenSymbol" w:eastAsia="OpenSymbol"/>
      </w:rPr>
    </w:lvl>
    <w:lvl w:ilvl="8">
      <w:start w:val="1"/>
      <w:numFmt w:val="bullet"/>
      <w:lvlText w:val="▪"/>
      <w:lvlJc w:val="left"/>
      <w:pPr>
        <w:tabs>
          <w:tab w:val="num" w:pos="4320"/>
        </w:tabs>
        <w:ind w:left="4320" w:hanging="360"/>
      </w:pPr>
      <w:rPr>
        <w:rFonts w:ascii="OpenSymbol" w:eastAsia="OpenSymbol"/>
      </w:rPr>
    </w:lvl>
  </w:abstractNum>
  <w:abstractNum w:abstractNumId="31">
    <w:nsid w:val="00000020"/>
    <w:multiLevelType w:val="multilevel"/>
    <w:tmpl w:val="00000020"/>
    <w:name w:val="WWNum3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32">
    <w:nsid w:val="00000021"/>
    <w:multiLevelType w:val="multilevel"/>
    <w:tmpl w:val="00000021"/>
    <w:name w:val="WWNum33"/>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33">
    <w:nsid w:val="00000022"/>
    <w:multiLevelType w:val="multilevel"/>
    <w:tmpl w:val="00000022"/>
    <w:name w:val="WWNum34"/>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34">
    <w:nsid w:val="00000023"/>
    <w:multiLevelType w:val="multilevel"/>
    <w:tmpl w:val="00000023"/>
    <w:name w:val="WWNum35"/>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35">
    <w:nsid w:val="00000024"/>
    <w:multiLevelType w:val="multilevel"/>
    <w:tmpl w:val="00000024"/>
    <w:name w:val="WWNum36"/>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36">
    <w:nsid w:val="00000025"/>
    <w:multiLevelType w:val="multilevel"/>
    <w:tmpl w:val="00000025"/>
    <w:name w:val="WWNum37"/>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37">
    <w:nsid w:val="00000026"/>
    <w:multiLevelType w:val="multilevel"/>
    <w:tmpl w:val="00000026"/>
    <w:name w:val="WWNum38"/>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2.%3."/>
      <w:lvlJc w:val="left"/>
      <w:pPr>
        <w:tabs>
          <w:tab w:val="num" w:pos="0"/>
        </w:tabs>
        <w:ind w:left="2160" w:hanging="180"/>
      </w:pPr>
      <w:rPr>
        <w:rFonts w:cs="Times New Roman"/>
      </w:rPr>
    </w:lvl>
    <w:lvl w:ilvl="3">
      <w:start w:val="1"/>
      <w:numFmt w:val="decimal"/>
      <w:lvlText w:val="%2.%3.%4."/>
      <w:lvlJc w:val="left"/>
      <w:pPr>
        <w:tabs>
          <w:tab w:val="num" w:pos="0"/>
        </w:tabs>
        <w:ind w:left="2880" w:hanging="360"/>
      </w:pPr>
      <w:rPr>
        <w:rFonts w:cs="Times New Roman"/>
      </w:rPr>
    </w:lvl>
    <w:lvl w:ilvl="4">
      <w:start w:val="1"/>
      <w:numFmt w:val="lowerLetter"/>
      <w:lvlText w:val="%2.%3.%4.%5."/>
      <w:lvlJc w:val="left"/>
      <w:pPr>
        <w:tabs>
          <w:tab w:val="num" w:pos="0"/>
        </w:tabs>
        <w:ind w:left="3600" w:hanging="360"/>
      </w:pPr>
      <w:rPr>
        <w:rFonts w:cs="Times New Roman"/>
      </w:rPr>
    </w:lvl>
    <w:lvl w:ilvl="5">
      <w:start w:val="1"/>
      <w:numFmt w:val="lowerRoman"/>
      <w:lvlText w:val="%2.%3.%4.%5.%6."/>
      <w:lvlJc w:val="left"/>
      <w:pPr>
        <w:tabs>
          <w:tab w:val="num" w:pos="0"/>
        </w:tabs>
        <w:ind w:left="4320" w:hanging="180"/>
      </w:pPr>
      <w:rPr>
        <w:rFonts w:cs="Times New Roman"/>
      </w:rPr>
    </w:lvl>
    <w:lvl w:ilvl="6">
      <w:start w:val="1"/>
      <w:numFmt w:val="decimal"/>
      <w:lvlText w:val="%2.%3.%4.%5.%6.%7."/>
      <w:lvlJc w:val="left"/>
      <w:pPr>
        <w:tabs>
          <w:tab w:val="num" w:pos="0"/>
        </w:tabs>
        <w:ind w:left="5040" w:hanging="360"/>
      </w:pPr>
      <w:rPr>
        <w:rFonts w:cs="Times New Roman"/>
      </w:rPr>
    </w:lvl>
    <w:lvl w:ilvl="7">
      <w:start w:val="1"/>
      <w:numFmt w:val="lowerLetter"/>
      <w:lvlText w:val="%2.%3.%4.%5.%6.%7.%8."/>
      <w:lvlJc w:val="left"/>
      <w:pPr>
        <w:tabs>
          <w:tab w:val="num" w:pos="0"/>
        </w:tabs>
        <w:ind w:left="5760" w:hanging="360"/>
      </w:pPr>
      <w:rPr>
        <w:rFonts w:cs="Times New Roman"/>
      </w:rPr>
    </w:lvl>
    <w:lvl w:ilvl="8">
      <w:start w:val="1"/>
      <w:numFmt w:val="lowerRoman"/>
      <w:lvlText w:val="%2.%3.%4.%5.%6.%7.%8.%9."/>
      <w:lvlJc w:val="left"/>
      <w:pPr>
        <w:tabs>
          <w:tab w:val="num" w:pos="0"/>
        </w:tabs>
        <w:ind w:left="6480" w:hanging="180"/>
      </w:pPr>
      <w:rPr>
        <w:rFonts w:cs="Times New Roman"/>
      </w:rPr>
    </w:lvl>
  </w:abstractNum>
  <w:abstractNum w:abstractNumId="38">
    <w:nsid w:val="00000027"/>
    <w:multiLevelType w:val="multilevel"/>
    <w:tmpl w:val="00000027"/>
    <w:name w:val="WWNum39"/>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39">
    <w:nsid w:val="00000028"/>
    <w:multiLevelType w:val="multilevel"/>
    <w:tmpl w:val="00000028"/>
    <w:name w:val="WWNum40"/>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40">
    <w:nsid w:val="00000029"/>
    <w:multiLevelType w:val="multilevel"/>
    <w:tmpl w:val="00000029"/>
    <w:name w:val="WWNum41"/>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41">
    <w:nsid w:val="0000002A"/>
    <w:multiLevelType w:val="multilevel"/>
    <w:tmpl w:val="0000002A"/>
    <w:name w:val="WWNum42"/>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42">
    <w:nsid w:val="0000002B"/>
    <w:multiLevelType w:val="multilevel"/>
    <w:tmpl w:val="0000002B"/>
    <w:name w:val="WWNum43"/>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43">
    <w:nsid w:val="0000002C"/>
    <w:multiLevelType w:val="multilevel"/>
    <w:tmpl w:val="0000002C"/>
    <w:name w:val="WWNum44"/>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44">
    <w:nsid w:val="0000002D"/>
    <w:multiLevelType w:val="multilevel"/>
    <w:tmpl w:val="0000002D"/>
    <w:name w:val="WWNum45"/>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45">
    <w:nsid w:val="0000002E"/>
    <w:multiLevelType w:val="multilevel"/>
    <w:tmpl w:val="0000002E"/>
    <w:name w:val="WWNum46"/>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46">
    <w:nsid w:val="0000002F"/>
    <w:multiLevelType w:val="multilevel"/>
    <w:tmpl w:val="0000002F"/>
    <w:name w:val="WWNum47"/>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47">
    <w:nsid w:val="00000030"/>
    <w:multiLevelType w:val="multilevel"/>
    <w:tmpl w:val="00000030"/>
    <w:name w:val="WWNum48"/>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48">
    <w:nsid w:val="00000031"/>
    <w:multiLevelType w:val="multilevel"/>
    <w:tmpl w:val="00000031"/>
    <w:name w:val="WWNum49"/>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49">
    <w:nsid w:val="00000032"/>
    <w:multiLevelType w:val="multilevel"/>
    <w:tmpl w:val="00000032"/>
    <w:name w:val="WWNum50"/>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50">
    <w:nsid w:val="00000033"/>
    <w:multiLevelType w:val="multilevel"/>
    <w:tmpl w:val="00000033"/>
    <w:name w:val="WWNum51"/>
    <w:lvl w:ilvl="0">
      <w:start w:val="1"/>
      <w:numFmt w:val="bullet"/>
      <w:lvlText w:val=""/>
      <w:lvlJc w:val="left"/>
      <w:pPr>
        <w:tabs>
          <w:tab w:val="num" w:pos="1440"/>
        </w:tabs>
        <w:ind w:left="1440" w:hanging="360"/>
      </w:pPr>
      <w:rPr>
        <w:rFonts w:ascii="Wingdings 2" w:hAnsi="Wingdings 2"/>
      </w:rPr>
    </w:lvl>
    <w:lvl w:ilvl="1">
      <w:start w:val="1"/>
      <w:numFmt w:val="bullet"/>
      <w:lvlText w:val="◦"/>
      <w:lvlJc w:val="left"/>
      <w:pPr>
        <w:tabs>
          <w:tab w:val="num" w:pos="1800"/>
        </w:tabs>
        <w:ind w:left="1800" w:hanging="360"/>
      </w:pPr>
      <w:rPr>
        <w:rFonts w:ascii="OpenSymbol" w:eastAsia="OpenSymbol"/>
      </w:rPr>
    </w:lvl>
    <w:lvl w:ilvl="2">
      <w:start w:val="1"/>
      <w:numFmt w:val="bullet"/>
      <w:lvlText w:val="▪"/>
      <w:lvlJc w:val="left"/>
      <w:pPr>
        <w:tabs>
          <w:tab w:val="num" w:pos="2160"/>
        </w:tabs>
        <w:ind w:left="2160" w:hanging="360"/>
      </w:pPr>
      <w:rPr>
        <w:rFonts w:ascii="OpenSymbol" w:eastAsia="OpenSymbol"/>
      </w:rPr>
    </w:lvl>
    <w:lvl w:ilvl="3">
      <w:start w:val="1"/>
      <w:numFmt w:val="bullet"/>
      <w:lvlText w:val=""/>
      <w:lvlJc w:val="left"/>
      <w:pPr>
        <w:tabs>
          <w:tab w:val="num" w:pos="2520"/>
        </w:tabs>
        <w:ind w:left="2520" w:hanging="360"/>
      </w:pPr>
      <w:rPr>
        <w:rFonts w:ascii="Wingdings 2" w:hAnsi="Wingdings 2"/>
      </w:rPr>
    </w:lvl>
    <w:lvl w:ilvl="4">
      <w:start w:val="1"/>
      <w:numFmt w:val="bullet"/>
      <w:lvlText w:val="◦"/>
      <w:lvlJc w:val="left"/>
      <w:pPr>
        <w:tabs>
          <w:tab w:val="num" w:pos="2880"/>
        </w:tabs>
        <w:ind w:left="2880" w:hanging="360"/>
      </w:pPr>
      <w:rPr>
        <w:rFonts w:ascii="OpenSymbol" w:eastAsia="OpenSymbol"/>
      </w:rPr>
    </w:lvl>
    <w:lvl w:ilvl="5">
      <w:start w:val="1"/>
      <w:numFmt w:val="bullet"/>
      <w:lvlText w:val="▪"/>
      <w:lvlJc w:val="left"/>
      <w:pPr>
        <w:tabs>
          <w:tab w:val="num" w:pos="3240"/>
        </w:tabs>
        <w:ind w:left="3240" w:hanging="360"/>
      </w:pPr>
      <w:rPr>
        <w:rFonts w:ascii="OpenSymbol" w:eastAsia="OpenSymbol"/>
      </w:rPr>
    </w:lvl>
    <w:lvl w:ilvl="6">
      <w:start w:val="1"/>
      <w:numFmt w:val="bullet"/>
      <w:lvlText w:val=""/>
      <w:lvlJc w:val="left"/>
      <w:pPr>
        <w:tabs>
          <w:tab w:val="num" w:pos="3600"/>
        </w:tabs>
        <w:ind w:left="3600" w:hanging="360"/>
      </w:pPr>
      <w:rPr>
        <w:rFonts w:ascii="Wingdings 2" w:hAnsi="Wingdings 2"/>
      </w:rPr>
    </w:lvl>
    <w:lvl w:ilvl="7">
      <w:start w:val="1"/>
      <w:numFmt w:val="bullet"/>
      <w:lvlText w:val="◦"/>
      <w:lvlJc w:val="left"/>
      <w:pPr>
        <w:tabs>
          <w:tab w:val="num" w:pos="3960"/>
        </w:tabs>
        <w:ind w:left="3960" w:hanging="360"/>
      </w:pPr>
      <w:rPr>
        <w:rFonts w:ascii="OpenSymbol" w:eastAsia="OpenSymbol"/>
      </w:rPr>
    </w:lvl>
    <w:lvl w:ilvl="8">
      <w:start w:val="1"/>
      <w:numFmt w:val="bullet"/>
      <w:lvlText w:val="▪"/>
      <w:lvlJc w:val="left"/>
      <w:pPr>
        <w:tabs>
          <w:tab w:val="num" w:pos="4320"/>
        </w:tabs>
        <w:ind w:left="4320" w:hanging="360"/>
      </w:pPr>
      <w:rPr>
        <w:rFonts w:ascii="OpenSymbol" w:eastAsia="OpenSymbol"/>
      </w:rPr>
    </w:lvl>
  </w:abstractNum>
  <w:abstractNum w:abstractNumId="51">
    <w:nsid w:val="00000034"/>
    <w:multiLevelType w:val="multilevel"/>
    <w:tmpl w:val="00000034"/>
    <w:name w:val="WWNum52"/>
    <w:lvl w:ilvl="0">
      <w:start w:val="1"/>
      <w:numFmt w:val="bullet"/>
      <w:lvlText w:val=""/>
      <w:lvlJc w:val="left"/>
      <w:pPr>
        <w:tabs>
          <w:tab w:val="num" w:pos="1440"/>
        </w:tabs>
        <w:ind w:left="1440" w:hanging="360"/>
      </w:pPr>
      <w:rPr>
        <w:rFonts w:ascii="Wingdings 2" w:hAnsi="Wingdings 2"/>
      </w:rPr>
    </w:lvl>
    <w:lvl w:ilvl="1">
      <w:start w:val="1"/>
      <w:numFmt w:val="bullet"/>
      <w:lvlText w:val="◦"/>
      <w:lvlJc w:val="left"/>
      <w:pPr>
        <w:tabs>
          <w:tab w:val="num" w:pos="1800"/>
        </w:tabs>
        <w:ind w:left="1800" w:hanging="360"/>
      </w:pPr>
      <w:rPr>
        <w:rFonts w:ascii="OpenSymbol" w:eastAsia="OpenSymbol"/>
      </w:rPr>
    </w:lvl>
    <w:lvl w:ilvl="2">
      <w:start w:val="1"/>
      <w:numFmt w:val="bullet"/>
      <w:lvlText w:val="▪"/>
      <w:lvlJc w:val="left"/>
      <w:pPr>
        <w:tabs>
          <w:tab w:val="num" w:pos="2160"/>
        </w:tabs>
        <w:ind w:left="2160" w:hanging="360"/>
      </w:pPr>
      <w:rPr>
        <w:rFonts w:ascii="OpenSymbol" w:eastAsia="OpenSymbol"/>
      </w:rPr>
    </w:lvl>
    <w:lvl w:ilvl="3">
      <w:start w:val="1"/>
      <w:numFmt w:val="bullet"/>
      <w:lvlText w:val=""/>
      <w:lvlJc w:val="left"/>
      <w:pPr>
        <w:tabs>
          <w:tab w:val="num" w:pos="2520"/>
        </w:tabs>
        <w:ind w:left="2520" w:hanging="360"/>
      </w:pPr>
      <w:rPr>
        <w:rFonts w:ascii="Wingdings 2" w:hAnsi="Wingdings 2"/>
      </w:rPr>
    </w:lvl>
    <w:lvl w:ilvl="4">
      <w:start w:val="1"/>
      <w:numFmt w:val="bullet"/>
      <w:lvlText w:val="◦"/>
      <w:lvlJc w:val="left"/>
      <w:pPr>
        <w:tabs>
          <w:tab w:val="num" w:pos="2880"/>
        </w:tabs>
        <w:ind w:left="2880" w:hanging="360"/>
      </w:pPr>
      <w:rPr>
        <w:rFonts w:ascii="OpenSymbol" w:eastAsia="OpenSymbol"/>
      </w:rPr>
    </w:lvl>
    <w:lvl w:ilvl="5">
      <w:start w:val="1"/>
      <w:numFmt w:val="bullet"/>
      <w:lvlText w:val="▪"/>
      <w:lvlJc w:val="left"/>
      <w:pPr>
        <w:tabs>
          <w:tab w:val="num" w:pos="3240"/>
        </w:tabs>
        <w:ind w:left="3240" w:hanging="360"/>
      </w:pPr>
      <w:rPr>
        <w:rFonts w:ascii="OpenSymbol" w:eastAsia="OpenSymbol"/>
      </w:rPr>
    </w:lvl>
    <w:lvl w:ilvl="6">
      <w:start w:val="1"/>
      <w:numFmt w:val="bullet"/>
      <w:lvlText w:val=""/>
      <w:lvlJc w:val="left"/>
      <w:pPr>
        <w:tabs>
          <w:tab w:val="num" w:pos="3600"/>
        </w:tabs>
        <w:ind w:left="3600" w:hanging="360"/>
      </w:pPr>
      <w:rPr>
        <w:rFonts w:ascii="Wingdings 2" w:hAnsi="Wingdings 2"/>
      </w:rPr>
    </w:lvl>
    <w:lvl w:ilvl="7">
      <w:start w:val="1"/>
      <w:numFmt w:val="bullet"/>
      <w:lvlText w:val="◦"/>
      <w:lvlJc w:val="left"/>
      <w:pPr>
        <w:tabs>
          <w:tab w:val="num" w:pos="3960"/>
        </w:tabs>
        <w:ind w:left="3960" w:hanging="360"/>
      </w:pPr>
      <w:rPr>
        <w:rFonts w:ascii="OpenSymbol" w:eastAsia="OpenSymbol"/>
      </w:rPr>
    </w:lvl>
    <w:lvl w:ilvl="8">
      <w:start w:val="1"/>
      <w:numFmt w:val="bullet"/>
      <w:lvlText w:val="▪"/>
      <w:lvlJc w:val="left"/>
      <w:pPr>
        <w:tabs>
          <w:tab w:val="num" w:pos="4320"/>
        </w:tabs>
        <w:ind w:left="4320" w:hanging="360"/>
      </w:pPr>
      <w:rPr>
        <w:rFonts w:ascii="OpenSymbol" w:eastAsia="OpenSymbol"/>
      </w:rPr>
    </w:lvl>
  </w:abstractNum>
  <w:abstractNum w:abstractNumId="52">
    <w:nsid w:val="00000035"/>
    <w:multiLevelType w:val="multilevel"/>
    <w:tmpl w:val="00000035"/>
    <w:name w:val="WWNum53"/>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53">
    <w:nsid w:val="00000036"/>
    <w:multiLevelType w:val="multilevel"/>
    <w:tmpl w:val="00000036"/>
    <w:name w:val="WWNum54"/>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54">
    <w:nsid w:val="00000037"/>
    <w:multiLevelType w:val="multilevel"/>
    <w:tmpl w:val="00000037"/>
    <w:name w:val="WWNum55"/>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55">
    <w:nsid w:val="00000038"/>
    <w:multiLevelType w:val="multilevel"/>
    <w:tmpl w:val="00000038"/>
    <w:name w:val="WWNum5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56">
    <w:nsid w:val="00000039"/>
    <w:multiLevelType w:val="multilevel"/>
    <w:tmpl w:val="00000039"/>
    <w:name w:val="WWNum57"/>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57">
    <w:nsid w:val="0000003A"/>
    <w:multiLevelType w:val="multilevel"/>
    <w:tmpl w:val="0000003A"/>
    <w:name w:val="WWNum58"/>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58">
    <w:nsid w:val="0000003B"/>
    <w:multiLevelType w:val="multilevel"/>
    <w:tmpl w:val="0000003B"/>
    <w:name w:val="WWNum59"/>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59">
    <w:nsid w:val="0000003C"/>
    <w:multiLevelType w:val="multilevel"/>
    <w:tmpl w:val="0000003C"/>
    <w:name w:val="WWNum60"/>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60">
    <w:nsid w:val="0000003D"/>
    <w:multiLevelType w:val="multilevel"/>
    <w:tmpl w:val="0000003D"/>
    <w:name w:val="WWNum61"/>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61">
    <w:nsid w:val="0000003E"/>
    <w:multiLevelType w:val="multilevel"/>
    <w:tmpl w:val="0000003E"/>
    <w:name w:val="WWNum62"/>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62">
    <w:nsid w:val="0000003F"/>
    <w:multiLevelType w:val="multilevel"/>
    <w:tmpl w:val="0000003F"/>
    <w:name w:val="WWNum63"/>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63">
    <w:nsid w:val="00000040"/>
    <w:multiLevelType w:val="multilevel"/>
    <w:tmpl w:val="00000040"/>
    <w:name w:val="WWNum64"/>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64">
    <w:nsid w:val="00000041"/>
    <w:multiLevelType w:val="multilevel"/>
    <w:tmpl w:val="00000041"/>
    <w:name w:val="WWNum65"/>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65">
    <w:nsid w:val="00000042"/>
    <w:multiLevelType w:val="multilevel"/>
    <w:tmpl w:val="00000042"/>
    <w:name w:val="WWNum66"/>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66">
    <w:nsid w:val="00000043"/>
    <w:multiLevelType w:val="multilevel"/>
    <w:tmpl w:val="00000043"/>
    <w:name w:val="WWNum67"/>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67">
    <w:nsid w:val="00000044"/>
    <w:multiLevelType w:val="multilevel"/>
    <w:tmpl w:val="00000044"/>
    <w:name w:val="WWNum68"/>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68">
    <w:nsid w:val="00000045"/>
    <w:multiLevelType w:val="multilevel"/>
    <w:tmpl w:val="00000045"/>
    <w:name w:val="WWNum69"/>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69">
    <w:nsid w:val="00000046"/>
    <w:multiLevelType w:val="multilevel"/>
    <w:tmpl w:val="00000046"/>
    <w:name w:val="WWNum70"/>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70">
    <w:nsid w:val="00000047"/>
    <w:multiLevelType w:val="multilevel"/>
    <w:tmpl w:val="00000047"/>
    <w:name w:val="WWNum71"/>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71">
    <w:nsid w:val="00000048"/>
    <w:multiLevelType w:val="multilevel"/>
    <w:tmpl w:val="00000048"/>
    <w:name w:val="WWNum72"/>
    <w:lvl w:ilvl="0">
      <w:start w:val="1"/>
      <w:numFmt w:val="decimal"/>
      <w:lvlText w:val="%1."/>
      <w:lvlJc w:val="left"/>
      <w:pPr>
        <w:tabs>
          <w:tab w:val="num" w:pos="1440"/>
        </w:tabs>
        <w:ind w:left="1440" w:hanging="360"/>
      </w:pPr>
      <w:rPr>
        <w:rFonts w:cs="Times New Roman"/>
      </w:rPr>
    </w:lvl>
    <w:lvl w:ilvl="1">
      <w:start w:val="1"/>
      <w:numFmt w:val="decimal"/>
      <w:lvlText w:val="%2."/>
      <w:lvlJc w:val="left"/>
      <w:pPr>
        <w:tabs>
          <w:tab w:val="num" w:pos="1800"/>
        </w:tabs>
        <w:ind w:left="1800" w:hanging="360"/>
      </w:pPr>
      <w:rPr>
        <w:rFonts w:cs="Times New Roman"/>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520"/>
        </w:tabs>
        <w:ind w:left="2520" w:hanging="360"/>
      </w:pPr>
      <w:rPr>
        <w:rFonts w:cs="Times New Roman"/>
      </w:rPr>
    </w:lvl>
    <w:lvl w:ilvl="4">
      <w:start w:val="1"/>
      <w:numFmt w:val="decimal"/>
      <w:lvlText w:val="%2.%3.%4.%5."/>
      <w:lvlJc w:val="left"/>
      <w:pPr>
        <w:tabs>
          <w:tab w:val="num" w:pos="2880"/>
        </w:tabs>
        <w:ind w:left="2880" w:hanging="360"/>
      </w:pPr>
      <w:rPr>
        <w:rFonts w:cs="Times New Roman"/>
      </w:rPr>
    </w:lvl>
    <w:lvl w:ilvl="5">
      <w:start w:val="1"/>
      <w:numFmt w:val="decimal"/>
      <w:lvlText w:val="%2.%3.%4.%5.%6."/>
      <w:lvlJc w:val="left"/>
      <w:pPr>
        <w:tabs>
          <w:tab w:val="num" w:pos="3240"/>
        </w:tabs>
        <w:ind w:left="3240" w:hanging="360"/>
      </w:pPr>
      <w:rPr>
        <w:rFonts w:cs="Times New Roman"/>
      </w:rPr>
    </w:lvl>
    <w:lvl w:ilvl="6">
      <w:start w:val="1"/>
      <w:numFmt w:val="decimal"/>
      <w:lvlText w:val="%2.%3.%4.%5.%6.%7."/>
      <w:lvlJc w:val="left"/>
      <w:pPr>
        <w:tabs>
          <w:tab w:val="num" w:pos="3600"/>
        </w:tabs>
        <w:ind w:left="3600" w:hanging="360"/>
      </w:pPr>
      <w:rPr>
        <w:rFonts w:cs="Times New Roman"/>
      </w:rPr>
    </w:lvl>
    <w:lvl w:ilvl="7">
      <w:start w:val="1"/>
      <w:numFmt w:val="decimal"/>
      <w:lvlText w:val="%2.%3.%4.%5.%6.%7.%8."/>
      <w:lvlJc w:val="left"/>
      <w:pPr>
        <w:tabs>
          <w:tab w:val="num" w:pos="3960"/>
        </w:tabs>
        <w:ind w:left="3960" w:hanging="360"/>
      </w:pPr>
      <w:rPr>
        <w:rFonts w:cs="Times New Roman"/>
      </w:rPr>
    </w:lvl>
    <w:lvl w:ilvl="8">
      <w:start w:val="1"/>
      <w:numFmt w:val="decimal"/>
      <w:lvlText w:val="%2.%3.%4.%5.%6.%7.%8.%9."/>
      <w:lvlJc w:val="left"/>
      <w:pPr>
        <w:tabs>
          <w:tab w:val="num" w:pos="4320"/>
        </w:tabs>
        <w:ind w:left="4320" w:hanging="360"/>
      </w:pPr>
      <w:rPr>
        <w:rFonts w:cs="Times New Roman"/>
      </w:rPr>
    </w:lvl>
  </w:abstractNum>
  <w:abstractNum w:abstractNumId="72">
    <w:nsid w:val="00000049"/>
    <w:multiLevelType w:val="multilevel"/>
    <w:tmpl w:val="00000049"/>
    <w:name w:val="WWNum73"/>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73">
    <w:nsid w:val="0000004A"/>
    <w:multiLevelType w:val="multilevel"/>
    <w:tmpl w:val="0000004A"/>
    <w:name w:val="WWNum74"/>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74">
    <w:nsid w:val="0000004B"/>
    <w:multiLevelType w:val="multilevel"/>
    <w:tmpl w:val="0000004B"/>
    <w:name w:val="WWNum75"/>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75">
    <w:nsid w:val="0000004C"/>
    <w:multiLevelType w:val="multilevel"/>
    <w:tmpl w:val="0000004C"/>
    <w:name w:val="WWNum76"/>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76">
    <w:nsid w:val="0000004D"/>
    <w:multiLevelType w:val="multilevel"/>
    <w:tmpl w:val="0000004D"/>
    <w:name w:val="WWNum77"/>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77">
    <w:nsid w:val="0000004E"/>
    <w:multiLevelType w:val="multilevel"/>
    <w:tmpl w:val="0000004E"/>
    <w:name w:val="WWNum78"/>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78">
    <w:nsid w:val="0000004F"/>
    <w:multiLevelType w:val="multilevel"/>
    <w:tmpl w:val="0000004F"/>
    <w:name w:val="WWNum79"/>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79">
    <w:nsid w:val="00000050"/>
    <w:multiLevelType w:val="multilevel"/>
    <w:tmpl w:val="00000050"/>
    <w:name w:val="WWNum80"/>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80">
    <w:nsid w:val="00000051"/>
    <w:multiLevelType w:val="multilevel"/>
    <w:tmpl w:val="00000051"/>
    <w:name w:val="WWNum81"/>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81">
    <w:nsid w:val="00000052"/>
    <w:multiLevelType w:val="multilevel"/>
    <w:tmpl w:val="00000052"/>
    <w:name w:val="WWNum82"/>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82">
    <w:nsid w:val="00000053"/>
    <w:multiLevelType w:val="multilevel"/>
    <w:tmpl w:val="00000053"/>
    <w:name w:val="WWNum83"/>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83">
    <w:nsid w:val="00000054"/>
    <w:multiLevelType w:val="multilevel"/>
    <w:tmpl w:val="00000054"/>
    <w:name w:val="WWNum84"/>
    <w:lvl w:ilvl="0">
      <w:start w:val="1"/>
      <w:numFmt w:val="bullet"/>
      <w:lvlText w:val=""/>
      <w:lvlJc w:val="left"/>
      <w:pPr>
        <w:tabs>
          <w:tab w:val="num" w:pos="1440"/>
        </w:tabs>
        <w:ind w:left="1440" w:hanging="360"/>
      </w:pPr>
      <w:rPr>
        <w:rFonts w:ascii="Wingdings 2" w:hAnsi="Wingdings 2"/>
      </w:rPr>
    </w:lvl>
    <w:lvl w:ilvl="1">
      <w:start w:val="1"/>
      <w:numFmt w:val="bullet"/>
      <w:lvlText w:val="◦"/>
      <w:lvlJc w:val="left"/>
      <w:pPr>
        <w:tabs>
          <w:tab w:val="num" w:pos="1800"/>
        </w:tabs>
        <w:ind w:left="1800" w:hanging="360"/>
      </w:pPr>
      <w:rPr>
        <w:rFonts w:ascii="OpenSymbol" w:eastAsia="OpenSymbol"/>
      </w:rPr>
    </w:lvl>
    <w:lvl w:ilvl="2">
      <w:start w:val="1"/>
      <w:numFmt w:val="bullet"/>
      <w:lvlText w:val="▪"/>
      <w:lvlJc w:val="left"/>
      <w:pPr>
        <w:tabs>
          <w:tab w:val="num" w:pos="2160"/>
        </w:tabs>
        <w:ind w:left="2160" w:hanging="360"/>
      </w:pPr>
      <w:rPr>
        <w:rFonts w:ascii="OpenSymbol" w:eastAsia="OpenSymbol"/>
      </w:rPr>
    </w:lvl>
    <w:lvl w:ilvl="3">
      <w:start w:val="1"/>
      <w:numFmt w:val="bullet"/>
      <w:lvlText w:val=""/>
      <w:lvlJc w:val="left"/>
      <w:pPr>
        <w:tabs>
          <w:tab w:val="num" w:pos="2520"/>
        </w:tabs>
        <w:ind w:left="2520" w:hanging="360"/>
      </w:pPr>
      <w:rPr>
        <w:rFonts w:ascii="Wingdings 2" w:hAnsi="Wingdings 2"/>
      </w:rPr>
    </w:lvl>
    <w:lvl w:ilvl="4">
      <w:start w:val="1"/>
      <w:numFmt w:val="bullet"/>
      <w:lvlText w:val="◦"/>
      <w:lvlJc w:val="left"/>
      <w:pPr>
        <w:tabs>
          <w:tab w:val="num" w:pos="2880"/>
        </w:tabs>
        <w:ind w:left="2880" w:hanging="360"/>
      </w:pPr>
      <w:rPr>
        <w:rFonts w:ascii="OpenSymbol" w:eastAsia="OpenSymbol"/>
      </w:rPr>
    </w:lvl>
    <w:lvl w:ilvl="5">
      <w:start w:val="1"/>
      <w:numFmt w:val="bullet"/>
      <w:lvlText w:val="▪"/>
      <w:lvlJc w:val="left"/>
      <w:pPr>
        <w:tabs>
          <w:tab w:val="num" w:pos="3240"/>
        </w:tabs>
        <w:ind w:left="3240" w:hanging="360"/>
      </w:pPr>
      <w:rPr>
        <w:rFonts w:ascii="OpenSymbol" w:eastAsia="OpenSymbol"/>
      </w:rPr>
    </w:lvl>
    <w:lvl w:ilvl="6">
      <w:start w:val="1"/>
      <w:numFmt w:val="bullet"/>
      <w:lvlText w:val=""/>
      <w:lvlJc w:val="left"/>
      <w:pPr>
        <w:tabs>
          <w:tab w:val="num" w:pos="3600"/>
        </w:tabs>
        <w:ind w:left="3600" w:hanging="360"/>
      </w:pPr>
      <w:rPr>
        <w:rFonts w:ascii="Wingdings 2" w:hAnsi="Wingdings 2"/>
      </w:rPr>
    </w:lvl>
    <w:lvl w:ilvl="7">
      <w:start w:val="1"/>
      <w:numFmt w:val="bullet"/>
      <w:lvlText w:val="◦"/>
      <w:lvlJc w:val="left"/>
      <w:pPr>
        <w:tabs>
          <w:tab w:val="num" w:pos="3960"/>
        </w:tabs>
        <w:ind w:left="3960" w:hanging="360"/>
      </w:pPr>
      <w:rPr>
        <w:rFonts w:ascii="OpenSymbol" w:eastAsia="OpenSymbol"/>
      </w:rPr>
    </w:lvl>
    <w:lvl w:ilvl="8">
      <w:start w:val="1"/>
      <w:numFmt w:val="bullet"/>
      <w:lvlText w:val="▪"/>
      <w:lvlJc w:val="left"/>
      <w:pPr>
        <w:tabs>
          <w:tab w:val="num" w:pos="4320"/>
        </w:tabs>
        <w:ind w:left="4320" w:hanging="360"/>
      </w:pPr>
      <w:rPr>
        <w:rFonts w:ascii="OpenSymbol" w:eastAsia="OpenSymbol"/>
      </w:rPr>
    </w:lvl>
  </w:abstractNum>
  <w:abstractNum w:abstractNumId="84">
    <w:nsid w:val="00000055"/>
    <w:multiLevelType w:val="multilevel"/>
    <w:tmpl w:val="00000055"/>
    <w:name w:val="WWNum85"/>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85">
    <w:nsid w:val="00000056"/>
    <w:multiLevelType w:val="multilevel"/>
    <w:tmpl w:val="00000056"/>
    <w:name w:val="WWNum86"/>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86">
    <w:nsid w:val="00000057"/>
    <w:multiLevelType w:val="multilevel"/>
    <w:tmpl w:val="00000057"/>
    <w:name w:val="WWNum87"/>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87">
    <w:nsid w:val="00000058"/>
    <w:multiLevelType w:val="multilevel"/>
    <w:tmpl w:val="00000058"/>
    <w:name w:val="WWNum88"/>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88">
    <w:nsid w:val="00000059"/>
    <w:multiLevelType w:val="multilevel"/>
    <w:tmpl w:val="00000059"/>
    <w:name w:val="WWNum89"/>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89">
    <w:nsid w:val="0000005A"/>
    <w:multiLevelType w:val="multilevel"/>
    <w:tmpl w:val="0000005A"/>
    <w:name w:val="WWNum90"/>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90">
    <w:nsid w:val="0000005B"/>
    <w:multiLevelType w:val="multilevel"/>
    <w:tmpl w:val="0000005B"/>
    <w:name w:val="WWNum91"/>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91">
    <w:nsid w:val="0000005C"/>
    <w:multiLevelType w:val="multilevel"/>
    <w:tmpl w:val="0000005C"/>
    <w:name w:val="WWNum92"/>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92">
    <w:nsid w:val="0000005D"/>
    <w:multiLevelType w:val="multilevel"/>
    <w:tmpl w:val="0000005D"/>
    <w:name w:val="WWNum93"/>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93">
    <w:nsid w:val="0000005E"/>
    <w:multiLevelType w:val="multilevel"/>
    <w:tmpl w:val="0000005E"/>
    <w:name w:val="WWNum94"/>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94">
    <w:nsid w:val="0000005F"/>
    <w:multiLevelType w:val="multilevel"/>
    <w:tmpl w:val="0000005F"/>
    <w:name w:val="WWNum95"/>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95">
    <w:nsid w:val="00000060"/>
    <w:multiLevelType w:val="multilevel"/>
    <w:tmpl w:val="00000060"/>
    <w:name w:val="WWNum96"/>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96">
    <w:nsid w:val="00000061"/>
    <w:multiLevelType w:val="multilevel"/>
    <w:tmpl w:val="00000061"/>
    <w:name w:val="WWNum97"/>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97">
    <w:nsid w:val="00000062"/>
    <w:multiLevelType w:val="multilevel"/>
    <w:tmpl w:val="00000062"/>
    <w:name w:val="WWNum98"/>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98">
    <w:nsid w:val="00000063"/>
    <w:multiLevelType w:val="multilevel"/>
    <w:tmpl w:val="00000063"/>
    <w:name w:val="WWNum99"/>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99">
    <w:nsid w:val="00000064"/>
    <w:multiLevelType w:val="multilevel"/>
    <w:tmpl w:val="00000064"/>
    <w:name w:val="WWNum100"/>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00">
    <w:nsid w:val="00000065"/>
    <w:multiLevelType w:val="multilevel"/>
    <w:tmpl w:val="00000065"/>
    <w:name w:val="WWNum101"/>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01">
    <w:nsid w:val="00000066"/>
    <w:multiLevelType w:val="multilevel"/>
    <w:tmpl w:val="00000066"/>
    <w:name w:val="WWNum102"/>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02">
    <w:nsid w:val="00000067"/>
    <w:multiLevelType w:val="multilevel"/>
    <w:tmpl w:val="00000067"/>
    <w:name w:val="WWNum103"/>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03">
    <w:nsid w:val="00000068"/>
    <w:multiLevelType w:val="multilevel"/>
    <w:tmpl w:val="00000068"/>
    <w:name w:val="WWNum104"/>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04">
    <w:nsid w:val="00000069"/>
    <w:multiLevelType w:val="multilevel"/>
    <w:tmpl w:val="00000069"/>
    <w:name w:val="WWNum105"/>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05">
    <w:nsid w:val="0000006A"/>
    <w:multiLevelType w:val="multilevel"/>
    <w:tmpl w:val="0000006A"/>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106">
    <w:nsid w:val="0000006F"/>
    <w:multiLevelType w:val="multilevel"/>
    <w:tmpl w:val="0000006F"/>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07">
    <w:nsid w:val="00000070"/>
    <w:multiLevelType w:val="multilevel"/>
    <w:tmpl w:val="00000070"/>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08">
    <w:nsid w:val="00000071"/>
    <w:multiLevelType w:val="multilevel"/>
    <w:tmpl w:val="00000071"/>
    <w:lvl w:ilvl="0">
      <w:start w:val="1"/>
      <w:numFmt w:val="bullet"/>
      <w:lvlText w:val=""/>
      <w:lvlJc w:val="left"/>
      <w:pPr>
        <w:tabs>
          <w:tab w:val="num" w:pos="791"/>
        </w:tabs>
        <w:ind w:left="791" w:hanging="360"/>
      </w:pPr>
      <w:rPr>
        <w:rFonts w:ascii="Wingdings 2" w:hAnsi="Wingdings 2"/>
      </w:rPr>
    </w:lvl>
    <w:lvl w:ilvl="1">
      <w:start w:val="1"/>
      <w:numFmt w:val="bullet"/>
      <w:lvlText w:val="◦"/>
      <w:lvlJc w:val="left"/>
      <w:pPr>
        <w:tabs>
          <w:tab w:val="num" w:pos="1151"/>
        </w:tabs>
        <w:ind w:left="1151" w:hanging="360"/>
      </w:pPr>
      <w:rPr>
        <w:rFonts w:ascii="OpenSymbol" w:eastAsia="OpenSymbol"/>
      </w:rPr>
    </w:lvl>
    <w:lvl w:ilvl="2">
      <w:start w:val="1"/>
      <w:numFmt w:val="bullet"/>
      <w:lvlText w:val="▪"/>
      <w:lvlJc w:val="left"/>
      <w:pPr>
        <w:tabs>
          <w:tab w:val="num" w:pos="1511"/>
        </w:tabs>
        <w:ind w:left="1511" w:hanging="360"/>
      </w:pPr>
      <w:rPr>
        <w:rFonts w:ascii="OpenSymbol" w:eastAsia="OpenSymbol"/>
      </w:rPr>
    </w:lvl>
    <w:lvl w:ilvl="3">
      <w:start w:val="1"/>
      <w:numFmt w:val="bullet"/>
      <w:lvlText w:val=""/>
      <w:lvlJc w:val="left"/>
      <w:pPr>
        <w:tabs>
          <w:tab w:val="num" w:pos="1871"/>
        </w:tabs>
        <w:ind w:left="1871" w:hanging="360"/>
      </w:pPr>
      <w:rPr>
        <w:rFonts w:ascii="Wingdings 2" w:hAnsi="Wingdings 2"/>
      </w:rPr>
    </w:lvl>
    <w:lvl w:ilvl="4">
      <w:start w:val="1"/>
      <w:numFmt w:val="bullet"/>
      <w:lvlText w:val="◦"/>
      <w:lvlJc w:val="left"/>
      <w:pPr>
        <w:tabs>
          <w:tab w:val="num" w:pos="2231"/>
        </w:tabs>
        <w:ind w:left="2231" w:hanging="360"/>
      </w:pPr>
      <w:rPr>
        <w:rFonts w:ascii="OpenSymbol" w:eastAsia="OpenSymbol"/>
      </w:rPr>
    </w:lvl>
    <w:lvl w:ilvl="5">
      <w:start w:val="1"/>
      <w:numFmt w:val="bullet"/>
      <w:lvlText w:val="▪"/>
      <w:lvlJc w:val="left"/>
      <w:pPr>
        <w:tabs>
          <w:tab w:val="num" w:pos="2591"/>
        </w:tabs>
        <w:ind w:left="2591" w:hanging="360"/>
      </w:pPr>
      <w:rPr>
        <w:rFonts w:ascii="OpenSymbol" w:eastAsia="OpenSymbol"/>
      </w:rPr>
    </w:lvl>
    <w:lvl w:ilvl="6">
      <w:start w:val="1"/>
      <w:numFmt w:val="bullet"/>
      <w:lvlText w:val=""/>
      <w:lvlJc w:val="left"/>
      <w:pPr>
        <w:tabs>
          <w:tab w:val="num" w:pos="2951"/>
        </w:tabs>
        <w:ind w:left="2951" w:hanging="360"/>
      </w:pPr>
      <w:rPr>
        <w:rFonts w:ascii="Wingdings 2" w:hAnsi="Wingdings 2"/>
      </w:rPr>
    </w:lvl>
    <w:lvl w:ilvl="7">
      <w:start w:val="1"/>
      <w:numFmt w:val="bullet"/>
      <w:lvlText w:val="◦"/>
      <w:lvlJc w:val="left"/>
      <w:pPr>
        <w:tabs>
          <w:tab w:val="num" w:pos="3311"/>
        </w:tabs>
        <w:ind w:left="3311" w:hanging="360"/>
      </w:pPr>
      <w:rPr>
        <w:rFonts w:ascii="OpenSymbol" w:eastAsia="OpenSymbol"/>
      </w:rPr>
    </w:lvl>
    <w:lvl w:ilvl="8">
      <w:start w:val="1"/>
      <w:numFmt w:val="bullet"/>
      <w:lvlText w:val="▪"/>
      <w:lvlJc w:val="left"/>
      <w:pPr>
        <w:tabs>
          <w:tab w:val="num" w:pos="3671"/>
        </w:tabs>
        <w:ind w:left="3671" w:hanging="360"/>
      </w:pPr>
      <w:rPr>
        <w:rFonts w:ascii="OpenSymbol" w:eastAsia="OpenSymbol"/>
      </w:rPr>
    </w:lvl>
  </w:abstractNum>
  <w:abstractNum w:abstractNumId="109">
    <w:nsid w:val="00000072"/>
    <w:multiLevelType w:val="multilevel"/>
    <w:tmpl w:val="00000072"/>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10">
    <w:nsid w:val="00000073"/>
    <w:multiLevelType w:val="multilevel"/>
    <w:tmpl w:val="00000073"/>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11">
    <w:nsid w:val="00000074"/>
    <w:multiLevelType w:val="multilevel"/>
    <w:tmpl w:val="00000074"/>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12">
    <w:nsid w:val="00000075"/>
    <w:multiLevelType w:val="multilevel"/>
    <w:tmpl w:val="00000075"/>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13">
    <w:nsid w:val="00000076"/>
    <w:multiLevelType w:val="multilevel"/>
    <w:tmpl w:val="00000076"/>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14">
    <w:nsid w:val="01B058C2"/>
    <w:multiLevelType w:val="hybridMultilevel"/>
    <w:tmpl w:val="1890A990"/>
    <w:lvl w:ilvl="0" w:tplc="055E4734">
      <w:start w:val="1"/>
      <w:numFmt w:val="decimal"/>
      <w:lvlText w:val="%1-"/>
      <w:lvlJc w:val="left"/>
      <w:pPr>
        <w:ind w:left="1065" w:hanging="360"/>
      </w:pPr>
      <w:rPr>
        <w:rFonts w:hint="default"/>
      </w:rPr>
    </w:lvl>
    <w:lvl w:ilvl="1" w:tplc="040C0019">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115">
    <w:nsid w:val="03B567E6"/>
    <w:multiLevelType w:val="multilevel"/>
    <w:tmpl w:val="4EFC69F2"/>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16">
    <w:nsid w:val="097C1BE1"/>
    <w:multiLevelType w:val="multilevel"/>
    <w:tmpl w:val="84368CB2"/>
    <w:lvl w:ilvl="0">
      <w:start w:val="1"/>
      <w:numFmt w:val="bullet"/>
      <w:lvlText w:val=""/>
      <w:lvlJc w:val="left"/>
      <w:pPr>
        <w:tabs>
          <w:tab w:val="num" w:pos="720"/>
        </w:tabs>
        <w:ind w:left="720" w:hanging="360"/>
      </w:pPr>
      <w:rPr>
        <w:rFonts w:hint="default" w:ascii="Wingdings 2" w:hAnsi="Wingdings 2"/>
      </w:rPr>
    </w:lvl>
    <w:lvl w:ilvl="1">
      <w:start w:val="1"/>
      <w:numFmt w:val="bullet"/>
      <w:lvlText w:val="◦"/>
      <w:lvlJc w:val="left"/>
      <w:pPr>
        <w:tabs>
          <w:tab w:val="num" w:pos="1080"/>
        </w:tabs>
        <w:ind w:left="1080" w:hanging="360"/>
      </w:pPr>
      <w:rPr>
        <w:rFonts w:hint="default" w:ascii="OpenSymbol" w:eastAsia="OpenSymbol"/>
      </w:rPr>
    </w:lvl>
    <w:lvl w:ilvl="2">
      <w:start w:val="1"/>
      <w:numFmt w:val="bullet"/>
      <w:lvlText w:val="▪"/>
      <w:lvlJc w:val="left"/>
      <w:pPr>
        <w:tabs>
          <w:tab w:val="num" w:pos="1440"/>
        </w:tabs>
        <w:ind w:left="1440" w:hanging="360"/>
      </w:pPr>
      <w:rPr>
        <w:rFonts w:hint="default" w:ascii="OpenSymbol" w:eastAsia="OpenSymbol"/>
      </w:rPr>
    </w:lvl>
    <w:lvl w:ilvl="3">
      <w:start w:val="1"/>
      <w:numFmt w:val="bullet"/>
      <w:lvlText w:val=""/>
      <w:lvlJc w:val="left"/>
      <w:pPr>
        <w:tabs>
          <w:tab w:val="num" w:pos="1800"/>
        </w:tabs>
        <w:ind w:left="1800" w:hanging="360"/>
      </w:pPr>
      <w:rPr>
        <w:rFonts w:hint="default" w:ascii="Wingdings 2" w:hAnsi="Wingdings 2"/>
      </w:rPr>
    </w:lvl>
    <w:lvl w:ilvl="4">
      <w:start w:val="1"/>
      <w:numFmt w:val="bullet"/>
      <w:lvlText w:val="◦"/>
      <w:lvlJc w:val="left"/>
      <w:pPr>
        <w:tabs>
          <w:tab w:val="num" w:pos="2160"/>
        </w:tabs>
        <w:ind w:left="2160" w:hanging="360"/>
      </w:pPr>
      <w:rPr>
        <w:rFonts w:hint="default" w:ascii="OpenSymbol" w:eastAsia="OpenSymbol"/>
      </w:rPr>
    </w:lvl>
    <w:lvl w:ilvl="5">
      <w:start w:val="1"/>
      <w:numFmt w:val="bullet"/>
      <w:lvlText w:val="▪"/>
      <w:lvlJc w:val="left"/>
      <w:pPr>
        <w:tabs>
          <w:tab w:val="num" w:pos="2520"/>
        </w:tabs>
        <w:ind w:left="2520" w:hanging="360"/>
      </w:pPr>
      <w:rPr>
        <w:rFonts w:hint="default" w:ascii="OpenSymbol" w:eastAsia="OpenSymbol"/>
      </w:rPr>
    </w:lvl>
    <w:lvl w:ilvl="6">
      <w:start w:val="1"/>
      <w:numFmt w:val="bullet"/>
      <w:lvlText w:val=""/>
      <w:lvlJc w:val="left"/>
      <w:pPr>
        <w:tabs>
          <w:tab w:val="num" w:pos="2880"/>
        </w:tabs>
        <w:ind w:left="2880" w:hanging="360"/>
      </w:pPr>
      <w:rPr>
        <w:rFonts w:hint="default" w:ascii="Wingdings 2" w:hAnsi="Wingdings 2"/>
      </w:rPr>
    </w:lvl>
    <w:lvl w:ilvl="7">
      <w:start w:val="1"/>
      <w:numFmt w:val="bullet"/>
      <w:lvlText w:val="◦"/>
      <w:lvlJc w:val="left"/>
      <w:pPr>
        <w:tabs>
          <w:tab w:val="num" w:pos="3240"/>
        </w:tabs>
        <w:ind w:left="3240" w:hanging="360"/>
      </w:pPr>
      <w:rPr>
        <w:rFonts w:hint="default" w:ascii="OpenSymbol" w:eastAsia="OpenSymbol"/>
      </w:rPr>
    </w:lvl>
    <w:lvl w:ilvl="8">
      <w:start w:val="1"/>
      <w:numFmt w:val="bullet"/>
      <w:lvlText w:val="▪"/>
      <w:lvlJc w:val="left"/>
      <w:pPr>
        <w:tabs>
          <w:tab w:val="num" w:pos="3600"/>
        </w:tabs>
        <w:ind w:left="3600" w:hanging="360"/>
      </w:pPr>
      <w:rPr>
        <w:rFonts w:hint="default" w:ascii="OpenSymbol" w:eastAsia="OpenSymbol"/>
      </w:rPr>
    </w:lvl>
  </w:abstractNum>
  <w:abstractNum w:abstractNumId="117">
    <w:nsid w:val="0C820927"/>
    <w:multiLevelType w:val="hybridMultilevel"/>
    <w:tmpl w:val="C7AEF782"/>
    <w:lvl w:ilvl="0" w:tplc="040C000F">
      <w:start w:val="1"/>
      <w:numFmt w:val="decimal"/>
      <w:lvlText w:val="%1."/>
      <w:lvlJc w:val="left"/>
      <w:pPr>
        <w:tabs>
          <w:tab w:val="num" w:pos="720"/>
        </w:tabs>
        <w:ind w:left="720" w:hanging="360"/>
      </w:pPr>
      <w:rPr>
        <w:rFonts w:hint="default"/>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18">
    <w:nsid w:val="18E0016E"/>
    <w:multiLevelType w:val="hybridMultilevel"/>
    <w:tmpl w:val="A8CE923C"/>
    <w:lvl w:ilvl="0" w:tplc="040C0001">
      <w:start w:val="1"/>
      <w:numFmt w:val="bullet"/>
      <w:lvlText w:val=""/>
      <w:lvlJc w:val="left"/>
      <w:pPr>
        <w:tabs>
          <w:tab w:val="num" w:pos="720"/>
        </w:tabs>
        <w:ind w:left="720" w:hanging="360"/>
      </w:pPr>
      <w:rPr>
        <w:rFonts w:hint="default" w:ascii="Symbol" w:hAnsi="Symbol"/>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19">
    <w:nsid w:val="1C69314F"/>
    <w:multiLevelType w:val="hybridMultilevel"/>
    <w:tmpl w:val="36885DF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20">
    <w:nsid w:val="1D9F0883"/>
    <w:multiLevelType w:val="multilevel"/>
    <w:tmpl w:val="666EEC54"/>
    <w:lvl w:ilvl="0">
      <w:start w:val="1"/>
      <w:numFmt w:val="bullet"/>
      <w:lvlText w:val=""/>
      <w:lvlJc w:val="left"/>
      <w:pPr>
        <w:tabs>
          <w:tab w:val="num" w:pos="720"/>
        </w:tabs>
        <w:ind w:left="720" w:hanging="360"/>
      </w:pPr>
      <w:rPr>
        <w:rFonts w:hint="default" w:ascii="Wingdings 2" w:hAnsi="Wingdings 2"/>
        <w:color w:val="000000"/>
      </w:rPr>
    </w:lvl>
    <w:lvl w:ilvl="1">
      <w:start w:val="1"/>
      <w:numFmt w:val="bullet"/>
      <w:lvlText w:val="◦"/>
      <w:lvlJc w:val="left"/>
      <w:pPr>
        <w:tabs>
          <w:tab w:val="num" w:pos="1080"/>
        </w:tabs>
        <w:ind w:left="1080" w:hanging="360"/>
      </w:pPr>
      <w:rPr>
        <w:rFonts w:hint="default" w:ascii="OpenSymbol" w:eastAsia="OpenSymbol"/>
      </w:rPr>
    </w:lvl>
    <w:lvl w:ilvl="2">
      <w:start w:val="1"/>
      <w:numFmt w:val="bullet"/>
      <w:lvlText w:val="▪"/>
      <w:lvlJc w:val="left"/>
      <w:pPr>
        <w:tabs>
          <w:tab w:val="num" w:pos="1440"/>
        </w:tabs>
        <w:ind w:left="1440" w:hanging="360"/>
      </w:pPr>
      <w:rPr>
        <w:rFonts w:hint="default" w:ascii="OpenSymbol" w:eastAsia="OpenSymbol"/>
      </w:rPr>
    </w:lvl>
    <w:lvl w:ilvl="3">
      <w:start w:val="1"/>
      <w:numFmt w:val="bullet"/>
      <w:lvlText w:val=""/>
      <w:lvlJc w:val="left"/>
      <w:pPr>
        <w:tabs>
          <w:tab w:val="num" w:pos="1800"/>
        </w:tabs>
        <w:ind w:left="1800" w:hanging="360"/>
      </w:pPr>
      <w:rPr>
        <w:rFonts w:hint="default" w:ascii="Wingdings 2" w:hAnsi="Wingdings 2"/>
      </w:rPr>
    </w:lvl>
    <w:lvl w:ilvl="4">
      <w:start w:val="1"/>
      <w:numFmt w:val="bullet"/>
      <w:lvlText w:val="◦"/>
      <w:lvlJc w:val="left"/>
      <w:pPr>
        <w:tabs>
          <w:tab w:val="num" w:pos="2160"/>
        </w:tabs>
        <w:ind w:left="2160" w:hanging="360"/>
      </w:pPr>
      <w:rPr>
        <w:rFonts w:hint="default" w:ascii="OpenSymbol" w:eastAsia="OpenSymbol"/>
      </w:rPr>
    </w:lvl>
    <w:lvl w:ilvl="5">
      <w:start w:val="1"/>
      <w:numFmt w:val="bullet"/>
      <w:lvlText w:val="▪"/>
      <w:lvlJc w:val="left"/>
      <w:pPr>
        <w:tabs>
          <w:tab w:val="num" w:pos="2520"/>
        </w:tabs>
        <w:ind w:left="2520" w:hanging="360"/>
      </w:pPr>
      <w:rPr>
        <w:rFonts w:hint="default" w:ascii="OpenSymbol" w:eastAsia="OpenSymbol"/>
      </w:rPr>
    </w:lvl>
    <w:lvl w:ilvl="6">
      <w:start w:val="1"/>
      <w:numFmt w:val="bullet"/>
      <w:lvlText w:val=""/>
      <w:lvlJc w:val="left"/>
      <w:pPr>
        <w:tabs>
          <w:tab w:val="num" w:pos="2880"/>
        </w:tabs>
        <w:ind w:left="2880" w:hanging="360"/>
      </w:pPr>
      <w:rPr>
        <w:rFonts w:hint="default" w:ascii="Wingdings 2" w:hAnsi="Wingdings 2"/>
      </w:rPr>
    </w:lvl>
    <w:lvl w:ilvl="7">
      <w:start w:val="1"/>
      <w:numFmt w:val="bullet"/>
      <w:lvlText w:val="◦"/>
      <w:lvlJc w:val="left"/>
      <w:pPr>
        <w:tabs>
          <w:tab w:val="num" w:pos="3240"/>
        </w:tabs>
        <w:ind w:left="3240" w:hanging="360"/>
      </w:pPr>
      <w:rPr>
        <w:rFonts w:hint="default" w:ascii="OpenSymbol" w:eastAsia="OpenSymbol"/>
      </w:rPr>
    </w:lvl>
    <w:lvl w:ilvl="8">
      <w:start w:val="1"/>
      <w:numFmt w:val="bullet"/>
      <w:lvlText w:val="▪"/>
      <w:lvlJc w:val="left"/>
      <w:pPr>
        <w:tabs>
          <w:tab w:val="num" w:pos="3600"/>
        </w:tabs>
        <w:ind w:left="3600" w:hanging="360"/>
      </w:pPr>
      <w:rPr>
        <w:rFonts w:hint="default" w:ascii="OpenSymbol" w:eastAsia="OpenSymbol"/>
      </w:rPr>
    </w:lvl>
  </w:abstractNum>
  <w:abstractNum w:abstractNumId="121">
    <w:nsid w:val="1E4C0AC7"/>
    <w:multiLevelType w:val="multilevel"/>
    <w:tmpl w:val="2B1C4FDA"/>
    <w:lvl w:ilvl="0">
      <w:start w:val="1"/>
      <w:numFmt w:val="bullet"/>
      <w:lvlText w:val=""/>
      <w:lvlJc w:val="left"/>
      <w:pPr>
        <w:tabs>
          <w:tab w:val="num" w:pos="720"/>
        </w:tabs>
        <w:ind w:left="720" w:hanging="360"/>
      </w:pPr>
      <w:rPr>
        <w:rFonts w:hint="default" w:ascii="Wingdings 2" w:hAnsi="Wingdings 2"/>
      </w:rPr>
    </w:lvl>
    <w:lvl w:ilvl="1">
      <w:start w:val="1"/>
      <w:numFmt w:val="bullet"/>
      <w:lvlText w:val="◦"/>
      <w:lvlJc w:val="left"/>
      <w:pPr>
        <w:tabs>
          <w:tab w:val="num" w:pos="1080"/>
        </w:tabs>
        <w:ind w:left="1080" w:hanging="360"/>
      </w:pPr>
      <w:rPr>
        <w:rFonts w:hint="default" w:ascii="OpenSymbol" w:eastAsia="OpenSymbol"/>
      </w:rPr>
    </w:lvl>
    <w:lvl w:ilvl="2">
      <w:start w:val="1"/>
      <w:numFmt w:val="bullet"/>
      <w:lvlText w:val="▪"/>
      <w:lvlJc w:val="left"/>
      <w:pPr>
        <w:tabs>
          <w:tab w:val="num" w:pos="1440"/>
        </w:tabs>
        <w:ind w:left="1440" w:hanging="360"/>
      </w:pPr>
      <w:rPr>
        <w:rFonts w:hint="default" w:ascii="OpenSymbol" w:eastAsia="OpenSymbol"/>
      </w:rPr>
    </w:lvl>
    <w:lvl w:ilvl="3">
      <w:start w:val="1"/>
      <w:numFmt w:val="bullet"/>
      <w:lvlText w:val=""/>
      <w:lvlJc w:val="left"/>
      <w:pPr>
        <w:tabs>
          <w:tab w:val="num" w:pos="1800"/>
        </w:tabs>
        <w:ind w:left="1800" w:hanging="360"/>
      </w:pPr>
      <w:rPr>
        <w:rFonts w:hint="default" w:ascii="Wingdings 2" w:hAnsi="Wingdings 2"/>
      </w:rPr>
    </w:lvl>
    <w:lvl w:ilvl="4">
      <w:start w:val="1"/>
      <w:numFmt w:val="bullet"/>
      <w:lvlText w:val="◦"/>
      <w:lvlJc w:val="left"/>
      <w:pPr>
        <w:tabs>
          <w:tab w:val="num" w:pos="2160"/>
        </w:tabs>
        <w:ind w:left="2160" w:hanging="360"/>
      </w:pPr>
      <w:rPr>
        <w:rFonts w:hint="default" w:ascii="OpenSymbol" w:eastAsia="OpenSymbol"/>
      </w:rPr>
    </w:lvl>
    <w:lvl w:ilvl="5">
      <w:start w:val="1"/>
      <w:numFmt w:val="bullet"/>
      <w:lvlText w:val="▪"/>
      <w:lvlJc w:val="left"/>
      <w:pPr>
        <w:tabs>
          <w:tab w:val="num" w:pos="2520"/>
        </w:tabs>
        <w:ind w:left="2520" w:hanging="360"/>
      </w:pPr>
      <w:rPr>
        <w:rFonts w:hint="default" w:ascii="OpenSymbol" w:eastAsia="OpenSymbol"/>
      </w:rPr>
    </w:lvl>
    <w:lvl w:ilvl="6">
      <w:start w:val="1"/>
      <w:numFmt w:val="bullet"/>
      <w:lvlText w:val=""/>
      <w:lvlJc w:val="left"/>
      <w:pPr>
        <w:tabs>
          <w:tab w:val="num" w:pos="2880"/>
        </w:tabs>
        <w:ind w:left="2880" w:hanging="360"/>
      </w:pPr>
      <w:rPr>
        <w:rFonts w:hint="default" w:ascii="Wingdings 2" w:hAnsi="Wingdings 2"/>
      </w:rPr>
    </w:lvl>
    <w:lvl w:ilvl="7">
      <w:start w:val="1"/>
      <w:numFmt w:val="bullet"/>
      <w:lvlText w:val="◦"/>
      <w:lvlJc w:val="left"/>
      <w:pPr>
        <w:tabs>
          <w:tab w:val="num" w:pos="3240"/>
        </w:tabs>
        <w:ind w:left="3240" w:hanging="360"/>
      </w:pPr>
      <w:rPr>
        <w:rFonts w:hint="default" w:ascii="OpenSymbol" w:eastAsia="OpenSymbol"/>
      </w:rPr>
    </w:lvl>
    <w:lvl w:ilvl="8">
      <w:start w:val="1"/>
      <w:numFmt w:val="bullet"/>
      <w:lvlText w:val="▪"/>
      <w:lvlJc w:val="left"/>
      <w:pPr>
        <w:tabs>
          <w:tab w:val="num" w:pos="3600"/>
        </w:tabs>
        <w:ind w:left="3600" w:hanging="360"/>
      </w:pPr>
      <w:rPr>
        <w:rFonts w:hint="default" w:ascii="OpenSymbol" w:eastAsia="OpenSymbol"/>
      </w:rPr>
    </w:lvl>
  </w:abstractNum>
  <w:abstractNum w:abstractNumId="122">
    <w:nsid w:val="1FCE55D8"/>
    <w:multiLevelType w:val="multilevel"/>
    <w:tmpl w:val="258CBED0"/>
    <w:lvl w:ilvl="0">
      <w:start w:val="1"/>
      <w:numFmt w:val="bullet"/>
      <w:lvlText w:val=""/>
      <w:lvlJc w:val="left"/>
      <w:pPr>
        <w:tabs>
          <w:tab w:val="num" w:pos="720"/>
        </w:tabs>
        <w:ind w:left="720" w:hanging="360"/>
      </w:pPr>
      <w:rPr>
        <w:rFonts w:hint="default" w:ascii="Wingdings 2" w:hAnsi="Wingdings 2"/>
      </w:rPr>
    </w:lvl>
    <w:lvl w:ilvl="1">
      <w:start w:val="1"/>
      <w:numFmt w:val="bullet"/>
      <w:lvlText w:val="◦"/>
      <w:lvlJc w:val="left"/>
      <w:pPr>
        <w:tabs>
          <w:tab w:val="num" w:pos="1080"/>
        </w:tabs>
        <w:ind w:left="1080" w:hanging="360"/>
      </w:pPr>
      <w:rPr>
        <w:rFonts w:hint="default" w:ascii="OpenSymbol" w:eastAsia="OpenSymbol"/>
      </w:rPr>
    </w:lvl>
    <w:lvl w:ilvl="2">
      <w:start w:val="1"/>
      <w:numFmt w:val="bullet"/>
      <w:lvlText w:val="▪"/>
      <w:lvlJc w:val="left"/>
      <w:pPr>
        <w:tabs>
          <w:tab w:val="num" w:pos="1440"/>
        </w:tabs>
        <w:ind w:left="1440" w:hanging="360"/>
      </w:pPr>
      <w:rPr>
        <w:rFonts w:hint="default" w:ascii="OpenSymbol" w:eastAsia="OpenSymbol"/>
      </w:rPr>
    </w:lvl>
    <w:lvl w:ilvl="3">
      <w:start w:val="1"/>
      <w:numFmt w:val="bullet"/>
      <w:lvlText w:val=""/>
      <w:lvlJc w:val="left"/>
      <w:pPr>
        <w:tabs>
          <w:tab w:val="num" w:pos="1800"/>
        </w:tabs>
        <w:ind w:left="1800" w:hanging="360"/>
      </w:pPr>
      <w:rPr>
        <w:rFonts w:hint="default" w:ascii="Wingdings 2" w:hAnsi="Wingdings 2"/>
      </w:rPr>
    </w:lvl>
    <w:lvl w:ilvl="4">
      <w:start w:val="1"/>
      <w:numFmt w:val="bullet"/>
      <w:lvlText w:val="◦"/>
      <w:lvlJc w:val="left"/>
      <w:pPr>
        <w:tabs>
          <w:tab w:val="num" w:pos="2160"/>
        </w:tabs>
        <w:ind w:left="2160" w:hanging="360"/>
      </w:pPr>
      <w:rPr>
        <w:rFonts w:hint="default" w:ascii="OpenSymbol" w:eastAsia="OpenSymbol"/>
      </w:rPr>
    </w:lvl>
    <w:lvl w:ilvl="5">
      <w:start w:val="1"/>
      <w:numFmt w:val="bullet"/>
      <w:lvlText w:val="▪"/>
      <w:lvlJc w:val="left"/>
      <w:pPr>
        <w:tabs>
          <w:tab w:val="num" w:pos="2520"/>
        </w:tabs>
        <w:ind w:left="2520" w:hanging="360"/>
      </w:pPr>
      <w:rPr>
        <w:rFonts w:hint="default" w:ascii="OpenSymbol" w:eastAsia="OpenSymbol"/>
      </w:rPr>
    </w:lvl>
    <w:lvl w:ilvl="6">
      <w:start w:val="1"/>
      <w:numFmt w:val="bullet"/>
      <w:lvlText w:val=""/>
      <w:lvlJc w:val="left"/>
      <w:pPr>
        <w:tabs>
          <w:tab w:val="num" w:pos="2880"/>
        </w:tabs>
        <w:ind w:left="2880" w:hanging="360"/>
      </w:pPr>
      <w:rPr>
        <w:rFonts w:hint="default" w:ascii="Wingdings 2" w:hAnsi="Wingdings 2"/>
      </w:rPr>
    </w:lvl>
    <w:lvl w:ilvl="7">
      <w:start w:val="1"/>
      <w:numFmt w:val="bullet"/>
      <w:lvlText w:val="◦"/>
      <w:lvlJc w:val="left"/>
      <w:pPr>
        <w:tabs>
          <w:tab w:val="num" w:pos="3240"/>
        </w:tabs>
        <w:ind w:left="3240" w:hanging="360"/>
      </w:pPr>
      <w:rPr>
        <w:rFonts w:hint="default" w:ascii="OpenSymbol" w:eastAsia="OpenSymbol"/>
      </w:rPr>
    </w:lvl>
    <w:lvl w:ilvl="8">
      <w:start w:val="1"/>
      <w:numFmt w:val="bullet"/>
      <w:lvlText w:val="▪"/>
      <w:lvlJc w:val="left"/>
      <w:pPr>
        <w:tabs>
          <w:tab w:val="num" w:pos="3600"/>
        </w:tabs>
        <w:ind w:left="3600" w:hanging="360"/>
      </w:pPr>
      <w:rPr>
        <w:rFonts w:hint="default" w:ascii="OpenSymbol" w:eastAsia="OpenSymbol"/>
      </w:rPr>
    </w:lvl>
  </w:abstractNum>
  <w:abstractNum w:abstractNumId="123">
    <w:nsid w:val="279C33C6"/>
    <w:multiLevelType w:val="multilevel"/>
    <w:tmpl w:val="D3EE11EA"/>
    <w:lvl w:ilvl="0">
      <w:start w:val="1"/>
      <w:numFmt w:val="bullet"/>
      <w:lvlText w:val=""/>
      <w:lvlJc w:val="left"/>
      <w:pPr>
        <w:tabs>
          <w:tab w:val="num" w:pos="720"/>
        </w:tabs>
        <w:ind w:left="720" w:hanging="360"/>
      </w:pPr>
      <w:rPr>
        <w:rFonts w:hint="default" w:ascii="Symbol" w:hAnsi="Symbol"/>
      </w:rPr>
    </w:lvl>
    <w:lvl w:ilvl="1">
      <w:start w:val="1"/>
      <w:numFmt w:val="bullet"/>
      <w:lvlText w:val=""/>
      <w:lvlJc w:val="left"/>
      <w:pPr>
        <w:tabs>
          <w:tab w:val="num" w:pos="1080"/>
        </w:tabs>
        <w:ind w:left="1080" w:hanging="360"/>
      </w:pPr>
      <w:rPr>
        <w:rFonts w:hint="default" w:ascii="Symbol" w:hAnsi="Symbol"/>
      </w:rPr>
    </w:lvl>
    <w:lvl w:ilvl="2">
      <w:start w:val="1"/>
      <w:numFmt w:val="bullet"/>
      <w:lvlText w:val=""/>
      <w:lvlJc w:val="left"/>
      <w:pPr>
        <w:tabs>
          <w:tab w:val="num" w:pos="1440"/>
        </w:tabs>
        <w:ind w:left="1440" w:hanging="360"/>
      </w:pPr>
      <w:rPr>
        <w:rFonts w:hint="default" w:ascii="Symbol" w:hAnsi="Symbol"/>
      </w:rPr>
    </w:lvl>
    <w:lvl w:ilvl="3">
      <w:start w:val="1"/>
      <w:numFmt w:val="bullet"/>
      <w:lvlText w:val=""/>
      <w:lvlJc w:val="left"/>
      <w:pPr>
        <w:tabs>
          <w:tab w:val="num" w:pos="1800"/>
        </w:tabs>
        <w:ind w:left="1800" w:hanging="360"/>
      </w:pPr>
      <w:rPr>
        <w:rFonts w:hint="default" w:ascii="Symbol" w:hAnsi="Symbol"/>
      </w:rPr>
    </w:lvl>
    <w:lvl w:ilvl="4">
      <w:start w:val="1"/>
      <w:numFmt w:val="bullet"/>
      <w:lvlText w:val=""/>
      <w:lvlJc w:val="left"/>
      <w:pPr>
        <w:tabs>
          <w:tab w:val="num" w:pos="2160"/>
        </w:tabs>
        <w:ind w:left="2160" w:hanging="360"/>
      </w:pPr>
      <w:rPr>
        <w:rFonts w:hint="default" w:ascii="Symbol" w:hAnsi="Symbol"/>
      </w:rPr>
    </w:lvl>
    <w:lvl w:ilvl="5">
      <w:start w:val="1"/>
      <w:numFmt w:val="bullet"/>
      <w:lvlText w:val=""/>
      <w:lvlJc w:val="left"/>
      <w:pPr>
        <w:tabs>
          <w:tab w:val="num" w:pos="2520"/>
        </w:tabs>
        <w:ind w:left="2520" w:hanging="360"/>
      </w:pPr>
      <w:rPr>
        <w:rFonts w:hint="default" w:ascii="Symbol" w:hAnsi="Symbol"/>
      </w:rPr>
    </w:lvl>
    <w:lvl w:ilvl="6">
      <w:start w:val="1"/>
      <w:numFmt w:val="bullet"/>
      <w:lvlText w:val=""/>
      <w:lvlJc w:val="left"/>
      <w:pPr>
        <w:tabs>
          <w:tab w:val="num" w:pos="2880"/>
        </w:tabs>
        <w:ind w:left="2880" w:hanging="360"/>
      </w:pPr>
      <w:rPr>
        <w:rFonts w:hint="default" w:ascii="Symbol" w:hAnsi="Symbol"/>
      </w:rPr>
    </w:lvl>
    <w:lvl w:ilvl="7">
      <w:start w:val="1"/>
      <w:numFmt w:val="bullet"/>
      <w:lvlText w:val=""/>
      <w:lvlJc w:val="left"/>
      <w:pPr>
        <w:tabs>
          <w:tab w:val="num" w:pos="3240"/>
        </w:tabs>
        <w:ind w:left="3240" w:hanging="360"/>
      </w:pPr>
      <w:rPr>
        <w:rFonts w:hint="default" w:ascii="Symbol" w:hAnsi="Symbol"/>
      </w:rPr>
    </w:lvl>
    <w:lvl w:ilvl="8">
      <w:start w:val="1"/>
      <w:numFmt w:val="bullet"/>
      <w:lvlText w:val=""/>
      <w:lvlJc w:val="left"/>
      <w:pPr>
        <w:tabs>
          <w:tab w:val="num" w:pos="3600"/>
        </w:tabs>
        <w:ind w:left="3600" w:hanging="360"/>
      </w:pPr>
      <w:rPr>
        <w:rFonts w:hint="default" w:ascii="Symbol" w:hAnsi="Symbol"/>
      </w:rPr>
    </w:lvl>
  </w:abstractNum>
  <w:abstractNum w:abstractNumId="124">
    <w:nsid w:val="2A930F0A"/>
    <w:multiLevelType w:val="multilevel"/>
    <w:tmpl w:val="70FCD0D6"/>
    <w:lvl w:ilvl="0">
      <w:start w:val="1"/>
      <w:numFmt w:val="bullet"/>
      <w:lvlText w:val=""/>
      <w:lvlJc w:val="left"/>
      <w:pPr>
        <w:tabs>
          <w:tab w:val="num" w:pos="720"/>
        </w:tabs>
        <w:ind w:left="720" w:hanging="360"/>
      </w:pPr>
      <w:rPr>
        <w:rFonts w:hint="default" w:ascii="Wingdings 2" w:hAnsi="Wingdings 2"/>
      </w:rPr>
    </w:lvl>
    <w:lvl w:ilvl="1">
      <w:start w:val="1"/>
      <w:numFmt w:val="bullet"/>
      <w:lvlText w:val="◦"/>
      <w:lvlJc w:val="left"/>
      <w:pPr>
        <w:tabs>
          <w:tab w:val="num" w:pos="1080"/>
        </w:tabs>
        <w:ind w:left="1080" w:hanging="360"/>
      </w:pPr>
      <w:rPr>
        <w:rFonts w:hint="default" w:ascii="OpenSymbol" w:eastAsia="OpenSymbol"/>
      </w:rPr>
    </w:lvl>
    <w:lvl w:ilvl="2">
      <w:start w:val="1"/>
      <w:numFmt w:val="bullet"/>
      <w:lvlText w:val="▪"/>
      <w:lvlJc w:val="left"/>
      <w:pPr>
        <w:tabs>
          <w:tab w:val="num" w:pos="1440"/>
        </w:tabs>
        <w:ind w:left="1440" w:hanging="360"/>
      </w:pPr>
      <w:rPr>
        <w:rFonts w:hint="default" w:ascii="OpenSymbol" w:eastAsia="OpenSymbol"/>
      </w:rPr>
    </w:lvl>
    <w:lvl w:ilvl="3">
      <w:start w:val="1"/>
      <w:numFmt w:val="bullet"/>
      <w:lvlText w:val=""/>
      <w:lvlJc w:val="left"/>
      <w:pPr>
        <w:tabs>
          <w:tab w:val="num" w:pos="1800"/>
        </w:tabs>
        <w:ind w:left="1800" w:hanging="360"/>
      </w:pPr>
      <w:rPr>
        <w:rFonts w:hint="default" w:ascii="Wingdings 2" w:hAnsi="Wingdings 2"/>
      </w:rPr>
    </w:lvl>
    <w:lvl w:ilvl="4">
      <w:start w:val="1"/>
      <w:numFmt w:val="bullet"/>
      <w:lvlText w:val="◦"/>
      <w:lvlJc w:val="left"/>
      <w:pPr>
        <w:tabs>
          <w:tab w:val="num" w:pos="2160"/>
        </w:tabs>
        <w:ind w:left="2160" w:hanging="360"/>
      </w:pPr>
      <w:rPr>
        <w:rFonts w:hint="default" w:ascii="OpenSymbol" w:eastAsia="OpenSymbol"/>
      </w:rPr>
    </w:lvl>
    <w:lvl w:ilvl="5">
      <w:start w:val="1"/>
      <w:numFmt w:val="bullet"/>
      <w:lvlText w:val="▪"/>
      <w:lvlJc w:val="left"/>
      <w:pPr>
        <w:tabs>
          <w:tab w:val="num" w:pos="2520"/>
        </w:tabs>
        <w:ind w:left="2520" w:hanging="360"/>
      </w:pPr>
      <w:rPr>
        <w:rFonts w:hint="default" w:ascii="OpenSymbol" w:eastAsia="OpenSymbol"/>
      </w:rPr>
    </w:lvl>
    <w:lvl w:ilvl="6">
      <w:start w:val="1"/>
      <w:numFmt w:val="bullet"/>
      <w:lvlText w:val=""/>
      <w:lvlJc w:val="left"/>
      <w:pPr>
        <w:tabs>
          <w:tab w:val="num" w:pos="2880"/>
        </w:tabs>
        <w:ind w:left="2880" w:hanging="360"/>
      </w:pPr>
      <w:rPr>
        <w:rFonts w:hint="default" w:ascii="Wingdings 2" w:hAnsi="Wingdings 2"/>
      </w:rPr>
    </w:lvl>
    <w:lvl w:ilvl="7">
      <w:start w:val="1"/>
      <w:numFmt w:val="bullet"/>
      <w:lvlText w:val="◦"/>
      <w:lvlJc w:val="left"/>
      <w:pPr>
        <w:tabs>
          <w:tab w:val="num" w:pos="3240"/>
        </w:tabs>
        <w:ind w:left="3240" w:hanging="360"/>
      </w:pPr>
      <w:rPr>
        <w:rFonts w:hint="default" w:ascii="OpenSymbol" w:eastAsia="OpenSymbol"/>
      </w:rPr>
    </w:lvl>
    <w:lvl w:ilvl="8">
      <w:start w:val="1"/>
      <w:numFmt w:val="bullet"/>
      <w:lvlText w:val="▪"/>
      <w:lvlJc w:val="left"/>
      <w:pPr>
        <w:tabs>
          <w:tab w:val="num" w:pos="3600"/>
        </w:tabs>
        <w:ind w:left="3600" w:hanging="360"/>
      </w:pPr>
      <w:rPr>
        <w:rFonts w:hint="default" w:ascii="OpenSymbol" w:eastAsia="OpenSymbol"/>
      </w:rPr>
    </w:lvl>
  </w:abstractNum>
  <w:abstractNum w:abstractNumId="125">
    <w:nsid w:val="2AC62FEB"/>
    <w:multiLevelType w:val="hybridMultilevel"/>
    <w:tmpl w:val="4D5893D2"/>
    <w:lvl w:ilvl="0" w:tplc="BBD42498">
      <w:start w:val="1"/>
      <w:numFmt w:val="lowerLetter"/>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126">
    <w:nsid w:val="2BB923CD"/>
    <w:multiLevelType w:val="hybridMultilevel"/>
    <w:tmpl w:val="473AE77A"/>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27">
    <w:nsid w:val="2F771407"/>
    <w:multiLevelType w:val="multilevel"/>
    <w:tmpl w:val="E65031A8"/>
    <w:lvl w:ilvl="0">
      <w:numFmt w:val="bullet"/>
      <w:lvlText w:val="-"/>
      <w:lvlJc w:val="left"/>
      <w:pPr>
        <w:ind w:left="720" w:hanging="360"/>
      </w:pPr>
      <w:rPr>
        <w:rFonts w:hint="default" w:ascii="Calibri" w:hAnsi="Calibri" w:eastAsia="Times New Roman"/>
      </w:rPr>
    </w:lvl>
    <w:lvl w:ilvl="1">
      <w:start w:val="1"/>
      <w:numFmt w:val="decimal"/>
      <w:lvlText w:val="%2-"/>
      <w:lvlJc w:val="left"/>
      <w:pPr>
        <w:ind w:left="1440" w:hanging="360"/>
      </w:pPr>
      <w:rPr>
        <w:rFonts w:hint="default"/>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128">
    <w:nsid w:val="313166D1"/>
    <w:multiLevelType w:val="hybridMultilevel"/>
    <w:tmpl w:val="44F4C9F0"/>
    <w:lvl w:ilvl="0" w:tplc="040C000D">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29">
    <w:nsid w:val="349F002F"/>
    <w:multiLevelType w:val="multilevel"/>
    <w:tmpl w:val="7C72C822"/>
    <w:lvl w:ilvl="0">
      <w:start w:val="1"/>
      <w:numFmt w:val="bullet"/>
      <w:lvlText w:val=""/>
      <w:lvlJc w:val="left"/>
      <w:pPr>
        <w:tabs>
          <w:tab w:val="num" w:pos="720"/>
        </w:tabs>
        <w:ind w:left="720" w:hanging="360"/>
      </w:pPr>
      <w:rPr>
        <w:rFonts w:hint="default" w:ascii="Symbol" w:hAnsi="Symbol"/>
      </w:rPr>
    </w:lvl>
    <w:lvl w:ilvl="1">
      <w:start w:val="1"/>
      <w:numFmt w:val="bullet"/>
      <w:lvlText w:val=""/>
      <w:lvlJc w:val="left"/>
      <w:pPr>
        <w:tabs>
          <w:tab w:val="num" w:pos="1080"/>
        </w:tabs>
        <w:ind w:left="1080" w:hanging="360"/>
      </w:pPr>
      <w:rPr>
        <w:rFonts w:hint="default" w:ascii="Symbol" w:hAnsi="Symbol"/>
      </w:rPr>
    </w:lvl>
    <w:lvl w:ilvl="2">
      <w:start w:val="1"/>
      <w:numFmt w:val="bullet"/>
      <w:lvlText w:val=""/>
      <w:lvlJc w:val="left"/>
      <w:pPr>
        <w:tabs>
          <w:tab w:val="num" w:pos="1440"/>
        </w:tabs>
        <w:ind w:left="1440" w:hanging="360"/>
      </w:pPr>
      <w:rPr>
        <w:rFonts w:hint="default" w:ascii="Symbol" w:hAnsi="Symbol"/>
      </w:rPr>
    </w:lvl>
    <w:lvl w:ilvl="3">
      <w:start w:val="1"/>
      <w:numFmt w:val="bullet"/>
      <w:lvlText w:val=""/>
      <w:lvlJc w:val="left"/>
      <w:pPr>
        <w:tabs>
          <w:tab w:val="num" w:pos="1800"/>
        </w:tabs>
        <w:ind w:left="1800" w:hanging="360"/>
      </w:pPr>
      <w:rPr>
        <w:rFonts w:hint="default" w:ascii="Symbol" w:hAnsi="Symbol"/>
      </w:rPr>
    </w:lvl>
    <w:lvl w:ilvl="4">
      <w:start w:val="1"/>
      <w:numFmt w:val="bullet"/>
      <w:lvlText w:val=""/>
      <w:lvlJc w:val="left"/>
      <w:pPr>
        <w:tabs>
          <w:tab w:val="num" w:pos="2160"/>
        </w:tabs>
        <w:ind w:left="2160" w:hanging="360"/>
      </w:pPr>
      <w:rPr>
        <w:rFonts w:hint="default" w:ascii="Symbol" w:hAnsi="Symbol"/>
      </w:rPr>
    </w:lvl>
    <w:lvl w:ilvl="5">
      <w:start w:val="1"/>
      <w:numFmt w:val="bullet"/>
      <w:lvlText w:val=""/>
      <w:lvlJc w:val="left"/>
      <w:pPr>
        <w:tabs>
          <w:tab w:val="num" w:pos="2520"/>
        </w:tabs>
        <w:ind w:left="2520" w:hanging="360"/>
      </w:pPr>
      <w:rPr>
        <w:rFonts w:hint="default" w:ascii="Symbol" w:hAnsi="Symbol"/>
      </w:rPr>
    </w:lvl>
    <w:lvl w:ilvl="6">
      <w:start w:val="1"/>
      <w:numFmt w:val="bullet"/>
      <w:lvlText w:val=""/>
      <w:lvlJc w:val="left"/>
      <w:pPr>
        <w:tabs>
          <w:tab w:val="num" w:pos="2880"/>
        </w:tabs>
        <w:ind w:left="2880" w:hanging="360"/>
      </w:pPr>
      <w:rPr>
        <w:rFonts w:hint="default" w:ascii="Symbol" w:hAnsi="Symbol"/>
      </w:rPr>
    </w:lvl>
    <w:lvl w:ilvl="7">
      <w:start w:val="1"/>
      <w:numFmt w:val="bullet"/>
      <w:lvlText w:val=""/>
      <w:lvlJc w:val="left"/>
      <w:pPr>
        <w:tabs>
          <w:tab w:val="num" w:pos="3240"/>
        </w:tabs>
        <w:ind w:left="3240" w:hanging="360"/>
      </w:pPr>
      <w:rPr>
        <w:rFonts w:hint="default" w:ascii="Symbol" w:hAnsi="Symbol"/>
      </w:rPr>
    </w:lvl>
    <w:lvl w:ilvl="8">
      <w:start w:val="1"/>
      <w:numFmt w:val="bullet"/>
      <w:lvlText w:val=""/>
      <w:lvlJc w:val="left"/>
      <w:pPr>
        <w:tabs>
          <w:tab w:val="num" w:pos="3600"/>
        </w:tabs>
        <w:ind w:left="3600" w:hanging="360"/>
      </w:pPr>
      <w:rPr>
        <w:rFonts w:hint="default" w:ascii="Symbol" w:hAnsi="Symbol"/>
      </w:rPr>
    </w:lvl>
  </w:abstractNum>
  <w:abstractNum w:abstractNumId="130">
    <w:nsid w:val="3C681E0B"/>
    <w:multiLevelType w:val="multilevel"/>
    <w:tmpl w:val="67EC54BA"/>
    <w:lvl w:ilvl="0">
      <w:start w:val="1"/>
      <w:numFmt w:val="bullet"/>
      <w:lvlText w:val=""/>
      <w:lvlJc w:val="left"/>
      <w:pPr>
        <w:tabs>
          <w:tab w:val="num" w:pos="720"/>
        </w:tabs>
        <w:ind w:left="720" w:hanging="360"/>
      </w:pPr>
      <w:rPr>
        <w:rFonts w:hint="default" w:ascii="Wingdings 2" w:hAnsi="Wingdings 2"/>
      </w:rPr>
    </w:lvl>
    <w:lvl w:ilvl="1">
      <w:start w:val="1"/>
      <w:numFmt w:val="bullet"/>
      <w:lvlText w:val="◦"/>
      <w:lvlJc w:val="left"/>
      <w:pPr>
        <w:tabs>
          <w:tab w:val="num" w:pos="1080"/>
        </w:tabs>
        <w:ind w:left="1080" w:hanging="360"/>
      </w:pPr>
      <w:rPr>
        <w:rFonts w:hint="default" w:ascii="OpenSymbol" w:eastAsia="OpenSymbol"/>
      </w:rPr>
    </w:lvl>
    <w:lvl w:ilvl="2">
      <w:start w:val="1"/>
      <w:numFmt w:val="bullet"/>
      <w:lvlText w:val="▪"/>
      <w:lvlJc w:val="left"/>
      <w:pPr>
        <w:tabs>
          <w:tab w:val="num" w:pos="1440"/>
        </w:tabs>
        <w:ind w:left="1440" w:hanging="360"/>
      </w:pPr>
      <w:rPr>
        <w:rFonts w:hint="default" w:ascii="OpenSymbol" w:eastAsia="OpenSymbol"/>
      </w:rPr>
    </w:lvl>
    <w:lvl w:ilvl="3">
      <w:start w:val="1"/>
      <w:numFmt w:val="bullet"/>
      <w:lvlText w:val=""/>
      <w:lvlJc w:val="left"/>
      <w:pPr>
        <w:tabs>
          <w:tab w:val="num" w:pos="1800"/>
        </w:tabs>
        <w:ind w:left="1800" w:hanging="360"/>
      </w:pPr>
      <w:rPr>
        <w:rFonts w:hint="default" w:ascii="Wingdings 2" w:hAnsi="Wingdings 2"/>
      </w:rPr>
    </w:lvl>
    <w:lvl w:ilvl="4">
      <w:start w:val="1"/>
      <w:numFmt w:val="bullet"/>
      <w:lvlText w:val="◦"/>
      <w:lvlJc w:val="left"/>
      <w:pPr>
        <w:tabs>
          <w:tab w:val="num" w:pos="2160"/>
        </w:tabs>
        <w:ind w:left="2160" w:hanging="360"/>
      </w:pPr>
      <w:rPr>
        <w:rFonts w:hint="default" w:ascii="OpenSymbol" w:eastAsia="OpenSymbol"/>
      </w:rPr>
    </w:lvl>
    <w:lvl w:ilvl="5">
      <w:start w:val="1"/>
      <w:numFmt w:val="bullet"/>
      <w:lvlText w:val="▪"/>
      <w:lvlJc w:val="left"/>
      <w:pPr>
        <w:tabs>
          <w:tab w:val="num" w:pos="2520"/>
        </w:tabs>
        <w:ind w:left="2520" w:hanging="360"/>
      </w:pPr>
      <w:rPr>
        <w:rFonts w:hint="default" w:ascii="OpenSymbol" w:eastAsia="OpenSymbol"/>
      </w:rPr>
    </w:lvl>
    <w:lvl w:ilvl="6">
      <w:start w:val="1"/>
      <w:numFmt w:val="bullet"/>
      <w:lvlText w:val=""/>
      <w:lvlJc w:val="left"/>
      <w:pPr>
        <w:tabs>
          <w:tab w:val="num" w:pos="2880"/>
        </w:tabs>
        <w:ind w:left="2880" w:hanging="360"/>
      </w:pPr>
      <w:rPr>
        <w:rFonts w:hint="default" w:ascii="Wingdings 2" w:hAnsi="Wingdings 2"/>
      </w:rPr>
    </w:lvl>
    <w:lvl w:ilvl="7">
      <w:start w:val="1"/>
      <w:numFmt w:val="bullet"/>
      <w:lvlText w:val="◦"/>
      <w:lvlJc w:val="left"/>
      <w:pPr>
        <w:tabs>
          <w:tab w:val="num" w:pos="3240"/>
        </w:tabs>
        <w:ind w:left="3240" w:hanging="360"/>
      </w:pPr>
      <w:rPr>
        <w:rFonts w:hint="default" w:ascii="OpenSymbol" w:eastAsia="OpenSymbol"/>
      </w:rPr>
    </w:lvl>
    <w:lvl w:ilvl="8">
      <w:start w:val="1"/>
      <w:numFmt w:val="bullet"/>
      <w:lvlText w:val="▪"/>
      <w:lvlJc w:val="left"/>
      <w:pPr>
        <w:tabs>
          <w:tab w:val="num" w:pos="3600"/>
        </w:tabs>
        <w:ind w:left="3600" w:hanging="360"/>
      </w:pPr>
      <w:rPr>
        <w:rFonts w:hint="default" w:ascii="OpenSymbol" w:eastAsia="OpenSymbol"/>
      </w:rPr>
    </w:lvl>
  </w:abstractNum>
  <w:abstractNum w:abstractNumId="131">
    <w:nsid w:val="41494211"/>
    <w:multiLevelType w:val="hybridMultilevel"/>
    <w:tmpl w:val="53C8A71C"/>
    <w:lvl w:ilvl="0" w:tplc="040C000F">
      <w:start w:val="1"/>
      <w:numFmt w:val="decimal"/>
      <w:lvlText w:val="%1."/>
      <w:lvlJc w:val="left"/>
      <w:pPr>
        <w:ind w:left="1068" w:hanging="360"/>
      </w:pPr>
    </w:lvl>
    <w:lvl w:ilvl="1" w:tplc="040C0019">
      <w:start w:val="1"/>
      <w:numFmt w:val="lowerLetter"/>
      <w:lvlText w:val="%2."/>
      <w:lvlJc w:val="left"/>
      <w:pPr>
        <w:ind w:left="1788" w:hanging="360"/>
      </w:pPr>
    </w:lvl>
    <w:lvl w:ilvl="2" w:tplc="040C001B">
      <w:start w:val="1"/>
      <w:numFmt w:val="lowerRoman"/>
      <w:lvlText w:val="%3."/>
      <w:lvlJc w:val="right"/>
      <w:pPr>
        <w:ind w:left="2508" w:hanging="180"/>
      </w:pPr>
    </w:lvl>
    <w:lvl w:ilvl="3" w:tplc="040C000F">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32">
    <w:nsid w:val="42364E3B"/>
    <w:multiLevelType w:val="multilevel"/>
    <w:tmpl w:val="F3604B2C"/>
    <w:lvl w:ilvl="0">
      <w:start w:val="1"/>
      <w:numFmt w:val="bullet"/>
      <w:lvlText w:val=""/>
      <w:lvlJc w:val="left"/>
      <w:pPr>
        <w:tabs>
          <w:tab w:val="num" w:pos="720"/>
        </w:tabs>
        <w:ind w:left="720" w:hanging="360"/>
      </w:pPr>
      <w:rPr>
        <w:rFonts w:hint="default" w:ascii="Wingdings 2" w:hAnsi="Wingdings 2"/>
      </w:rPr>
    </w:lvl>
    <w:lvl w:ilvl="1">
      <w:start w:val="1"/>
      <w:numFmt w:val="bullet"/>
      <w:lvlText w:val="◦"/>
      <w:lvlJc w:val="left"/>
      <w:pPr>
        <w:tabs>
          <w:tab w:val="num" w:pos="1080"/>
        </w:tabs>
        <w:ind w:left="1080" w:hanging="360"/>
      </w:pPr>
      <w:rPr>
        <w:rFonts w:hint="default" w:ascii="OpenSymbol" w:eastAsia="OpenSymbol"/>
      </w:rPr>
    </w:lvl>
    <w:lvl w:ilvl="2">
      <w:start w:val="1"/>
      <w:numFmt w:val="bullet"/>
      <w:lvlText w:val="▪"/>
      <w:lvlJc w:val="left"/>
      <w:pPr>
        <w:tabs>
          <w:tab w:val="num" w:pos="1440"/>
        </w:tabs>
        <w:ind w:left="1440" w:hanging="360"/>
      </w:pPr>
      <w:rPr>
        <w:rFonts w:hint="default" w:ascii="OpenSymbol" w:eastAsia="OpenSymbol"/>
      </w:rPr>
    </w:lvl>
    <w:lvl w:ilvl="3">
      <w:start w:val="1"/>
      <w:numFmt w:val="bullet"/>
      <w:lvlText w:val=""/>
      <w:lvlJc w:val="left"/>
      <w:pPr>
        <w:tabs>
          <w:tab w:val="num" w:pos="1800"/>
        </w:tabs>
        <w:ind w:left="1800" w:hanging="360"/>
      </w:pPr>
      <w:rPr>
        <w:rFonts w:hint="default" w:ascii="Wingdings 2" w:hAnsi="Wingdings 2"/>
      </w:rPr>
    </w:lvl>
    <w:lvl w:ilvl="4">
      <w:start w:val="1"/>
      <w:numFmt w:val="bullet"/>
      <w:lvlText w:val="◦"/>
      <w:lvlJc w:val="left"/>
      <w:pPr>
        <w:tabs>
          <w:tab w:val="num" w:pos="2160"/>
        </w:tabs>
        <w:ind w:left="2160" w:hanging="360"/>
      </w:pPr>
      <w:rPr>
        <w:rFonts w:hint="default" w:ascii="OpenSymbol" w:eastAsia="OpenSymbol"/>
      </w:rPr>
    </w:lvl>
    <w:lvl w:ilvl="5">
      <w:start w:val="1"/>
      <w:numFmt w:val="bullet"/>
      <w:lvlText w:val="▪"/>
      <w:lvlJc w:val="left"/>
      <w:pPr>
        <w:tabs>
          <w:tab w:val="num" w:pos="2520"/>
        </w:tabs>
        <w:ind w:left="2520" w:hanging="360"/>
      </w:pPr>
      <w:rPr>
        <w:rFonts w:hint="default" w:ascii="OpenSymbol" w:eastAsia="OpenSymbol"/>
      </w:rPr>
    </w:lvl>
    <w:lvl w:ilvl="6">
      <w:start w:val="1"/>
      <w:numFmt w:val="bullet"/>
      <w:lvlText w:val=""/>
      <w:lvlJc w:val="left"/>
      <w:pPr>
        <w:tabs>
          <w:tab w:val="num" w:pos="2880"/>
        </w:tabs>
        <w:ind w:left="2880" w:hanging="360"/>
      </w:pPr>
      <w:rPr>
        <w:rFonts w:hint="default" w:ascii="Wingdings 2" w:hAnsi="Wingdings 2"/>
      </w:rPr>
    </w:lvl>
    <w:lvl w:ilvl="7">
      <w:start w:val="1"/>
      <w:numFmt w:val="bullet"/>
      <w:lvlText w:val="◦"/>
      <w:lvlJc w:val="left"/>
      <w:pPr>
        <w:tabs>
          <w:tab w:val="num" w:pos="3240"/>
        </w:tabs>
        <w:ind w:left="3240" w:hanging="360"/>
      </w:pPr>
      <w:rPr>
        <w:rFonts w:hint="default" w:ascii="OpenSymbol" w:eastAsia="OpenSymbol"/>
      </w:rPr>
    </w:lvl>
    <w:lvl w:ilvl="8">
      <w:start w:val="1"/>
      <w:numFmt w:val="bullet"/>
      <w:lvlText w:val="▪"/>
      <w:lvlJc w:val="left"/>
      <w:pPr>
        <w:tabs>
          <w:tab w:val="num" w:pos="3600"/>
        </w:tabs>
        <w:ind w:left="3600" w:hanging="360"/>
      </w:pPr>
      <w:rPr>
        <w:rFonts w:hint="default" w:ascii="OpenSymbol" w:eastAsia="OpenSymbol"/>
      </w:rPr>
    </w:lvl>
  </w:abstractNum>
  <w:abstractNum w:abstractNumId="133">
    <w:nsid w:val="42C9682C"/>
    <w:multiLevelType w:val="hybridMultilevel"/>
    <w:tmpl w:val="6BD071A8"/>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34">
    <w:nsid w:val="540C1CA4"/>
    <w:multiLevelType w:val="multilevel"/>
    <w:tmpl w:val="0E82F820"/>
    <w:lvl w:ilvl="0">
      <w:start w:val="1"/>
      <w:numFmt w:val="bullet"/>
      <w:lvlText w:val=""/>
      <w:lvlJc w:val="left"/>
      <w:pPr>
        <w:tabs>
          <w:tab w:val="num" w:pos="720"/>
        </w:tabs>
        <w:ind w:left="720" w:hanging="360"/>
      </w:pPr>
      <w:rPr>
        <w:rFonts w:hint="default" w:ascii="Wingdings 2" w:hAnsi="Wingdings 2"/>
      </w:rPr>
    </w:lvl>
    <w:lvl w:ilvl="1">
      <w:start w:val="1"/>
      <w:numFmt w:val="bullet"/>
      <w:lvlText w:val="◦"/>
      <w:lvlJc w:val="left"/>
      <w:pPr>
        <w:tabs>
          <w:tab w:val="num" w:pos="1080"/>
        </w:tabs>
        <w:ind w:left="1080" w:hanging="360"/>
      </w:pPr>
      <w:rPr>
        <w:rFonts w:hint="default" w:ascii="OpenSymbol" w:eastAsia="OpenSymbol"/>
      </w:rPr>
    </w:lvl>
    <w:lvl w:ilvl="2">
      <w:start w:val="1"/>
      <w:numFmt w:val="bullet"/>
      <w:lvlText w:val="▪"/>
      <w:lvlJc w:val="left"/>
      <w:pPr>
        <w:tabs>
          <w:tab w:val="num" w:pos="1440"/>
        </w:tabs>
        <w:ind w:left="1440" w:hanging="360"/>
      </w:pPr>
      <w:rPr>
        <w:rFonts w:hint="default" w:ascii="OpenSymbol" w:eastAsia="OpenSymbol"/>
      </w:rPr>
    </w:lvl>
    <w:lvl w:ilvl="3">
      <w:start w:val="1"/>
      <w:numFmt w:val="bullet"/>
      <w:lvlText w:val=""/>
      <w:lvlJc w:val="left"/>
      <w:pPr>
        <w:tabs>
          <w:tab w:val="num" w:pos="1800"/>
        </w:tabs>
        <w:ind w:left="1800" w:hanging="360"/>
      </w:pPr>
      <w:rPr>
        <w:rFonts w:hint="default" w:ascii="Wingdings 2" w:hAnsi="Wingdings 2"/>
      </w:rPr>
    </w:lvl>
    <w:lvl w:ilvl="4">
      <w:start w:val="1"/>
      <w:numFmt w:val="bullet"/>
      <w:lvlText w:val="◦"/>
      <w:lvlJc w:val="left"/>
      <w:pPr>
        <w:tabs>
          <w:tab w:val="num" w:pos="2160"/>
        </w:tabs>
        <w:ind w:left="2160" w:hanging="360"/>
      </w:pPr>
      <w:rPr>
        <w:rFonts w:hint="default" w:ascii="OpenSymbol" w:eastAsia="OpenSymbol"/>
      </w:rPr>
    </w:lvl>
    <w:lvl w:ilvl="5">
      <w:start w:val="1"/>
      <w:numFmt w:val="bullet"/>
      <w:lvlText w:val="▪"/>
      <w:lvlJc w:val="left"/>
      <w:pPr>
        <w:tabs>
          <w:tab w:val="num" w:pos="2520"/>
        </w:tabs>
        <w:ind w:left="2520" w:hanging="360"/>
      </w:pPr>
      <w:rPr>
        <w:rFonts w:hint="default" w:ascii="OpenSymbol" w:eastAsia="OpenSymbol"/>
      </w:rPr>
    </w:lvl>
    <w:lvl w:ilvl="6">
      <w:start w:val="1"/>
      <w:numFmt w:val="bullet"/>
      <w:lvlText w:val=""/>
      <w:lvlJc w:val="left"/>
      <w:pPr>
        <w:tabs>
          <w:tab w:val="num" w:pos="2880"/>
        </w:tabs>
        <w:ind w:left="2880" w:hanging="360"/>
      </w:pPr>
      <w:rPr>
        <w:rFonts w:hint="default" w:ascii="Wingdings 2" w:hAnsi="Wingdings 2"/>
      </w:rPr>
    </w:lvl>
    <w:lvl w:ilvl="7">
      <w:start w:val="1"/>
      <w:numFmt w:val="bullet"/>
      <w:lvlText w:val="◦"/>
      <w:lvlJc w:val="left"/>
      <w:pPr>
        <w:tabs>
          <w:tab w:val="num" w:pos="3240"/>
        </w:tabs>
        <w:ind w:left="3240" w:hanging="360"/>
      </w:pPr>
      <w:rPr>
        <w:rFonts w:hint="default" w:ascii="OpenSymbol" w:eastAsia="OpenSymbol"/>
      </w:rPr>
    </w:lvl>
    <w:lvl w:ilvl="8">
      <w:start w:val="1"/>
      <w:numFmt w:val="bullet"/>
      <w:lvlText w:val="▪"/>
      <w:lvlJc w:val="left"/>
      <w:pPr>
        <w:tabs>
          <w:tab w:val="num" w:pos="3600"/>
        </w:tabs>
        <w:ind w:left="3600" w:hanging="360"/>
      </w:pPr>
      <w:rPr>
        <w:rFonts w:hint="default" w:ascii="OpenSymbol" w:eastAsia="OpenSymbol"/>
      </w:rPr>
    </w:lvl>
  </w:abstractNum>
  <w:abstractNum w:abstractNumId="135">
    <w:nsid w:val="5E9538AD"/>
    <w:multiLevelType w:val="multilevel"/>
    <w:tmpl w:val="03F42766"/>
    <w:lvl w:ilvl="0">
      <w:start w:val="1"/>
      <w:numFmt w:val="bullet"/>
      <w:lvlText w:val=""/>
      <w:lvlJc w:val="left"/>
      <w:pPr>
        <w:tabs>
          <w:tab w:val="num" w:pos="720"/>
        </w:tabs>
        <w:ind w:left="720" w:hanging="360"/>
      </w:pPr>
      <w:rPr>
        <w:rFonts w:hint="default" w:ascii="Wingdings 2" w:hAnsi="Wingdings 2"/>
      </w:rPr>
    </w:lvl>
    <w:lvl w:ilvl="1">
      <w:start w:val="1"/>
      <w:numFmt w:val="bullet"/>
      <w:lvlText w:val="◦"/>
      <w:lvlJc w:val="left"/>
      <w:pPr>
        <w:tabs>
          <w:tab w:val="num" w:pos="1080"/>
        </w:tabs>
        <w:ind w:left="1080" w:hanging="360"/>
      </w:pPr>
      <w:rPr>
        <w:rFonts w:hint="default" w:ascii="OpenSymbol" w:eastAsia="OpenSymbol"/>
      </w:rPr>
    </w:lvl>
    <w:lvl w:ilvl="2">
      <w:start w:val="1"/>
      <w:numFmt w:val="bullet"/>
      <w:lvlText w:val="▪"/>
      <w:lvlJc w:val="left"/>
      <w:pPr>
        <w:tabs>
          <w:tab w:val="num" w:pos="1440"/>
        </w:tabs>
        <w:ind w:left="1440" w:hanging="360"/>
      </w:pPr>
      <w:rPr>
        <w:rFonts w:hint="default" w:ascii="OpenSymbol" w:eastAsia="OpenSymbol"/>
      </w:rPr>
    </w:lvl>
    <w:lvl w:ilvl="3">
      <w:start w:val="1"/>
      <w:numFmt w:val="bullet"/>
      <w:lvlText w:val=""/>
      <w:lvlJc w:val="left"/>
      <w:pPr>
        <w:tabs>
          <w:tab w:val="num" w:pos="1800"/>
        </w:tabs>
        <w:ind w:left="1800" w:hanging="360"/>
      </w:pPr>
      <w:rPr>
        <w:rFonts w:hint="default" w:ascii="Wingdings 2" w:hAnsi="Wingdings 2"/>
      </w:rPr>
    </w:lvl>
    <w:lvl w:ilvl="4">
      <w:start w:val="1"/>
      <w:numFmt w:val="bullet"/>
      <w:lvlText w:val="◦"/>
      <w:lvlJc w:val="left"/>
      <w:pPr>
        <w:tabs>
          <w:tab w:val="num" w:pos="2160"/>
        </w:tabs>
        <w:ind w:left="2160" w:hanging="360"/>
      </w:pPr>
      <w:rPr>
        <w:rFonts w:hint="default" w:ascii="OpenSymbol" w:eastAsia="OpenSymbol"/>
      </w:rPr>
    </w:lvl>
    <w:lvl w:ilvl="5">
      <w:start w:val="1"/>
      <w:numFmt w:val="bullet"/>
      <w:lvlText w:val="▪"/>
      <w:lvlJc w:val="left"/>
      <w:pPr>
        <w:tabs>
          <w:tab w:val="num" w:pos="2520"/>
        </w:tabs>
        <w:ind w:left="2520" w:hanging="360"/>
      </w:pPr>
      <w:rPr>
        <w:rFonts w:hint="default" w:ascii="OpenSymbol" w:eastAsia="OpenSymbol"/>
      </w:rPr>
    </w:lvl>
    <w:lvl w:ilvl="6">
      <w:start w:val="1"/>
      <w:numFmt w:val="bullet"/>
      <w:lvlText w:val=""/>
      <w:lvlJc w:val="left"/>
      <w:pPr>
        <w:tabs>
          <w:tab w:val="num" w:pos="2880"/>
        </w:tabs>
        <w:ind w:left="2880" w:hanging="360"/>
      </w:pPr>
      <w:rPr>
        <w:rFonts w:hint="default" w:ascii="Wingdings 2" w:hAnsi="Wingdings 2"/>
      </w:rPr>
    </w:lvl>
    <w:lvl w:ilvl="7">
      <w:start w:val="1"/>
      <w:numFmt w:val="bullet"/>
      <w:lvlText w:val="◦"/>
      <w:lvlJc w:val="left"/>
      <w:pPr>
        <w:tabs>
          <w:tab w:val="num" w:pos="3240"/>
        </w:tabs>
        <w:ind w:left="3240" w:hanging="360"/>
      </w:pPr>
      <w:rPr>
        <w:rFonts w:hint="default" w:ascii="OpenSymbol" w:eastAsia="OpenSymbol"/>
      </w:rPr>
    </w:lvl>
    <w:lvl w:ilvl="8">
      <w:start w:val="1"/>
      <w:numFmt w:val="bullet"/>
      <w:lvlText w:val="▪"/>
      <w:lvlJc w:val="left"/>
      <w:pPr>
        <w:tabs>
          <w:tab w:val="num" w:pos="3600"/>
        </w:tabs>
        <w:ind w:left="3600" w:hanging="360"/>
      </w:pPr>
      <w:rPr>
        <w:rFonts w:hint="default" w:ascii="OpenSymbol" w:eastAsia="OpenSymbol"/>
      </w:rPr>
    </w:lvl>
  </w:abstractNum>
  <w:abstractNum w:abstractNumId="136">
    <w:nsid w:val="62FC36E3"/>
    <w:multiLevelType w:val="multilevel"/>
    <w:tmpl w:val="AF5CE616"/>
    <w:lvl w:ilvl="0">
      <w:start w:val="1"/>
      <w:numFmt w:val="bullet"/>
      <w:lvlText w:val=""/>
      <w:lvlJc w:val="left"/>
      <w:pPr>
        <w:tabs>
          <w:tab w:val="num" w:pos="720"/>
        </w:tabs>
        <w:ind w:left="720" w:hanging="360"/>
      </w:pPr>
      <w:rPr>
        <w:rFonts w:hint="default" w:ascii="Wingdings 2" w:hAnsi="Wingdings 2"/>
      </w:rPr>
    </w:lvl>
    <w:lvl w:ilvl="1">
      <w:start w:val="1"/>
      <w:numFmt w:val="bullet"/>
      <w:lvlText w:val="◦"/>
      <w:lvlJc w:val="left"/>
      <w:pPr>
        <w:tabs>
          <w:tab w:val="num" w:pos="1080"/>
        </w:tabs>
        <w:ind w:left="1080" w:hanging="360"/>
      </w:pPr>
      <w:rPr>
        <w:rFonts w:hint="default" w:ascii="OpenSymbol" w:eastAsia="OpenSymbol"/>
      </w:rPr>
    </w:lvl>
    <w:lvl w:ilvl="2">
      <w:start w:val="1"/>
      <w:numFmt w:val="bullet"/>
      <w:lvlText w:val="▪"/>
      <w:lvlJc w:val="left"/>
      <w:pPr>
        <w:tabs>
          <w:tab w:val="num" w:pos="1440"/>
        </w:tabs>
        <w:ind w:left="1440" w:hanging="360"/>
      </w:pPr>
      <w:rPr>
        <w:rFonts w:hint="default" w:ascii="OpenSymbol" w:eastAsia="OpenSymbol"/>
      </w:rPr>
    </w:lvl>
    <w:lvl w:ilvl="3">
      <w:start w:val="1"/>
      <w:numFmt w:val="bullet"/>
      <w:lvlText w:val=""/>
      <w:lvlJc w:val="left"/>
      <w:pPr>
        <w:tabs>
          <w:tab w:val="num" w:pos="1800"/>
        </w:tabs>
        <w:ind w:left="1800" w:hanging="360"/>
      </w:pPr>
      <w:rPr>
        <w:rFonts w:hint="default" w:ascii="Wingdings 2" w:hAnsi="Wingdings 2"/>
      </w:rPr>
    </w:lvl>
    <w:lvl w:ilvl="4">
      <w:start w:val="1"/>
      <w:numFmt w:val="bullet"/>
      <w:lvlText w:val="◦"/>
      <w:lvlJc w:val="left"/>
      <w:pPr>
        <w:tabs>
          <w:tab w:val="num" w:pos="2160"/>
        </w:tabs>
        <w:ind w:left="2160" w:hanging="360"/>
      </w:pPr>
      <w:rPr>
        <w:rFonts w:hint="default" w:ascii="OpenSymbol" w:eastAsia="OpenSymbol"/>
      </w:rPr>
    </w:lvl>
    <w:lvl w:ilvl="5">
      <w:start w:val="1"/>
      <w:numFmt w:val="bullet"/>
      <w:lvlText w:val="▪"/>
      <w:lvlJc w:val="left"/>
      <w:pPr>
        <w:tabs>
          <w:tab w:val="num" w:pos="2520"/>
        </w:tabs>
        <w:ind w:left="2520" w:hanging="360"/>
      </w:pPr>
      <w:rPr>
        <w:rFonts w:hint="default" w:ascii="OpenSymbol" w:eastAsia="OpenSymbol"/>
      </w:rPr>
    </w:lvl>
    <w:lvl w:ilvl="6">
      <w:start w:val="1"/>
      <w:numFmt w:val="bullet"/>
      <w:lvlText w:val=""/>
      <w:lvlJc w:val="left"/>
      <w:pPr>
        <w:tabs>
          <w:tab w:val="num" w:pos="2880"/>
        </w:tabs>
        <w:ind w:left="2880" w:hanging="360"/>
      </w:pPr>
      <w:rPr>
        <w:rFonts w:hint="default" w:ascii="Wingdings 2" w:hAnsi="Wingdings 2"/>
      </w:rPr>
    </w:lvl>
    <w:lvl w:ilvl="7">
      <w:start w:val="1"/>
      <w:numFmt w:val="bullet"/>
      <w:lvlText w:val="◦"/>
      <w:lvlJc w:val="left"/>
      <w:pPr>
        <w:tabs>
          <w:tab w:val="num" w:pos="3240"/>
        </w:tabs>
        <w:ind w:left="3240" w:hanging="360"/>
      </w:pPr>
      <w:rPr>
        <w:rFonts w:hint="default" w:ascii="OpenSymbol" w:eastAsia="OpenSymbol"/>
      </w:rPr>
    </w:lvl>
    <w:lvl w:ilvl="8">
      <w:start w:val="1"/>
      <w:numFmt w:val="bullet"/>
      <w:lvlText w:val="▪"/>
      <w:lvlJc w:val="left"/>
      <w:pPr>
        <w:tabs>
          <w:tab w:val="num" w:pos="3600"/>
        </w:tabs>
        <w:ind w:left="3600" w:hanging="360"/>
      </w:pPr>
      <w:rPr>
        <w:rFonts w:hint="default" w:ascii="OpenSymbol" w:eastAsia="OpenSymbol"/>
      </w:rPr>
    </w:lvl>
  </w:abstractNum>
  <w:abstractNum w:abstractNumId="137">
    <w:nsid w:val="654C65F3"/>
    <w:multiLevelType w:val="hybridMultilevel"/>
    <w:tmpl w:val="A4085B5A"/>
    <w:lvl w:ilvl="0" w:tplc="CFC8A07C">
      <w:start w:val="1"/>
      <w:numFmt w:val="bullet"/>
      <w:lvlText w:val=""/>
      <w:lvlJc w:val="left"/>
      <w:pPr>
        <w:ind w:left="786" w:hanging="360"/>
      </w:pPr>
      <w:rPr>
        <w:rFonts w:hint="default" w:ascii="Symbol" w:hAnsi="Symbol"/>
      </w:rPr>
    </w:lvl>
    <w:lvl w:ilvl="1" w:tplc="1C0C37C6" w:tentative="1">
      <w:start w:val="1"/>
      <w:numFmt w:val="bullet"/>
      <w:lvlText w:val="o"/>
      <w:lvlJc w:val="left"/>
      <w:pPr>
        <w:ind w:left="1506" w:hanging="360"/>
      </w:pPr>
      <w:rPr>
        <w:rFonts w:hint="default" w:ascii="Courier New" w:hAnsi="Courier New"/>
      </w:rPr>
    </w:lvl>
    <w:lvl w:ilvl="2" w:tplc="35265868" w:tentative="1">
      <w:start w:val="1"/>
      <w:numFmt w:val="bullet"/>
      <w:lvlText w:val=""/>
      <w:lvlJc w:val="left"/>
      <w:pPr>
        <w:ind w:left="2226" w:hanging="360"/>
      </w:pPr>
      <w:rPr>
        <w:rFonts w:hint="default" w:ascii="Wingdings" w:hAnsi="Wingdings"/>
      </w:rPr>
    </w:lvl>
    <w:lvl w:ilvl="3" w:tplc="ED8A836C" w:tentative="1">
      <w:start w:val="1"/>
      <w:numFmt w:val="bullet"/>
      <w:lvlText w:val=""/>
      <w:lvlJc w:val="left"/>
      <w:pPr>
        <w:ind w:left="2946" w:hanging="360"/>
      </w:pPr>
      <w:rPr>
        <w:rFonts w:hint="default" w:ascii="Symbol" w:hAnsi="Symbol"/>
      </w:rPr>
    </w:lvl>
    <w:lvl w:ilvl="4" w:tplc="3C90B110" w:tentative="1">
      <w:start w:val="1"/>
      <w:numFmt w:val="bullet"/>
      <w:lvlText w:val="o"/>
      <w:lvlJc w:val="left"/>
      <w:pPr>
        <w:ind w:left="3666" w:hanging="360"/>
      </w:pPr>
      <w:rPr>
        <w:rFonts w:hint="default" w:ascii="Courier New" w:hAnsi="Courier New"/>
      </w:rPr>
    </w:lvl>
    <w:lvl w:ilvl="5" w:tplc="641AC3AC" w:tentative="1">
      <w:start w:val="1"/>
      <w:numFmt w:val="bullet"/>
      <w:lvlText w:val=""/>
      <w:lvlJc w:val="left"/>
      <w:pPr>
        <w:ind w:left="4386" w:hanging="360"/>
      </w:pPr>
      <w:rPr>
        <w:rFonts w:hint="default" w:ascii="Wingdings" w:hAnsi="Wingdings"/>
      </w:rPr>
    </w:lvl>
    <w:lvl w:ilvl="6" w:tplc="1E7AA0AE" w:tentative="1">
      <w:start w:val="1"/>
      <w:numFmt w:val="bullet"/>
      <w:lvlText w:val=""/>
      <w:lvlJc w:val="left"/>
      <w:pPr>
        <w:ind w:left="5106" w:hanging="360"/>
      </w:pPr>
      <w:rPr>
        <w:rFonts w:hint="default" w:ascii="Symbol" w:hAnsi="Symbol"/>
      </w:rPr>
    </w:lvl>
    <w:lvl w:ilvl="7" w:tplc="D21C3AB6" w:tentative="1">
      <w:start w:val="1"/>
      <w:numFmt w:val="bullet"/>
      <w:lvlText w:val="o"/>
      <w:lvlJc w:val="left"/>
      <w:pPr>
        <w:ind w:left="5826" w:hanging="360"/>
      </w:pPr>
      <w:rPr>
        <w:rFonts w:hint="default" w:ascii="Courier New" w:hAnsi="Courier New"/>
      </w:rPr>
    </w:lvl>
    <w:lvl w:ilvl="8" w:tplc="A4A6068C" w:tentative="1">
      <w:start w:val="1"/>
      <w:numFmt w:val="bullet"/>
      <w:lvlText w:val=""/>
      <w:lvlJc w:val="left"/>
      <w:pPr>
        <w:ind w:left="6546" w:hanging="360"/>
      </w:pPr>
      <w:rPr>
        <w:rFonts w:hint="default" w:ascii="Wingdings" w:hAnsi="Wingdings"/>
      </w:rPr>
    </w:lvl>
  </w:abstractNum>
  <w:abstractNum w:abstractNumId="138">
    <w:nsid w:val="77455EBE"/>
    <w:multiLevelType w:val="multilevel"/>
    <w:tmpl w:val="DC007708"/>
    <w:lvl w:ilvl="0">
      <w:start w:val="1"/>
      <w:numFmt w:val="bullet"/>
      <w:lvlText w:val=""/>
      <w:lvlJc w:val="left"/>
      <w:pPr>
        <w:tabs>
          <w:tab w:val="num" w:pos="720"/>
        </w:tabs>
        <w:ind w:left="720" w:hanging="360"/>
      </w:pPr>
      <w:rPr>
        <w:rFonts w:hint="default" w:ascii="Wingdings 2" w:hAnsi="Wingdings 2"/>
      </w:rPr>
    </w:lvl>
    <w:lvl w:ilvl="1">
      <w:start w:val="1"/>
      <w:numFmt w:val="bullet"/>
      <w:lvlText w:val="◦"/>
      <w:lvlJc w:val="left"/>
      <w:pPr>
        <w:tabs>
          <w:tab w:val="num" w:pos="1080"/>
        </w:tabs>
        <w:ind w:left="1080" w:hanging="360"/>
      </w:pPr>
      <w:rPr>
        <w:rFonts w:hint="default" w:ascii="OpenSymbol" w:eastAsia="OpenSymbol"/>
      </w:rPr>
    </w:lvl>
    <w:lvl w:ilvl="2">
      <w:start w:val="1"/>
      <w:numFmt w:val="bullet"/>
      <w:lvlText w:val="▪"/>
      <w:lvlJc w:val="left"/>
      <w:pPr>
        <w:tabs>
          <w:tab w:val="num" w:pos="1440"/>
        </w:tabs>
        <w:ind w:left="1440" w:hanging="360"/>
      </w:pPr>
      <w:rPr>
        <w:rFonts w:hint="default" w:ascii="OpenSymbol" w:eastAsia="OpenSymbol"/>
      </w:rPr>
    </w:lvl>
    <w:lvl w:ilvl="3">
      <w:start w:val="1"/>
      <w:numFmt w:val="bullet"/>
      <w:lvlText w:val=""/>
      <w:lvlJc w:val="left"/>
      <w:pPr>
        <w:tabs>
          <w:tab w:val="num" w:pos="1800"/>
        </w:tabs>
        <w:ind w:left="1800" w:hanging="360"/>
      </w:pPr>
      <w:rPr>
        <w:rFonts w:hint="default" w:ascii="Wingdings 2" w:hAnsi="Wingdings 2"/>
      </w:rPr>
    </w:lvl>
    <w:lvl w:ilvl="4">
      <w:start w:val="1"/>
      <w:numFmt w:val="bullet"/>
      <w:lvlText w:val="◦"/>
      <w:lvlJc w:val="left"/>
      <w:pPr>
        <w:tabs>
          <w:tab w:val="num" w:pos="2160"/>
        </w:tabs>
        <w:ind w:left="2160" w:hanging="360"/>
      </w:pPr>
      <w:rPr>
        <w:rFonts w:hint="default" w:ascii="OpenSymbol" w:eastAsia="OpenSymbol"/>
      </w:rPr>
    </w:lvl>
    <w:lvl w:ilvl="5">
      <w:start w:val="1"/>
      <w:numFmt w:val="bullet"/>
      <w:lvlText w:val="▪"/>
      <w:lvlJc w:val="left"/>
      <w:pPr>
        <w:tabs>
          <w:tab w:val="num" w:pos="2520"/>
        </w:tabs>
        <w:ind w:left="2520" w:hanging="360"/>
      </w:pPr>
      <w:rPr>
        <w:rFonts w:hint="default" w:ascii="OpenSymbol" w:eastAsia="OpenSymbol"/>
      </w:rPr>
    </w:lvl>
    <w:lvl w:ilvl="6">
      <w:start w:val="1"/>
      <w:numFmt w:val="bullet"/>
      <w:lvlText w:val=""/>
      <w:lvlJc w:val="left"/>
      <w:pPr>
        <w:tabs>
          <w:tab w:val="num" w:pos="2880"/>
        </w:tabs>
        <w:ind w:left="2880" w:hanging="360"/>
      </w:pPr>
      <w:rPr>
        <w:rFonts w:hint="default" w:ascii="Wingdings 2" w:hAnsi="Wingdings 2"/>
      </w:rPr>
    </w:lvl>
    <w:lvl w:ilvl="7">
      <w:start w:val="1"/>
      <w:numFmt w:val="bullet"/>
      <w:lvlText w:val="◦"/>
      <w:lvlJc w:val="left"/>
      <w:pPr>
        <w:tabs>
          <w:tab w:val="num" w:pos="3240"/>
        </w:tabs>
        <w:ind w:left="3240" w:hanging="360"/>
      </w:pPr>
      <w:rPr>
        <w:rFonts w:hint="default" w:ascii="OpenSymbol" w:eastAsia="OpenSymbol"/>
      </w:rPr>
    </w:lvl>
    <w:lvl w:ilvl="8">
      <w:start w:val="1"/>
      <w:numFmt w:val="bullet"/>
      <w:lvlText w:val="▪"/>
      <w:lvlJc w:val="left"/>
      <w:pPr>
        <w:tabs>
          <w:tab w:val="num" w:pos="3600"/>
        </w:tabs>
        <w:ind w:left="3600" w:hanging="360"/>
      </w:pPr>
      <w:rPr>
        <w:rFonts w:hint="default" w:ascii="OpenSymbol" w:eastAsia="OpenSymbol"/>
      </w:rPr>
    </w:lvl>
  </w:abstractNum>
  <w:abstractNum w:abstractNumId="139">
    <w:nsid w:val="7A25241E"/>
    <w:multiLevelType w:val="multilevel"/>
    <w:tmpl w:val="9AF8BDE4"/>
    <w:lvl w:ilvl="0">
      <w:start w:val="1"/>
      <w:numFmt w:val="bullet"/>
      <w:lvlText w:val=""/>
      <w:lvlJc w:val="left"/>
      <w:pPr>
        <w:tabs>
          <w:tab w:val="num" w:pos="720"/>
        </w:tabs>
        <w:ind w:left="720" w:hanging="360"/>
      </w:pPr>
      <w:rPr>
        <w:rFonts w:hint="default" w:ascii="Symbol" w:hAnsi="Symbol"/>
      </w:rPr>
    </w:lvl>
    <w:lvl w:ilvl="1">
      <w:start w:val="1"/>
      <w:numFmt w:val="bullet"/>
      <w:lvlText w:val=""/>
      <w:lvlJc w:val="left"/>
      <w:pPr>
        <w:tabs>
          <w:tab w:val="num" w:pos="1080"/>
        </w:tabs>
        <w:ind w:left="1080" w:hanging="360"/>
      </w:pPr>
      <w:rPr>
        <w:rFonts w:hint="default" w:ascii="Symbol" w:hAnsi="Symbol"/>
      </w:rPr>
    </w:lvl>
    <w:lvl w:ilvl="2">
      <w:start w:val="1"/>
      <w:numFmt w:val="bullet"/>
      <w:lvlText w:val=""/>
      <w:lvlJc w:val="left"/>
      <w:pPr>
        <w:tabs>
          <w:tab w:val="num" w:pos="1440"/>
        </w:tabs>
        <w:ind w:left="1440" w:hanging="360"/>
      </w:pPr>
      <w:rPr>
        <w:rFonts w:hint="default" w:ascii="Symbol" w:hAnsi="Symbol"/>
      </w:rPr>
    </w:lvl>
    <w:lvl w:ilvl="3">
      <w:start w:val="1"/>
      <w:numFmt w:val="bullet"/>
      <w:lvlText w:val=""/>
      <w:lvlJc w:val="left"/>
      <w:pPr>
        <w:tabs>
          <w:tab w:val="num" w:pos="1800"/>
        </w:tabs>
        <w:ind w:left="1800" w:hanging="360"/>
      </w:pPr>
      <w:rPr>
        <w:rFonts w:hint="default" w:ascii="Symbol" w:hAnsi="Symbol"/>
      </w:rPr>
    </w:lvl>
    <w:lvl w:ilvl="4">
      <w:start w:val="1"/>
      <w:numFmt w:val="bullet"/>
      <w:lvlText w:val=""/>
      <w:lvlJc w:val="left"/>
      <w:pPr>
        <w:tabs>
          <w:tab w:val="num" w:pos="2160"/>
        </w:tabs>
        <w:ind w:left="2160" w:hanging="360"/>
      </w:pPr>
      <w:rPr>
        <w:rFonts w:hint="default" w:ascii="Symbol" w:hAnsi="Symbol"/>
      </w:rPr>
    </w:lvl>
    <w:lvl w:ilvl="5">
      <w:start w:val="1"/>
      <w:numFmt w:val="bullet"/>
      <w:lvlText w:val=""/>
      <w:lvlJc w:val="left"/>
      <w:pPr>
        <w:tabs>
          <w:tab w:val="num" w:pos="2520"/>
        </w:tabs>
        <w:ind w:left="2520" w:hanging="360"/>
      </w:pPr>
      <w:rPr>
        <w:rFonts w:hint="default" w:ascii="Symbol" w:hAnsi="Symbol"/>
      </w:rPr>
    </w:lvl>
    <w:lvl w:ilvl="6">
      <w:start w:val="1"/>
      <w:numFmt w:val="bullet"/>
      <w:lvlText w:val=""/>
      <w:lvlJc w:val="left"/>
      <w:pPr>
        <w:tabs>
          <w:tab w:val="num" w:pos="2880"/>
        </w:tabs>
        <w:ind w:left="2880" w:hanging="360"/>
      </w:pPr>
      <w:rPr>
        <w:rFonts w:hint="default" w:ascii="Symbol" w:hAnsi="Symbol"/>
      </w:rPr>
    </w:lvl>
    <w:lvl w:ilvl="7">
      <w:start w:val="1"/>
      <w:numFmt w:val="bullet"/>
      <w:lvlText w:val=""/>
      <w:lvlJc w:val="left"/>
      <w:pPr>
        <w:tabs>
          <w:tab w:val="num" w:pos="3240"/>
        </w:tabs>
        <w:ind w:left="3240" w:hanging="360"/>
      </w:pPr>
      <w:rPr>
        <w:rFonts w:hint="default" w:ascii="Symbol" w:hAnsi="Symbol"/>
      </w:rPr>
    </w:lvl>
    <w:lvl w:ilvl="8">
      <w:start w:val="1"/>
      <w:numFmt w:val="bullet"/>
      <w:lvlText w:val=""/>
      <w:lvlJc w:val="left"/>
      <w:pPr>
        <w:tabs>
          <w:tab w:val="num" w:pos="3600"/>
        </w:tabs>
        <w:ind w:left="3600" w:hanging="360"/>
      </w:pPr>
      <w:rPr>
        <w:rFonts w:hint="default" w:ascii="Symbol" w:hAnsi="Symbol"/>
      </w:rPr>
    </w:lvl>
  </w:abstractNum>
  <w:abstractNum w:abstractNumId="140">
    <w:nsid w:val="7B584519"/>
    <w:multiLevelType w:val="multilevel"/>
    <w:tmpl w:val="1774247E"/>
    <w:lvl w:ilvl="0">
      <w:start w:val="1"/>
      <w:numFmt w:val="bullet"/>
      <w:lvlText w:val=""/>
      <w:lvlJc w:val="left"/>
      <w:pPr>
        <w:tabs>
          <w:tab w:val="num" w:pos="720"/>
        </w:tabs>
        <w:ind w:left="720" w:hanging="360"/>
      </w:pPr>
      <w:rPr>
        <w:rFonts w:hint="default" w:ascii="Wingdings 2" w:hAnsi="Wingdings 2"/>
      </w:rPr>
    </w:lvl>
    <w:lvl w:ilvl="1">
      <w:start w:val="1"/>
      <w:numFmt w:val="bullet"/>
      <w:lvlText w:val="◦"/>
      <w:lvlJc w:val="left"/>
      <w:pPr>
        <w:tabs>
          <w:tab w:val="num" w:pos="1080"/>
        </w:tabs>
        <w:ind w:left="1080" w:hanging="360"/>
      </w:pPr>
      <w:rPr>
        <w:rFonts w:hint="default" w:ascii="OpenSymbol" w:eastAsia="OpenSymbol"/>
      </w:rPr>
    </w:lvl>
    <w:lvl w:ilvl="2">
      <w:start w:val="1"/>
      <w:numFmt w:val="bullet"/>
      <w:lvlText w:val="▪"/>
      <w:lvlJc w:val="left"/>
      <w:pPr>
        <w:tabs>
          <w:tab w:val="num" w:pos="1440"/>
        </w:tabs>
        <w:ind w:left="1440" w:hanging="360"/>
      </w:pPr>
      <w:rPr>
        <w:rFonts w:hint="default" w:ascii="OpenSymbol" w:eastAsia="OpenSymbol"/>
      </w:rPr>
    </w:lvl>
    <w:lvl w:ilvl="3">
      <w:start w:val="1"/>
      <w:numFmt w:val="bullet"/>
      <w:lvlText w:val=""/>
      <w:lvlJc w:val="left"/>
      <w:pPr>
        <w:tabs>
          <w:tab w:val="num" w:pos="1800"/>
        </w:tabs>
        <w:ind w:left="1800" w:hanging="360"/>
      </w:pPr>
      <w:rPr>
        <w:rFonts w:hint="default" w:ascii="Wingdings 2" w:hAnsi="Wingdings 2"/>
      </w:rPr>
    </w:lvl>
    <w:lvl w:ilvl="4">
      <w:start w:val="1"/>
      <w:numFmt w:val="bullet"/>
      <w:lvlText w:val="◦"/>
      <w:lvlJc w:val="left"/>
      <w:pPr>
        <w:tabs>
          <w:tab w:val="num" w:pos="2160"/>
        </w:tabs>
        <w:ind w:left="2160" w:hanging="360"/>
      </w:pPr>
      <w:rPr>
        <w:rFonts w:hint="default" w:ascii="OpenSymbol" w:eastAsia="OpenSymbol"/>
      </w:rPr>
    </w:lvl>
    <w:lvl w:ilvl="5">
      <w:start w:val="1"/>
      <w:numFmt w:val="bullet"/>
      <w:lvlText w:val="▪"/>
      <w:lvlJc w:val="left"/>
      <w:pPr>
        <w:tabs>
          <w:tab w:val="num" w:pos="2520"/>
        </w:tabs>
        <w:ind w:left="2520" w:hanging="360"/>
      </w:pPr>
      <w:rPr>
        <w:rFonts w:hint="default" w:ascii="OpenSymbol" w:eastAsia="OpenSymbol"/>
      </w:rPr>
    </w:lvl>
    <w:lvl w:ilvl="6">
      <w:start w:val="1"/>
      <w:numFmt w:val="bullet"/>
      <w:lvlText w:val=""/>
      <w:lvlJc w:val="left"/>
      <w:pPr>
        <w:tabs>
          <w:tab w:val="num" w:pos="2880"/>
        </w:tabs>
        <w:ind w:left="2880" w:hanging="360"/>
      </w:pPr>
      <w:rPr>
        <w:rFonts w:hint="default" w:ascii="Wingdings 2" w:hAnsi="Wingdings 2"/>
      </w:rPr>
    </w:lvl>
    <w:lvl w:ilvl="7">
      <w:start w:val="1"/>
      <w:numFmt w:val="bullet"/>
      <w:lvlText w:val="◦"/>
      <w:lvlJc w:val="left"/>
      <w:pPr>
        <w:tabs>
          <w:tab w:val="num" w:pos="3240"/>
        </w:tabs>
        <w:ind w:left="3240" w:hanging="360"/>
      </w:pPr>
      <w:rPr>
        <w:rFonts w:hint="default" w:ascii="OpenSymbol" w:eastAsia="OpenSymbol"/>
      </w:rPr>
    </w:lvl>
    <w:lvl w:ilvl="8">
      <w:start w:val="1"/>
      <w:numFmt w:val="bullet"/>
      <w:lvlText w:val="▪"/>
      <w:lvlJc w:val="left"/>
      <w:pPr>
        <w:tabs>
          <w:tab w:val="num" w:pos="3600"/>
        </w:tabs>
        <w:ind w:left="3600" w:hanging="360"/>
      </w:pPr>
      <w:rPr>
        <w:rFonts w:hint="default" w:ascii="OpenSymbol" w:eastAsia="OpenSymbol"/>
      </w:rPr>
    </w:lvl>
  </w:abstractNum>
  <w:num w:numId="1">
    <w:abstractNumId w:val="0"/>
  </w:num>
  <w:num w:numId="2">
    <w:abstractNumId w:val="137"/>
  </w:num>
  <w:num w:numId="3">
    <w:abstractNumId w:val="115"/>
  </w:num>
  <w:num w:numId="4">
    <w:abstractNumId w:val="5"/>
  </w:num>
  <w:num w:numId="5">
    <w:abstractNumId w:val="83"/>
  </w:num>
  <w:num w:numId="6">
    <w:abstractNumId w:val="12"/>
  </w:num>
  <w:num w:numId="7">
    <w:abstractNumId w:val="21"/>
  </w:num>
  <w:num w:numId="8">
    <w:abstractNumId w:val="22"/>
  </w:num>
  <w:num w:numId="9">
    <w:abstractNumId w:val="23"/>
  </w:num>
  <w:num w:numId="10">
    <w:abstractNumId w:val="1"/>
  </w:num>
  <w:num w:numId="11">
    <w:abstractNumId w:val="24"/>
  </w:num>
  <w:num w:numId="12">
    <w:abstractNumId w:val="25"/>
  </w:num>
  <w:num w:numId="13">
    <w:abstractNumId w:val="26"/>
  </w:num>
  <w:num w:numId="14">
    <w:abstractNumId w:val="14"/>
  </w:num>
  <w:num w:numId="15">
    <w:abstractNumId w:val="105"/>
  </w:num>
  <w:num w:numId="16">
    <w:abstractNumId w:val="15"/>
  </w:num>
  <w:num w:numId="17">
    <w:abstractNumId w:val="27"/>
  </w:num>
  <w:num w:numId="18">
    <w:abstractNumId w:val="28"/>
  </w:num>
  <w:num w:numId="19">
    <w:abstractNumId w:val="29"/>
  </w:num>
  <w:num w:numId="20">
    <w:abstractNumId w:val="30"/>
  </w:num>
  <w:num w:numId="21">
    <w:abstractNumId w:val="31"/>
  </w:num>
  <w:num w:numId="22">
    <w:abstractNumId w:val="35"/>
  </w:num>
  <w:num w:numId="23">
    <w:abstractNumId w:val="39"/>
  </w:num>
  <w:num w:numId="24">
    <w:abstractNumId w:val="43"/>
  </w:num>
  <w:num w:numId="25">
    <w:abstractNumId w:val="44"/>
  </w:num>
  <w:num w:numId="26">
    <w:abstractNumId w:val="46"/>
  </w:num>
  <w:num w:numId="27">
    <w:abstractNumId w:val="47"/>
  </w:num>
  <w:num w:numId="28">
    <w:abstractNumId w:val="48"/>
  </w:num>
  <w:num w:numId="29">
    <w:abstractNumId w:val="106"/>
  </w:num>
  <w:num w:numId="30">
    <w:abstractNumId w:val="107"/>
  </w:num>
  <w:num w:numId="31">
    <w:abstractNumId w:val="32"/>
  </w:num>
  <w:num w:numId="32">
    <w:abstractNumId w:val="33"/>
  </w:num>
  <w:num w:numId="33">
    <w:abstractNumId w:val="34"/>
  </w:num>
  <w:num w:numId="34">
    <w:abstractNumId w:val="36"/>
  </w:num>
  <w:num w:numId="35">
    <w:abstractNumId w:val="37"/>
  </w:num>
  <w:num w:numId="36">
    <w:abstractNumId w:val="38"/>
  </w:num>
  <w:num w:numId="37">
    <w:abstractNumId w:val="40"/>
  </w:num>
  <w:num w:numId="38">
    <w:abstractNumId w:val="41"/>
  </w:num>
  <w:num w:numId="39">
    <w:abstractNumId w:val="42"/>
  </w:num>
  <w:num w:numId="40">
    <w:abstractNumId w:val="11"/>
  </w:num>
  <w:num w:numId="41">
    <w:abstractNumId w:val="45"/>
  </w:num>
  <w:num w:numId="42">
    <w:abstractNumId w:val="8"/>
  </w:num>
  <w:num w:numId="43">
    <w:abstractNumId w:val="9"/>
  </w:num>
  <w:num w:numId="44">
    <w:abstractNumId w:val="10"/>
  </w:num>
  <w:num w:numId="45">
    <w:abstractNumId w:val="13"/>
  </w:num>
  <w:num w:numId="46">
    <w:abstractNumId w:val="17"/>
  </w:num>
  <w:num w:numId="47">
    <w:abstractNumId w:val="4"/>
  </w:num>
  <w:num w:numId="48">
    <w:abstractNumId w:val="6"/>
  </w:num>
  <w:num w:numId="49">
    <w:abstractNumId w:val="7"/>
  </w:num>
  <w:num w:numId="50">
    <w:abstractNumId w:val="16"/>
  </w:num>
  <w:num w:numId="51">
    <w:abstractNumId w:val="19"/>
  </w:num>
  <w:num w:numId="52">
    <w:abstractNumId w:val="20"/>
  </w:num>
  <w:num w:numId="53">
    <w:abstractNumId w:val="55"/>
  </w:num>
  <w:num w:numId="54">
    <w:abstractNumId w:val="56"/>
  </w:num>
  <w:num w:numId="55">
    <w:abstractNumId w:val="57"/>
  </w:num>
  <w:num w:numId="56">
    <w:abstractNumId w:val="58"/>
  </w:num>
  <w:num w:numId="57">
    <w:abstractNumId w:val="60"/>
  </w:num>
  <w:num w:numId="58">
    <w:abstractNumId w:val="61"/>
  </w:num>
  <w:num w:numId="59">
    <w:abstractNumId w:val="62"/>
  </w:num>
  <w:num w:numId="60">
    <w:abstractNumId w:val="63"/>
  </w:num>
  <w:num w:numId="61">
    <w:abstractNumId w:val="64"/>
  </w:num>
  <w:num w:numId="62">
    <w:abstractNumId w:val="65"/>
  </w:num>
  <w:num w:numId="63">
    <w:abstractNumId w:val="66"/>
  </w:num>
  <w:num w:numId="64">
    <w:abstractNumId w:val="67"/>
  </w:num>
  <w:num w:numId="65">
    <w:abstractNumId w:val="68"/>
  </w:num>
  <w:num w:numId="66">
    <w:abstractNumId w:val="69"/>
  </w:num>
  <w:num w:numId="67">
    <w:abstractNumId w:val="70"/>
  </w:num>
  <w:num w:numId="68">
    <w:abstractNumId w:val="71"/>
  </w:num>
  <w:num w:numId="69">
    <w:abstractNumId w:val="72"/>
  </w:num>
  <w:num w:numId="70">
    <w:abstractNumId w:val="73"/>
  </w:num>
  <w:num w:numId="71">
    <w:abstractNumId w:val="74"/>
  </w:num>
  <w:num w:numId="72">
    <w:abstractNumId w:val="75"/>
  </w:num>
  <w:num w:numId="73">
    <w:abstractNumId w:val="76"/>
  </w:num>
  <w:num w:numId="74">
    <w:abstractNumId w:val="78"/>
  </w:num>
  <w:num w:numId="75">
    <w:abstractNumId w:val="79"/>
  </w:num>
  <w:num w:numId="76">
    <w:abstractNumId w:val="80"/>
  </w:num>
  <w:num w:numId="77">
    <w:abstractNumId w:val="81"/>
  </w:num>
  <w:num w:numId="78">
    <w:abstractNumId w:val="84"/>
  </w:num>
  <w:num w:numId="79">
    <w:abstractNumId w:val="86"/>
  </w:num>
  <w:num w:numId="80">
    <w:abstractNumId w:val="87"/>
  </w:num>
  <w:num w:numId="81">
    <w:abstractNumId w:val="88"/>
  </w:num>
  <w:num w:numId="82">
    <w:abstractNumId w:val="89"/>
  </w:num>
  <w:num w:numId="83">
    <w:abstractNumId w:val="90"/>
  </w:num>
  <w:num w:numId="84">
    <w:abstractNumId w:val="91"/>
  </w:num>
  <w:num w:numId="85">
    <w:abstractNumId w:val="92"/>
  </w:num>
  <w:num w:numId="86">
    <w:abstractNumId w:val="93"/>
  </w:num>
  <w:num w:numId="87">
    <w:abstractNumId w:val="108"/>
  </w:num>
  <w:num w:numId="88">
    <w:abstractNumId w:val="109"/>
  </w:num>
  <w:num w:numId="89">
    <w:abstractNumId w:val="110"/>
  </w:num>
  <w:num w:numId="90">
    <w:abstractNumId w:val="111"/>
  </w:num>
  <w:num w:numId="91">
    <w:abstractNumId w:val="112"/>
  </w:num>
  <w:num w:numId="92">
    <w:abstractNumId w:val="113"/>
  </w:num>
  <w:num w:numId="93">
    <w:abstractNumId w:val="127"/>
  </w:num>
  <w:num w:numId="94">
    <w:abstractNumId w:val="118"/>
  </w:num>
  <w:num w:numId="95">
    <w:abstractNumId w:val="117"/>
  </w:num>
  <w:num w:numId="96">
    <w:abstractNumId w:val="120"/>
  </w:num>
  <w:num w:numId="97">
    <w:abstractNumId w:val="130"/>
  </w:num>
  <w:num w:numId="98">
    <w:abstractNumId w:val="123"/>
  </w:num>
  <w:num w:numId="99">
    <w:abstractNumId w:val="116"/>
  </w:num>
  <w:num w:numId="100">
    <w:abstractNumId w:val="122"/>
  </w:num>
  <w:num w:numId="101">
    <w:abstractNumId w:val="134"/>
  </w:num>
  <w:num w:numId="102">
    <w:abstractNumId w:val="138"/>
  </w:num>
  <w:num w:numId="103">
    <w:abstractNumId w:val="139"/>
  </w:num>
  <w:num w:numId="104">
    <w:abstractNumId w:val="135"/>
  </w:num>
  <w:num w:numId="105">
    <w:abstractNumId w:val="140"/>
  </w:num>
  <w:num w:numId="106">
    <w:abstractNumId w:val="129"/>
  </w:num>
  <w:num w:numId="107">
    <w:abstractNumId w:val="121"/>
  </w:num>
  <w:num w:numId="108">
    <w:abstractNumId w:val="136"/>
  </w:num>
  <w:num w:numId="109">
    <w:abstractNumId w:val="132"/>
  </w:num>
  <w:num w:numId="110">
    <w:abstractNumId w:val="124"/>
  </w:num>
  <w:num w:numId="111">
    <w:abstractNumId w:val="114"/>
  </w:num>
  <w:num w:numId="112">
    <w:abstractNumId w:val="125"/>
  </w:num>
  <w:num w:numId="113">
    <w:abstractNumId w:val="128"/>
  </w:num>
  <w:num w:numId="114">
    <w:abstractNumId w:val="119"/>
  </w:num>
  <w:num w:numId="115">
    <w:abstractNumId w:val="131"/>
  </w:num>
  <w:num w:numId="116">
    <w:abstractNumId w:val="133"/>
  </w:num>
  <w:num w:numId="117">
    <w:abstractNumId w:val="126"/>
  </w:num>
  <w:numIdMacAtCleanup w:val="10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abib TANOUBI">
    <w15:presenceInfo w15:providerId="AD" w15:userId="S-1-5-21-2305886543-2182337695-592484479-118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true"/>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E07"/>
    <w:rsid w:val="0000386A"/>
    <w:rsid w:val="00003D25"/>
    <w:rsid w:val="00011C85"/>
    <w:rsid w:val="00011E28"/>
    <w:rsid w:val="000168B7"/>
    <w:rsid w:val="000179CA"/>
    <w:rsid w:val="00021D2C"/>
    <w:rsid w:val="00035A46"/>
    <w:rsid w:val="000418A2"/>
    <w:rsid w:val="00041A6F"/>
    <w:rsid w:val="00042814"/>
    <w:rsid w:val="00043F5D"/>
    <w:rsid w:val="00047B22"/>
    <w:rsid w:val="000624A4"/>
    <w:rsid w:val="00063B74"/>
    <w:rsid w:val="00066896"/>
    <w:rsid w:val="00071830"/>
    <w:rsid w:val="000728BD"/>
    <w:rsid w:val="00072EEC"/>
    <w:rsid w:val="000833CB"/>
    <w:rsid w:val="0008485E"/>
    <w:rsid w:val="0008775B"/>
    <w:rsid w:val="00090B41"/>
    <w:rsid w:val="0009693F"/>
    <w:rsid w:val="000A0B1E"/>
    <w:rsid w:val="000A552B"/>
    <w:rsid w:val="000A7D62"/>
    <w:rsid w:val="000B28BB"/>
    <w:rsid w:val="000B2993"/>
    <w:rsid w:val="000B2A1B"/>
    <w:rsid w:val="000C226F"/>
    <w:rsid w:val="000C3A80"/>
    <w:rsid w:val="000C41FC"/>
    <w:rsid w:val="000C6B7B"/>
    <w:rsid w:val="000C7F7F"/>
    <w:rsid w:val="000D0028"/>
    <w:rsid w:val="000D0B7D"/>
    <w:rsid w:val="000D33D4"/>
    <w:rsid w:val="000D667F"/>
    <w:rsid w:val="000D74CA"/>
    <w:rsid w:val="000E1541"/>
    <w:rsid w:val="000F4A04"/>
    <w:rsid w:val="000F583D"/>
    <w:rsid w:val="00103014"/>
    <w:rsid w:val="0010623E"/>
    <w:rsid w:val="00106E84"/>
    <w:rsid w:val="001169DF"/>
    <w:rsid w:val="00121937"/>
    <w:rsid w:val="00126BBD"/>
    <w:rsid w:val="00126DA6"/>
    <w:rsid w:val="001275AC"/>
    <w:rsid w:val="00130B3C"/>
    <w:rsid w:val="00132764"/>
    <w:rsid w:val="00133B2D"/>
    <w:rsid w:val="00143E39"/>
    <w:rsid w:val="001443E2"/>
    <w:rsid w:val="00150DA6"/>
    <w:rsid w:val="00155DA5"/>
    <w:rsid w:val="0015776F"/>
    <w:rsid w:val="00160392"/>
    <w:rsid w:val="00170FB6"/>
    <w:rsid w:val="00176E64"/>
    <w:rsid w:val="0018005A"/>
    <w:rsid w:val="00183EA5"/>
    <w:rsid w:val="001867A8"/>
    <w:rsid w:val="00195570"/>
    <w:rsid w:val="001970C4"/>
    <w:rsid w:val="001A3484"/>
    <w:rsid w:val="001A6C51"/>
    <w:rsid w:val="001B0976"/>
    <w:rsid w:val="001C01F8"/>
    <w:rsid w:val="001C5AF7"/>
    <w:rsid w:val="001C6286"/>
    <w:rsid w:val="001C6E9B"/>
    <w:rsid w:val="001D009C"/>
    <w:rsid w:val="001D6015"/>
    <w:rsid w:val="001E5E25"/>
    <w:rsid w:val="001E70B1"/>
    <w:rsid w:val="001E79D7"/>
    <w:rsid w:val="001F05E4"/>
    <w:rsid w:val="001F07F4"/>
    <w:rsid w:val="001F22EF"/>
    <w:rsid w:val="001F244F"/>
    <w:rsid w:val="001F429F"/>
    <w:rsid w:val="001F7A12"/>
    <w:rsid w:val="00200E9F"/>
    <w:rsid w:val="00210EE2"/>
    <w:rsid w:val="00213A71"/>
    <w:rsid w:val="00215721"/>
    <w:rsid w:val="00223233"/>
    <w:rsid w:val="00237864"/>
    <w:rsid w:val="002415E5"/>
    <w:rsid w:val="002467CE"/>
    <w:rsid w:val="00250625"/>
    <w:rsid w:val="002617DA"/>
    <w:rsid w:val="00263103"/>
    <w:rsid w:val="00271C41"/>
    <w:rsid w:val="00277458"/>
    <w:rsid w:val="0027772C"/>
    <w:rsid w:val="002805C0"/>
    <w:rsid w:val="00280CE3"/>
    <w:rsid w:val="00284D03"/>
    <w:rsid w:val="00285E2C"/>
    <w:rsid w:val="002916C2"/>
    <w:rsid w:val="00291B8A"/>
    <w:rsid w:val="00294C3B"/>
    <w:rsid w:val="00296555"/>
    <w:rsid w:val="002A3B26"/>
    <w:rsid w:val="002A5C40"/>
    <w:rsid w:val="002A7D84"/>
    <w:rsid w:val="002B1447"/>
    <w:rsid w:val="002B2B33"/>
    <w:rsid w:val="002B492F"/>
    <w:rsid w:val="002C0314"/>
    <w:rsid w:val="002C2368"/>
    <w:rsid w:val="002C4602"/>
    <w:rsid w:val="002C4D43"/>
    <w:rsid w:val="002D0C84"/>
    <w:rsid w:val="002D469F"/>
    <w:rsid w:val="002D6611"/>
    <w:rsid w:val="002D6631"/>
    <w:rsid w:val="002E144E"/>
    <w:rsid w:val="002E2C6B"/>
    <w:rsid w:val="002E4AC4"/>
    <w:rsid w:val="002F4027"/>
    <w:rsid w:val="002F5C7D"/>
    <w:rsid w:val="0030024D"/>
    <w:rsid w:val="0031128D"/>
    <w:rsid w:val="00314C8A"/>
    <w:rsid w:val="00316AC1"/>
    <w:rsid w:val="00316C8E"/>
    <w:rsid w:val="00321656"/>
    <w:rsid w:val="0032262B"/>
    <w:rsid w:val="00331977"/>
    <w:rsid w:val="00336150"/>
    <w:rsid w:val="00341FC2"/>
    <w:rsid w:val="003423AF"/>
    <w:rsid w:val="00343934"/>
    <w:rsid w:val="00347AA5"/>
    <w:rsid w:val="00350B2F"/>
    <w:rsid w:val="00351136"/>
    <w:rsid w:val="00354AA5"/>
    <w:rsid w:val="00354DC1"/>
    <w:rsid w:val="003556CB"/>
    <w:rsid w:val="003567A6"/>
    <w:rsid w:val="00357506"/>
    <w:rsid w:val="00361FD3"/>
    <w:rsid w:val="00362F65"/>
    <w:rsid w:val="00365037"/>
    <w:rsid w:val="00371C3B"/>
    <w:rsid w:val="00381987"/>
    <w:rsid w:val="003838B2"/>
    <w:rsid w:val="00385E34"/>
    <w:rsid w:val="00394764"/>
    <w:rsid w:val="003A06CC"/>
    <w:rsid w:val="003A1B68"/>
    <w:rsid w:val="003A63AE"/>
    <w:rsid w:val="003B27EF"/>
    <w:rsid w:val="003B28E0"/>
    <w:rsid w:val="003B4740"/>
    <w:rsid w:val="003B5A74"/>
    <w:rsid w:val="003B7CD9"/>
    <w:rsid w:val="003B7DB0"/>
    <w:rsid w:val="003C1783"/>
    <w:rsid w:val="003C2F2E"/>
    <w:rsid w:val="003C5A19"/>
    <w:rsid w:val="003C74BB"/>
    <w:rsid w:val="003C750C"/>
    <w:rsid w:val="003D31E4"/>
    <w:rsid w:val="003D34DB"/>
    <w:rsid w:val="003D4A45"/>
    <w:rsid w:val="003D77BF"/>
    <w:rsid w:val="003E039C"/>
    <w:rsid w:val="003E2296"/>
    <w:rsid w:val="003E4DE6"/>
    <w:rsid w:val="003E5990"/>
    <w:rsid w:val="003E6776"/>
    <w:rsid w:val="003E753E"/>
    <w:rsid w:val="003F20F8"/>
    <w:rsid w:val="003F4C88"/>
    <w:rsid w:val="003F4F88"/>
    <w:rsid w:val="00400A25"/>
    <w:rsid w:val="00407325"/>
    <w:rsid w:val="00413BA6"/>
    <w:rsid w:val="00413D79"/>
    <w:rsid w:val="004221AF"/>
    <w:rsid w:val="00423EF8"/>
    <w:rsid w:val="004268FC"/>
    <w:rsid w:val="00426AE6"/>
    <w:rsid w:val="004325ED"/>
    <w:rsid w:val="00434524"/>
    <w:rsid w:val="00434671"/>
    <w:rsid w:val="00435A86"/>
    <w:rsid w:val="0043613B"/>
    <w:rsid w:val="004411F7"/>
    <w:rsid w:val="004425ED"/>
    <w:rsid w:val="00444E56"/>
    <w:rsid w:val="0044509A"/>
    <w:rsid w:val="004502EF"/>
    <w:rsid w:val="00450A1F"/>
    <w:rsid w:val="004551D5"/>
    <w:rsid w:val="00455345"/>
    <w:rsid w:val="0045686B"/>
    <w:rsid w:val="00457D69"/>
    <w:rsid w:val="00460E07"/>
    <w:rsid w:val="00461734"/>
    <w:rsid w:val="004619A2"/>
    <w:rsid w:val="004677A7"/>
    <w:rsid w:val="00480ABE"/>
    <w:rsid w:val="00483403"/>
    <w:rsid w:val="00493AF5"/>
    <w:rsid w:val="004941CB"/>
    <w:rsid w:val="004957A1"/>
    <w:rsid w:val="004957C7"/>
    <w:rsid w:val="0049581D"/>
    <w:rsid w:val="00496253"/>
    <w:rsid w:val="004B0916"/>
    <w:rsid w:val="004B369C"/>
    <w:rsid w:val="004C027D"/>
    <w:rsid w:val="004C2844"/>
    <w:rsid w:val="004C3A0B"/>
    <w:rsid w:val="004C3C69"/>
    <w:rsid w:val="004C6CB0"/>
    <w:rsid w:val="004D23A6"/>
    <w:rsid w:val="004D26F7"/>
    <w:rsid w:val="004E2248"/>
    <w:rsid w:val="004E37A0"/>
    <w:rsid w:val="004E467B"/>
    <w:rsid w:val="004E585B"/>
    <w:rsid w:val="004E5BC5"/>
    <w:rsid w:val="004E6065"/>
    <w:rsid w:val="004E6FE8"/>
    <w:rsid w:val="004E7776"/>
    <w:rsid w:val="004F1587"/>
    <w:rsid w:val="004F6750"/>
    <w:rsid w:val="00500670"/>
    <w:rsid w:val="00501F54"/>
    <w:rsid w:val="00502B2A"/>
    <w:rsid w:val="00506C2A"/>
    <w:rsid w:val="00515144"/>
    <w:rsid w:val="00522D8A"/>
    <w:rsid w:val="00525719"/>
    <w:rsid w:val="0052668A"/>
    <w:rsid w:val="00530DB5"/>
    <w:rsid w:val="00534E7A"/>
    <w:rsid w:val="0053571D"/>
    <w:rsid w:val="00544C9E"/>
    <w:rsid w:val="00550DF1"/>
    <w:rsid w:val="00552C89"/>
    <w:rsid w:val="00555394"/>
    <w:rsid w:val="0056343D"/>
    <w:rsid w:val="0056676C"/>
    <w:rsid w:val="00571611"/>
    <w:rsid w:val="005744D9"/>
    <w:rsid w:val="0057505D"/>
    <w:rsid w:val="00581900"/>
    <w:rsid w:val="00582E2C"/>
    <w:rsid w:val="0058308E"/>
    <w:rsid w:val="00591E68"/>
    <w:rsid w:val="005958CD"/>
    <w:rsid w:val="005A07AC"/>
    <w:rsid w:val="005A2EC1"/>
    <w:rsid w:val="005A4362"/>
    <w:rsid w:val="005A5146"/>
    <w:rsid w:val="005B372F"/>
    <w:rsid w:val="005B7DED"/>
    <w:rsid w:val="005C5ABC"/>
    <w:rsid w:val="005D4D8C"/>
    <w:rsid w:val="005E0910"/>
    <w:rsid w:val="005E375D"/>
    <w:rsid w:val="005E5D77"/>
    <w:rsid w:val="005E5FC9"/>
    <w:rsid w:val="005F3244"/>
    <w:rsid w:val="005F38DC"/>
    <w:rsid w:val="005F44EC"/>
    <w:rsid w:val="005F7708"/>
    <w:rsid w:val="005F7C0C"/>
    <w:rsid w:val="00600DFB"/>
    <w:rsid w:val="00603572"/>
    <w:rsid w:val="006039DB"/>
    <w:rsid w:val="006079D8"/>
    <w:rsid w:val="00613733"/>
    <w:rsid w:val="00613AFD"/>
    <w:rsid w:val="00615B01"/>
    <w:rsid w:val="00616C68"/>
    <w:rsid w:val="006235F1"/>
    <w:rsid w:val="006249E1"/>
    <w:rsid w:val="006277A0"/>
    <w:rsid w:val="00627D19"/>
    <w:rsid w:val="00634009"/>
    <w:rsid w:val="00651EB3"/>
    <w:rsid w:val="00655676"/>
    <w:rsid w:val="00657141"/>
    <w:rsid w:val="00657B32"/>
    <w:rsid w:val="00661641"/>
    <w:rsid w:val="006618F1"/>
    <w:rsid w:val="00665090"/>
    <w:rsid w:val="0066541D"/>
    <w:rsid w:val="0066732D"/>
    <w:rsid w:val="006709CC"/>
    <w:rsid w:val="00675CCD"/>
    <w:rsid w:val="006A07CF"/>
    <w:rsid w:val="006A2EF7"/>
    <w:rsid w:val="006A318D"/>
    <w:rsid w:val="006A31BA"/>
    <w:rsid w:val="006A3E0D"/>
    <w:rsid w:val="006A643E"/>
    <w:rsid w:val="006A667D"/>
    <w:rsid w:val="006A7D85"/>
    <w:rsid w:val="006B05E2"/>
    <w:rsid w:val="006B0694"/>
    <w:rsid w:val="006B59DF"/>
    <w:rsid w:val="006C109C"/>
    <w:rsid w:val="006C4F44"/>
    <w:rsid w:val="006C6317"/>
    <w:rsid w:val="006D1E7D"/>
    <w:rsid w:val="006D401E"/>
    <w:rsid w:val="006E19DB"/>
    <w:rsid w:val="006E4620"/>
    <w:rsid w:val="006E6EC4"/>
    <w:rsid w:val="006E7268"/>
    <w:rsid w:val="00700CAD"/>
    <w:rsid w:val="00700DDA"/>
    <w:rsid w:val="007013B3"/>
    <w:rsid w:val="00701766"/>
    <w:rsid w:val="00702806"/>
    <w:rsid w:val="00706717"/>
    <w:rsid w:val="00710290"/>
    <w:rsid w:val="00711FAF"/>
    <w:rsid w:val="00715F74"/>
    <w:rsid w:val="0072101B"/>
    <w:rsid w:val="00722FDD"/>
    <w:rsid w:val="00724838"/>
    <w:rsid w:val="00726E82"/>
    <w:rsid w:val="00735728"/>
    <w:rsid w:val="007360EF"/>
    <w:rsid w:val="00736525"/>
    <w:rsid w:val="00737B3D"/>
    <w:rsid w:val="00741C7B"/>
    <w:rsid w:val="00743A94"/>
    <w:rsid w:val="007454B0"/>
    <w:rsid w:val="00754B4B"/>
    <w:rsid w:val="00755182"/>
    <w:rsid w:val="00760BC2"/>
    <w:rsid w:val="00762A86"/>
    <w:rsid w:val="00762D49"/>
    <w:rsid w:val="00771F67"/>
    <w:rsid w:val="0077249A"/>
    <w:rsid w:val="00773CEF"/>
    <w:rsid w:val="00776E33"/>
    <w:rsid w:val="00777CD6"/>
    <w:rsid w:val="00782347"/>
    <w:rsid w:val="007852E6"/>
    <w:rsid w:val="00786D65"/>
    <w:rsid w:val="00787667"/>
    <w:rsid w:val="007936E1"/>
    <w:rsid w:val="007A182F"/>
    <w:rsid w:val="007A49C2"/>
    <w:rsid w:val="007A4A93"/>
    <w:rsid w:val="007A6C70"/>
    <w:rsid w:val="007B02C9"/>
    <w:rsid w:val="007B5F02"/>
    <w:rsid w:val="007C035A"/>
    <w:rsid w:val="007C0768"/>
    <w:rsid w:val="007C0DD4"/>
    <w:rsid w:val="007C1413"/>
    <w:rsid w:val="007C1E28"/>
    <w:rsid w:val="007C2022"/>
    <w:rsid w:val="007C2D8E"/>
    <w:rsid w:val="007C2F0D"/>
    <w:rsid w:val="007C416D"/>
    <w:rsid w:val="007D0FF8"/>
    <w:rsid w:val="007D1ECD"/>
    <w:rsid w:val="007D5642"/>
    <w:rsid w:val="007E0A46"/>
    <w:rsid w:val="007E1F28"/>
    <w:rsid w:val="007E34FB"/>
    <w:rsid w:val="007E70D5"/>
    <w:rsid w:val="007F7EE6"/>
    <w:rsid w:val="0080105B"/>
    <w:rsid w:val="00801945"/>
    <w:rsid w:val="00805A38"/>
    <w:rsid w:val="008172BE"/>
    <w:rsid w:val="00817A5B"/>
    <w:rsid w:val="00822EA5"/>
    <w:rsid w:val="0082371D"/>
    <w:rsid w:val="0082758A"/>
    <w:rsid w:val="00827C81"/>
    <w:rsid w:val="00830F95"/>
    <w:rsid w:val="00842263"/>
    <w:rsid w:val="008423F0"/>
    <w:rsid w:val="0084424C"/>
    <w:rsid w:val="00847B27"/>
    <w:rsid w:val="00847F70"/>
    <w:rsid w:val="00851483"/>
    <w:rsid w:val="0085268F"/>
    <w:rsid w:val="00857ADE"/>
    <w:rsid w:val="00861B7F"/>
    <w:rsid w:val="008677DA"/>
    <w:rsid w:val="008707D6"/>
    <w:rsid w:val="00870F91"/>
    <w:rsid w:val="00871408"/>
    <w:rsid w:val="00871619"/>
    <w:rsid w:val="008802E8"/>
    <w:rsid w:val="00882CF2"/>
    <w:rsid w:val="00886BAC"/>
    <w:rsid w:val="00890D5A"/>
    <w:rsid w:val="008A0D0C"/>
    <w:rsid w:val="008A19CD"/>
    <w:rsid w:val="008A277B"/>
    <w:rsid w:val="008A436C"/>
    <w:rsid w:val="008B058B"/>
    <w:rsid w:val="008B12DA"/>
    <w:rsid w:val="008B1543"/>
    <w:rsid w:val="008B405B"/>
    <w:rsid w:val="008B5CD9"/>
    <w:rsid w:val="008C0335"/>
    <w:rsid w:val="008C119F"/>
    <w:rsid w:val="008C7D24"/>
    <w:rsid w:val="008E0523"/>
    <w:rsid w:val="008E5BA1"/>
    <w:rsid w:val="008E5C9E"/>
    <w:rsid w:val="009005EE"/>
    <w:rsid w:val="00900842"/>
    <w:rsid w:val="00902A55"/>
    <w:rsid w:val="009035F3"/>
    <w:rsid w:val="00903A04"/>
    <w:rsid w:val="0091166D"/>
    <w:rsid w:val="00914D14"/>
    <w:rsid w:val="009158AA"/>
    <w:rsid w:val="0091661A"/>
    <w:rsid w:val="00920065"/>
    <w:rsid w:val="009200F1"/>
    <w:rsid w:val="00920D07"/>
    <w:rsid w:val="009254FA"/>
    <w:rsid w:val="0092776E"/>
    <w:rsid w:val="00932359"/>
    <w:rsid w:val="00934BA9"/>
    <w:rsid w:val="00935846"/>
    <w:rsid w:val="009376F7"/>
    <w:rsid w:val="00937CB5"/>
    <w:rsid w:val="0094175D"/>
    <w:rsid w:val="00944C18"/>
    <w:rsid w:val="0094702E"/>
    <w:rsid w:val="0095471B"/>
    <w:rsid w:val="009548CC"/>
    <w:rsid w:val="00960ECD"/>
    <w:rsid w:val="00961404"/>
    <w:rsid w:val="00967174"/>
    <w:rsid w:val="00967F90"/>
    <w:rsid w:val="00976610"/>
    <w:rsid w:val="00976A07"/>
    <w:rsid w:val="0098049B"/>
    <w:rsid w:val="00987DAC"/>
    <w:rsid w:val="00996DA4"/>
    <w:rsid w:val="009A0A0F"/>
    <w:rsid w:val="009A336E"/>
    <w:rsid w:val="009A4DAB"/>
    <w:rsid w:val="009B38E1"/>
    <w:rsid w:val="009B785A"/>
    <w:rsid w:val="009C0A5B"/>
    <w:rsid w:val="009C5DCD"/>
    <w:rsid w:val="009C6841"/>
    <w:rsid w:val="009C6D3C"/>
    <w:rsid w:val="009D1038"/>
    <w:rsid w:val="009D2E76"/>
    <w:rsid w:val="009E0CB4"/>
    <w:rsid w:val="009F7850"/>
    <w:rsid w:val="00A01CAE"/>
    <w:rsid w:val="00A14AB5"/>
    <w:rsid w:val="00A16E2F"/>
    <w:rsid w:val="00A201BD"/>
    <w:rsid w:val="00A25D0B"/>
    <w:rsid w:val="00A25DD2"/>
    <w:rsid w:val="00A264C7"/>
    <w:rsid w:val="00A30097"/>
    <w:rsid w:val="00A37272"/>
    <w:rsid w:val="00A41B64"/>
    <w:rsid w:val="00A42BE3"/>
    <w:rsid w:val="00A43E2B"/>
    <w:rsid w:val="00A476EF"/>
    <w:rsid w:val="00A5459C"/>
    <w:rsid w:val="00A61300"/>
    <w:rsid w:val="00A67206"/>
    <w:rsid w:val="00A67B44"/>
    <w:rsid w:val="00A724FF"/>
    <w:rsid w:val="00A72592"/>
    <w:rsid w:val="00A72C08"/>
    <w:rsid w:val="00A736C4"/>
    <w:rsid w:val="00A73F49"/>
    <w:rsid w:val="00A75418"/>
    <w:rsid w:val="00A80C8F"/>
    <w:rsid w:val="00A81230"/>
    <w:rsid w:val="00A8220A"/>
    <w:rsid w:val="00A82DA8"/>
    <w:rsid w:val="00A860C6"/>
    <w:rsid w:val="00AA59A0"/>
    <w:rsid w:val="00AB0089"/>
    <w:rsid w:val="00AB04EA"/>
    <w:rsid w:val="00AB7A89"/>
    <w:rsid w:val="00AC03F5"/>
    <w:rsid w:val="00AD6DC0"/>
    <w:rsid w:val="00AE2AD6"/>
    <w:rsid w:val="00AE36CE"/>
    <w:rsid w:val="00AE6E5D"/>
    <w:rsid w:val="00AE7C1E"/>
    <w:rsid w:val="00AF1773"/>
    <w:rsid w:val="00AF3EF3"/>
    <w:rsid w:val="00B01084"/>
    <w:rsid w:val="00B100E3"/>
    <w:rsid w:val="00B101E6"/>
    <w:rsid w:val="00B114B3"/>
    <w:rsid w:val="00B17305"/>
    <w:rsid w:val="00B23893"/>
    <w:rsid w:val="00B2414C"/>
    <w:rsid w:val="00B2434F"/>
    <w:rsid w:val="00B2676F"/>
    <w:rsid w:val="00B342CA"/>
    <w:rsid w:val="00B40555"/>
    <w:rsid w:val="00B407CF"/>
    <w:rsid w:val="00B4273A"/>
    <w:rsid w:val="00B449AC"/>
    <w:rsid w:val="00B515FE"/>
    <w:rsid w:val="00B548C4"/>
    <w:rsid w:val="00B559B1"/>
    <w:rsid w:val="00B6058A"/>
    <w:rsid w:val="00B62551"/>
    <w:rsid w:val="00B66094"/>
    <w:rsid w:val="00B66913"/>
    <w:rsid w:val="00B8098F"/>
    <w:rsid w:val="00B827B9"/>
    <w:rsid w:val="00B83A0F"/>
    <w:rsid w:val="00B850DE"/>
    <w:rsid w:val="00B8752F"/>
    <w:rsid w:val="00B91724"/>
    <w:rsid w:val="00B92767"/>
    <w:rsid w:val="00B92BBA"/>
    <w:rsid w:val="00B94548"/>
    <w:rsid w:val="00B953E2"/>
    <w:rsid w:val="00B95532"/>
    <w:rsid w:val="00B95C56"/>
    <w:rsid w:val="00B97A89"/>
    <w:rsid w:val="00BA030D"/>
    <w:rsid w:val="00BA2099"/>
    <w:rsid w:val="00BA2FB6"/>
    <w:rsid w:val="00BA4F80"/>
    <w:rsid w:val="00BA54D8"/>
    <w:rsid w:val="00BA7060"/>
    <w:rsid w:val="00BA7260"/>
    <w:rsid w:val="00BB0C38"/>
    <w:rsid w:val="00BB2B7E"/>
    <w:rsid w:val="00BB3233"/>
    <w:rsid w:val="00BC0E9A"/>
    <w:rsid w:val="00BC7807"/>
    <w:rsid w:val="00BC7AB2"/>
    <w:rsid w:val="00BD7176"/>
    <w:rsid w:val="00BE19F3"/>
    <w:rsid w:val="00BE2948"/>
    <w:rsid w:val="00BE6190"/>
    <w:rsid w:val="00BE7586"/>
    <w:rsid w:val="00BF2B49"/>
    <w:rsid w:val="00BF5099"/>
    <w:rsid w:val="00BF5496"/>
    <w:rsid w:val="00BF77FB"/>
    <w:rsid w:val="00C01475"/>
    <w:rsid w:val="00C049C4"/>
    <w:rsid w:val="00C132E2"/>
    <w:rsid w:val="00C1490E"/>
    <w:rsid w:val="00C1679E"/>
    <w:rsid w:val="00C16881"/>
    <w:rsid w:val="00C21CB9"/>
    <w:rsid w:val="00C21D53"/>
    <w:rsid w:val="00C2747A"/>
    <w:rsid w:val="00C348B6"/>
    <w:rsid w:val="00C45948"/>
    <w:rsid w:val="00C52D01"/>
    <w:rsid w:val="00C53944"/>
    <w:rsid w:val="00C53A52"/>
    <w:rsid w:val="00C70BFA"/>
    <w:rsid w:val="00C73154"/>
    <w:rsid w:val="00C752E5"/>
    <w:rsid w:val="00C752EA"/>
    <w:rsid w:val="00C77F58"/>
    <w:rsid w:val="00C8132D"/>
    <w:rsid w:val="00C81952"/>
    <w:rsid w:val="00C84D6C"/>
    <w:rsid w:val="00C84D72"/>
    <w:rsid w:val="00C85E15"/>
    <w:rsid w:val="00C86D36"/>
    <w:rsid w:val="00C9047E"/>
    <w:rsid w:val="00C91DF7"/>
    <w:rsid w:val="00C92D57"/>
    <w:rsid w:val="00C96915"/>
    <w:rsid w:val="00C97AB5"/>
    <w:rsid w:val="00CA0F84"/>
    <w:rsid w:val="00CA3014"/>
    <w:rsid w:val="00CB0610"/>
    <w:rsid w:val="00CB44C9"/>
    <w:rsid w:val="00CB5421"/>
    <w:rsid w:val="00CC241C"/>
    <w:rsid w:val="00CC3CF5"/>
    <w:rsid w:val="00CC4092"/>
    <w:rsid w:val="00CC55F6"/>
    <w:rsid w:val="00CC6AC5"/>
    <w:rsid w:val="00CD434E"/>
    <w:rsid w:val="00CE2ADC"/>
    <w:rsid w:val="00CE58AA"/>
    <w:rsid w:val="00CE6855"/>
    <w:rsid w:val="00CF386C"/>
    <w:rsid w:val="00D02273"/>
    <w:rsid w:val="00D05E9C"/>
    <w:rsid w:val="00D11D53"/>
    <w:rsid w:val="00D159C3"/>
    <w:rsid w:val="00D160A7"/>
    <w:rsid w:val="00D20B4C"/>
    <w:rsid w:val="00D2568C"/>
    <w:rsid w:val="00D25F7D"/>
    <w:rsid w:val="00D30192"/>
    <w:rsid w:val="00D31A8F"/>
    <w:rsid w:val="00D34173"/>
    <w:rsid w:val="00D42EED"/>
    <w:rsid w:val="00D43904"/>
    <w:rsid w:val="00D4508C"/>
    <w:rsid w:val="00D465AF"/>
    <w:rsid w:val="00D52BCC"/>
    <w:rsid w:val="00D56ADA"/>
    <w:rsid w:val="00D57379"/>
    <w:rsid w:val="00D624B1"/>
    <w:rsid w:val="00D62AE6"/>
    <w:rsid w:val="00D632CD"/>
    <w:rsid w:val="00D66ABD"/>
    <w:rsid w:val="00D7515C"/>
    <w:rsid w:val="00D80FFB"/>
    <w:rsid w:val="00D90DC4"/>
    <w:rsid w:val="00D94B7F"/>
    <w:rsid w:val="00D96104"/>
    <w:rsid w:val="00D966B6"/>
    <w:rsid w:val="00D97A1A"/>
    <w:rsid w:val="00DA4E36"/>
    <w:rsid w:val="00DA5F8C"/>
    <w:rsid w:val="00DB1083"/>
    <w:rsid w:val="00DB2489"/>
    <w:rsid w:val="00DB4DB5"/>
    <w:rsid w:val="00DB78C5"/>
    <w:rsid w:val="00DD4B74"/>
    <w:rsid w:val="00DE70E2"/>
    <w:rsid w:val="00DF5A15"/>
    <w:rsid w:val="00DF5E47"/>
    <w:rsid w:val="00DF6B2D"/>
    <w:rsid w:val="00E000B0"/>
    <w:rsid w:val="00E021DD"/>
    <w:rsid w:val="00E022A8"/>
    <w:rsid w:val="00E05488"/>
    <w:rsid w:val="00E0638C"/>
    <w:rsid w:val="00E10C5D"/>
    <w:rsid w:val="00E11D11"/>
    <w:rsid w:val="00E22C21"/>
    <w:rsid w:val="00E231AB"/>
    <w:rsid w:val="00E24A63"/>
    <w:rsid w:val="00E25093"/>
    <w:rsid w:val="00E26CDA"/>
    <w:rsid w:val="00E34A0C"/>
    <w:rsid w:val="00E478D1"/>
    <w:rsid w:val="00E52674"/>
    <w:rsid w:val="00E53E8F"/>
    <w:rsid w:val="00E56AED"/>
    <w:rsid w:val="00E67809"/>
    <w:rsid w:val="00E7173D"/>
    <w:rsid w:val="00E728EE"/>
    <w:rsid w:val="00E776AC"/>
    <w:rsid w:val="00E821E6"/>
    <w:rsid w:val="00E82D50"/>
    <w:rsid w:val="00E87EE0"/>
    <w:rsid w:val="00E9310E"/>
    <w:rsid w:val="00E95B51"/>
    <w:rsid w:val="00E9734B"/>
    <w:rsid w:val="00EA3E8C"/>
    <w:rsid w:val="00EA4A1F"/>
    <w:rsid w:val="00EA51AE"/>
    <w:rsid w:val="00EB19E1"/>
    <w:rsid w:val="00EB2190"/>
    <w:rsid w:val="00EB39A0"/>
    <w:rsid w:val="00EB47AF"/>
    <w:rsid w:val="00EC0290"/>
    <w:rsid w:val="00EC22B7"/>
    <w:rsid w:val="00EC36DE"/>
    <w:rsid w:val="00EC6F41"/>
    <w:rsid w:val="00ED2554"/>
    <w:rsid w:val="00ED3628"/>
    <w:rsid w:val="00ED6DCD"/>
    <w:rsid w:val="00EE209B"/>
    <w:rsid w:val="00EE62E8"/>
    <w:rsid w:val="00EE6A11"/>
    <w:rsid w:val="00EF1C07"/>
    <w:rsid w:val="00EF44A3"/>
    <w:rsid w:val="00F0214E"/>
    <w:rsid w:val="00F04884"/>
    <w:rsid w:val="00F0609B"/>
    <w:rsid w:val="00F066EC"/>
    <w:rsid w:val="00F116AB"/>
    <w:rsid w:val="00F16151"/>
    <w:rsid w:val="00F21C57"/>
    <w:rsid w:val="00F237F1"/>
    <w:rsid w:val="00F23C95"/>
    <w:rsid w:val="00F24B9E"/>
    <w:rsid w:val="00F263DA"/>
    <w:rsid w:val="00F2715E"/>
    <w:rsid w:val="00F30012"/>
    <w:rsid w:val="00F31483"/>
    <w:rsid w:val="00F33952"/>
    <w:rsid w:val="00F35F44"/>
    <w:rsid w:val="00F37AB9"/>
    <w:rsid w:val="00F40885"/>
    <w:rsid w:val="00F40F4E"/>
    <w:rsid w:val="00F549DD"/>
    <w:rsid w:val="00F573FC"/>
    <w:rsid w:val="00F61ABD"/>
    <w:rsid w:val="00F6499C"/>
    <w:rsid w:val="00F67A40"/>
    <w:rsid w:val="00F744C9"/>
    <w:rsid w:val="00F77521"/>
    <w:rsid w:val="00F91640"/>
    <w:rsid w:val="00F91AFF"/>
    <w:rsid w:val="00F939F5"/>
    <w:rsid w:val="00F93C1C"/>
    <w:rsid w:val="00F95BFD"/>
    <w:rsid w:val="00FA0AC5"/>
    <w:rsid w:val="00FA1F54"/>
    <w:rsid w:val="00FA2E0D"/>
    <w:rsid w:val="00FB3251"/>
    <w:rsid w:val="00FB5751"/>
    <w:rsid w:val="00FC5D64"/>
    <w:rsid w:val="00FD3C73"/>
    <w:rsid w:val="00FD6DEE"/>
    <w:rsid w:val="00FE0943"/>
    <w:rsid w:val="00FE27C7"/>
    <w:rsid w:val="00FE297B"/>
    <w:rsid w:val="00FE31F2"/>
    <w:rsid w:val="00FF0D58"/>
    <w:rsid w:val="00FF0ED2"/>
    <w:rsid w:val="00FF3B1C"/>
    <w:rsid w:val="04E6C0FC"/>
    <w:rsid w:val="0CA8E323"/>
    <w:rsid w:val="13A7DAFF"/>
    <w:rsid w:val="153276EB"/>
    <w:rsid w:val="1A4DE91F"/>
    <w:rsid w:val="297F7B6E"/>
    <w:rsid w:val="2D7D4BE9"/>
    <w:rsid w:val="2FA37B7A"/>
    <w:rsid w:val="3298D5C6"/>
    <w:rsid w:val="42262169"/>
    <w:rsid w:val="5472F975"/>
    <w:rsid w:val="551065E2"/>
    <w:rsid w:val="5AFE871B"/>
    <w:rsid w:val="5B1BE093"/>
    <w:rsid w:val="609524DE"/>
    <w:rsid w:val="6154E74F"/>
    <w:rsid w:val="64A5855F"/>
    <w:rsid w:val="674AE3A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D18A6FB"/>
  <w15:docId w15:val="{9109E142-3A05-4D3A-854F-D6AE8448555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Arial"/>
        <w:lang w:val="fr-FR" w:eastAsia="fr-FR"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uiPriority="39" w:semiHidden="1" w:unhideWhenUsed="1"/>
    <w:lsdException w:name="toc 2" w:locked="1" w:uiPriority="39" w:semiHidden="1" w:unhideWhenUsed="1"/>
    <w:lsdException w:name="toc 3" w:locked="1" w:uiPriority="39" w:semiHidden="1" w:unhideWhenUsed="1"/>
    <w:lsdException w:name="toc 4" w:locked="1" w:uiPriority="39" w:semiHidden="1" w:unhideWhenUsed="1"/>
    <w:lsdException w:name="toc 5" w:locked="1" w:uiPriority="39" w:semiHidden="1" w:unhideWhenUsed="1"/>
    <w:lsdException w:name="toc 6" w:locked="1" w:uiPriority="39" w:semiHidden="1" w:unhideWhenUsed="1"/>
    <w:lsdException w:name="toc 7" w:locked="1" w:uiPriority="39" w:semiHidden="1" w:unhideWhenUsed="1"/>
    <w:lsdException w:name="toc 8" w:locked="1" w:uiPriority="39" w:semiHidden="1" w:unhideWhenUsed="1"/>
    <w:lsdException w:name="toc 9" w:locked="1" w:uiPriority="39"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uiPriority="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460E07"/>
    <w:pPr>
      <w:spacing w:line="276" w:lineRule="auto"/>
    </w:pPr>
    <w:rPr>
      <w:sz w:val="22"/>
      <w:szCs w:val="22"/>
      <w:lang w:eastAsia="en-US"/>
    </w:rPr>
  </w:style>
  <w:style w:type="paragraph" w:styleId="Heading1">
    <w:name w:val="heading 1"/>
    <w:basedOn w:val="Normal"/>
    <w:next w:val="Normal"/>
    <w:link w:val="Heading1Char"/>
    <w:autoRedefine/>
    <w:uiPriority w:val="99"/>
    <w:qFormat/>
    <w:rsid w:val="000A552B"/>
    <w:pPr>
      <w:keepNext/>
      <w:keepLines/>
      <w:pBdr>
        <w:bottom w:val="single" w:color="FFC000" w:sz="24" w:space="1"/>
      </w:pBdr>
      <w:spacing w:before="480" w:line="240" w:lineRule="auto"/>
      <w:ind w:left="432" w:hanging="432"/>
      <w:jc w:val="both"/>
      <w:outlineLvl w:val="0"/>
    </w:pPr>
    <w:rPr>
      <w:rFonts w:eastAsia="Times New Roman" w:cs="Times New Roman"/>
      <w:b/>
      <w:bCs/>
      <w:caps/>
      <w:color w:val="404040"/>
      <w:sz w:val="32"/>
      <w:szCs w:val="28"/>
    </w:rPr>
  </w:style>
  <w:style w:type="paragraph" w:styleId="Heading2">
    <w:name w:val="heading 2"/>
    <w:basedOn w:val="Normal"/>
    <w:next w:val="Normal"/>
    <w:link w:val="Heading2Char"/>
    <w:uiPriority w:val="99"/>
    <w:qFormat/>
    <w:rsid w:val="00B91724"/>
    <w:pPr>
      <w:keepNext/>
      <w:keepLines/>
      <w:shd w:val="clear" w:color="auto" w:fill="D9D9D9"/>
      <w:spacing w:before="200"/>
      <w:ind w:left="576" w:hanging="576"/>
      <w:outlineLvl w:val="1"/>
    </w:pPr>
    <w:rPr>
      <w:rFonts w:eastAsia="Times New Roman" w:cs="Times New Roman"/>
      <w:b/>
      <w:bCs/>
      <w:color w:val="000000"/>
      <w:sz w:val="26"/>
      <w:szCs w:val="26"/>
    </w:rPr>
  </w:style>
  <w:style w:type="paragraph" w:styleId="Heading3">
    <w:name w:val="heading 3"/>
    <w:basedOn w:val="Normal"/>
    <w:next w:val="Normal"/>
    <w:link w:val="Heading3Char"/>
    <w:uiPriority w:val="99"/>
    <w:qFormat/>
    <w:rsid w:val="00F93C1C"/>
    <w:pPr>
      <w:keepNext/>
      <w:keepLines/>
      <w:shd w:val="clear" w:color="auto" w:fill="F2F2F2"/>
      <w:spacing w:before="200"/>
      <w:ind w:left="720" w:hanging="720"/>
      <w:outlineLvl w:val="2"/>
    </w:pPr>
    <w:rPr>
      <w:rFonts w:eastAsia="Times New Roman" w:cs="Times New Roman"/>
      <w:b/>
      <w:bCs/>
      <w:sz w:val="24"/>
      <w:szCs w:val="24"/>
    </w:rPr>
  </w:style>
  <w:style w:type="paragraph" w:styleId="Heading4">
    <w:name w:val="heading 4"/>
    <w:basedOn w:val="Normal"/>
    <w:next w:val="Normal"/>
    <w:link w:val="Heading4Char"/>
    <w:autoRedefine/>
    <w:uiPriority w:val="99"/>
    <w:qFormat/>
    <w:rsid w:val="00F93C1C"/>
    <w:pPr>
      <w:keepNext/>
      <w:keepLines/>
      <w:shd w:val="clear" w:color="auto" w:fill="F2F2F2"/>
      <w:spacing w:before="200"/>
      <w:ind w:left="864" w:hanging="864"/>
      <w:outlineLvl w:val="3"/>
    </w:pPr>
    <w:rPr>
      <w:rFonts w:eastAsia="Times New Roman" w:cs="Times New Roman"/>
      <w:b/>
      <w:bCs/>
      <w:i/>
      <w:iCs/>
      <w:color w:val="404040"/>
      <w:sz w:val="20"/>
      <w:u w:val="single"/>
    </w:rPr>
  </w:style>
  <w:style w:type="paragraph" w:styleId="Heading5">
    <w:name w:val="heading 5"/>
    <w:basedOn w:val="Normal"/>
    <w:next w:val="Normal"/>
    <w:link w:val="Heading5Char"/>
    <w:uiPriority w:val="99"/>
    <w:qFormat/>
    <w:rsid w:val="00BA7060"/>
    <w:pPr>
      <w:keepNext/>
      <w:keepLines/>
      <w:spacing w:before="200"/>
      <w:ind w:left="1008" w:hanging="1008"/>
      <w:outlineLvl w:val="4"/>
    </w:pPr>
    <w:rPr>
      <w:rFonts w:ascii="Cambria" w:hAnsi="Cambria" w:eastAsia="Times New Roman" w:cs="Times New Roman"/>
      <w:color w:val="243F60"/>
    </w:rPr>
  </w:style>
  <w:style w:type="paragraph" w:styleId="Heading6">
    <w:name w:val="heading 6"/>
    <w:basedOn w:val="Normal"/>
    <w:next w:val="Normal"/>
    <w:link w:val="Heading6Char"/>
    <w:uiPriority w:val="99"/>
    <w:qFormat/>
    <w:rsid w:val="00BA7060"/>
    <w:pPr>
      <w:keepNext/>
      <w:keepLines/>
      <w:spacing w:before="200"/>
      <w:ind w:left="1152" w:hanging="1152"/>
      <w:outlineLvl w:val="5"/>
    </w:pPr>
    <w:rPr>
      <w:rFonts w:ascii="Cambria" w:hAnsi="Cambria" w:eastAsia="Times New Roman" w:cs="Times New Roman"/>
      <w:i/>
      <w:iCs/>
      <w:color w:val="243F60"/>
    </w:rPr>
  </w:style>
  <w:style w:type="paragraph" w:styleId="Heading7">
    <w:name w:val="heading 7"/>
    <w:basedOn w:val="Normal"/>
    <w:next w:val="Normal"/>
    <w:link w:val="Heading7Char"/>
    <w:uiPriority w:val="99"/>
    <w:qFormat/>
    <w:rsid w:val="00BA7060"/>
    <w:pPr>
      <w:keepNext/>
      <w:keepLines/>
      <w:spacing w:before="200"/>
      <w:ind w:left="1296" w:hanging="1296"/>
      <w:outlineLvl w:val="6"/>
    </w:pPr>
    <w:rPr>
      <w:rFonts w:ascii="Cambria" w:hAnsi="Cambria" w:eastAsia="Times New Roman" w:cs="Times New Roman"/>
      <w:i/>
      <w:iCs/>
      <w:color w:val="404040"/>
    </w:rPr>
  </w:style>
  <w:style w:type="paragraph" w:styleId="Heading8">
    <w:name w:val="heading 8"/>
    <w:basedOn w:val="Normal"/>
    <w:next w:val="Normal"/>
    <w:link w:val="Heading8Char"/>
    <w:uiPriority w:val="99"/>
    <w:qFormat/>
    <w:rsid w:val="00BA7060"/>
    <w:pPr>
      <w:keepNext/>
      <w:keepLines/>
      <w:spacing w:before="200"/>
      <w:ind w:left="1440" w:hanging="1440"/>
      <w:outlineLvl w:val="7"/>
    </w:pPr>
    <w:rPr>
      <w:rFonts w:ascii="Cambria" w:hAnsi="Cambria" w:eastAsia="Times New Roman" w:cs="Times New Roman"/>
      <w:color w:val="404040"/>
      <w:sz w:val="20"/>
      <w:szCs w:val="20"/>
    </w:rPr>
  </w:style>
  <w:style w:type="paragraph" w:styleId="Heading9">
    <w:name w:val="heading 9"/>
    <w:basedOn w:val="Normal"/>
    <w:next w:val="Normal"/>
    <w:link w:val="Heading9Char"/>
    <w:uiPriority w:val="99"/>
    <w:qFormat/>
    <w:rsid w:val="00BA7060"/>
    <w:pPr>
      <w:keepNext/>
      <w:keepLines/>
      <w:spacing w:before="200"/>
      <w:ind w:left="1584" w:hanging="1584"/>
      <w:outlineLvl w:val="8"/>
    </w:pPr>
    <w:rPr>
      <w:rFonts w:ascii="Cambria" w:hAnsi="Cambria" w:eastAsia="Times New Roman" w:cs="Times New Roman"/>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9"/>
    <w:locked/>
    <w:rsid w:val="000A552B"/>
    <w:rPr>
      <w:rFonts w:eastAsia="Times New Roman" w:cs="Times New Roman"/>
      <w:b/>
      <w:bCs/>
      <w:caps/>
      <w:color w:val="404040"/>
      <w:sz w:val="28"/>
      <w:szCs w:val="28"/>
      <w:lang w:eastAsia="en-US"/>
    </w:rPr>
  </w:style>
  <w:style w:type="character" w:styleId="Heading2Char" w:customStyle="1">
    <w:name w:val="Heading 2 Char"/>
    <w:basedOn w:val="DefaultParagraphFont"/>
    <w:link w:val="Heading2"/>
    <w:uiPriority w:val="99"/>
    <w:locked/>
    <w:rsid w:val="00B91724"/>
    <w:rPr>
      <w:rFonts w:eastAsia="Times New Roman" w:cs="Times New Roman"/>
      <w:b/>
      <w:bCs/>
      <w:color w:val="000000"/>
      <w:sz w:val="26"/>
      <w:szCs w:val="26"/>
      <w:shd w:val="clear" w:color="auto" w:fill="D9D9D9"/>
      <w:lang w:eastAsia="en-US"/>
    </w:rPr>
  </w:style>
  <w:style w:type="character" w:styleId="Heading3Char" w:customStyle="1">
    <w:name w:val="Heading 3 Char"/>
    <w:basedOn w:val="DefaultParagraphFont"/>
    <w:link w:val="Heading3"/>
    <w:uiPriority w:val="99"/>
    <w:locked/>
    <w:rsid w:val="00F93C1C"/>
    <w:rPr>
      <w:rFonts w:eastAsia="Times New Roman" w:cs="Times New Roman"/>
      <w:b/>
      <w:bCs/>
      <w:sz w:val="24"/>
      <w:szCs w:val="24"/>
      <w:shd w:val="clear" w:color="auto" w:fill="F2F2F2"/>
      <w:lang w:eastAsia="en-US"/>
    </w:rPr>
  </w:style>
  <w:style w:type="character" w:styleId="Heading4Char" w:customStyle="1">
    <w:name w:val="Heading 4 Char"/>
    <w:basedOn w:val="DefaultParagraphFont"/>
    <w:link w:val="Heading4"/>
    <w:uiPriority w:val="99"/>
    <w:locked/>
    <w:rsid w:val="00F93C1C"/>
    <w:rPr>
      <w:rFonts w:eastAsia="Times New Roman" w:cs="Times New Roman"/>
      <w:b/>
      <w:bCs/>
      <w:i/>
      <w:iCs/>
      <w:color w:val="404040"/>
      <w:sz w:val="20"/>
      <w:u w:val="single"/>
      <w:shd w:val="clear" w:color="auto" w:fill="F2F2F2"/>
      <w:lang w:eastAsia="en-US"/>
    </w:rPr>
  </w:style>
  <w:style w:type="character" w:styleId="Heading5Char" w:customStyle="1">
    <w:name w:val="Heading 5 Char"/>
    <w:basedOn w:val="DefaultParagraphFont"/>
    <w:link w:val="Heading5"/>
    <w:uiPriority w:val="99"/>
    <w:locked/>
    <w:rsid w:val="00BA7060"/>
    <w:rPr>
      <w:rFonts w:ascii="Cambria" w:hAnsi="Cambria" w:cs="Times New Roman"/>
      <w:color w:val="243F60"/>
      <w:lang w:eastAsia="en-US"/>
    </w:rPr>
  </w:style>
  <w:style w:type="character" w:styleId="Heading6Char" w:customStyle="1">
    <w:name w:val="Heading 6 Char"/>
    <w:basedOn w:val="DefaultParagraphFont"/>
    <w:link w:val="Heading6"/>
    <w:uiPriority w:val="99"/>
    <w:locked/>
    <w:rsid w:val="00BA7060"/>
    <w:rPr>
      <w:rFonts w:ascii="Cambria" w:hAnsi="Cambria" w:cs="Times New Roman"/>
      <w:i/>
      <w:iCs/>
      <w:color w:val="243F60"/>
      <w:lang w:eastAsia="en-US"/>
    </w:rPr>
  </w:style>
  <w:style w:type="character" w:styleId="Heading7Char" w:customStyle="1">
    <w:name w:val="Heading 7 Char"/>
    <w:basedOn w:val="DefaultParagraphFont"/>
    <w:link w:val="Heading7"/>
    <w:uiPriority w:val="99"/>
    <w:locked/>
    <w:rsid w:val="00BA7060"/>
    <w:rPr>
      <w:rFonts w:ascii="Cambria" w:hAnsi="Cambria" w:cs="Times New Roman"/>
      <w:i/>
      <w:iCs/>
      <w:color w:val="404040"/>
      <w:lang w:eastAsia="en-US"/>
    </w:rPr>
  </w:style>
  <w:style w:type="character" w:styleId="Heading8Char" w:customStyle="1">
    <w:name w:val="Heading 8 Char"/>
    <w:basedOn w:val="DefaultParagraphFont"/>
    <w:link w:val="Heading8"/>
    <w:uiPriority w:val="99"/>
    <w:locked/>
    <w:rsid w:val="00BA7060"/>
    <w:rPr>
      <w:rFonts w:ascii="Cambria" w:hAnsi="Cambria" w:cs="Times New Roman"/>
      <w:color w:val="404040"/>
      <w:sz w:val="20"/>
      <w:szCs w:val="20"/>
      <w:lang w:eastAsia="en-US"/>
    </w:rPr>
  </w:style>
  <w:style w:type="character" w:styleId="Heading9Char" w:customStyle="1">
    <w:name w:val="Heading 9 Char"/>
    <w:basedOn w:val="DefaultParagraphFont"/>
    <w:link w:val="Heading9"/>
    <w:uiPriority w:val="99"/>
    <w:locked/>
    <w:rsid w:val="00BA7060"/>
    <w:rPr>
      <w:rFonts w:ascii="Cambria" w:hAnsi="Cambria" w:cs="Times New Roman"/>
      <w:i/>
      <w:iCs/>
      <w:color w:val="404040"/>
      <w:sz w:val="20"/>
      <w:szCs w:val="20"/>
      <w:lang w:eastAsia="en-US"/>
    </w:rPr>
  </w:style>
  <w:style w:type="table" w:styleId="TableGrid">
    <w:name w:val="Table Grid"/>
    <w:basedOn w:val="TableNormal"/>
    <w:uiPriority w:val="99"/>
    <w:rsid w:val="00460E07"/>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460E07"/>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locked/>
    <w:rsid w:val="00460E07"/>
    <w:rPr>
      <w:rFonts w:ascii="Tahoma" w:hAnsi="Tahoma" w:cs="Tahoma"/>
      <w:sz w:val="16"/>
      <w:szCs w:val="16"/>
    </w:rPr>
  </w:style>
  <w:style w:type="paragraph" w:styleId="Header">
    <w:name w:val="header"/>
    <w:aliases w:val="En-tête SQ"/>
    <w:basedOn w:val="Normal"/>
    <w:link w:val="HeaderChar"/>
    <w:uiPriority w:val="99"/>
    <w:rsid w:val="00460E07"/>
    <w:pPr>
      <w:tabs>
        <w:tab w:val="center" w:pos="4536"/>
        <w:tab w:val="right" w:pos="9072"/>
      </w:tabs>
      <w:spacing w:line="240" w:lineRule="auto"/>
    </w:pPr>
  </w:style>
  <w:style w:type="character" w:styleId="HeaderChar" w:customStyle="1">
    <w:name w:val="Header Char"/>
    <w:aliases w:val="En-tête SQ Char"/>
    <w:basedOn w:val="DefaultParagraphFont"/>
    <w:link w:val="Header"/>
    <w:uiPriority w:val="99"/>
    <w:locked/>
    <w:rsid w:val="00460E07"/>
    <w:rPr>
      <w:rFonts w:cs="Times New Roman"/>
    </w:rPr>
  </w:style>
  <w:style w:type="paragraph" w:styleId="Footer">
    <w:name w:val="footer"/>
    <w:basedOn w:val="Normal"/>
    <w:link w:val="FooterChar"/>
    <w:uiPriority w:val="99"/>
    <w:rsid w:val="00460E07"/>
    <w:pPr>
      <w:tabs>
        <w:tab w:val="center" w:pos="4536"/>
        <w:tab w:val="right" w:pos="9072"/>
      </w:tabs>
      <w:spacing w:line="240" w:lineRule="auto"/>
    </w:pPr>
  </w:style>
  <w:style w:type="character" w:styleId="FooterChar" w:customStyle="1">
    <w:name w:val="Footer Char"/>
    <w:basedOn w:val="DefaultParagraphFont"/>
    <w:link w:val="Footer"/>
    <w:uiPriority w:val="99"/>
    <w:locked/>
    <w:rsid w:val="00460E07"/>
    <w:rPr>
      <w:rFonts w:cs="Times New Roman"/>
    </w:rPr>
  </w:style>
  <w:style w:type="paragraph" w:styleId="TOCHeading">
    <w:name w:val="TOC Heading"/>
    <w:basedOn w:val="Heading1"/>
    <w:next w:val="Normal"/>
    <w:uiPriority w:val="99"/>
    <w:qFormat/>
    <w:rsid w:val="00BF2B49"/>
    <w:pPr>
      <w:outlineLvl w:val="9"/>
    </w:pPr>
  </w:style>
  <w:style w:type="paragraph" w:styleId="TOC1">
    <w:name w:val="toc 1"/>
    <w:basedOn w:val="Normal"/>
    <w:next w:val="Normal"/>
    <w:autoRedefine/>
    <w:uiPriority w:val="39"/>
    <w:rsid w:val="00BA7060"/>
    <w:pPr>
      <w:tabs>
        <w:tab w:val="left" w:pos="660"/>
        <w:tab w:val="right" w:leader="dot" w:pos="9062"/>
      </w:tabs>
      <w:spacing w:after="100"/>
    </w:pPr>
  </w:style>
  <w:style w:type="paragraph" w:styleId="TOC2">
    <w:name w:val="toc 2"/>
    <w:basedOn w:val="Normal"/>
    <w:next w:val="Normal"/>
    <w:autoRedefine/>
    <w:uiPriority w:val="39"/>
    <w:rsid w:val="00BF2B49"/>
    <w:pPr>
      <w:tabs>
        <w:tab w:val="right" w:leader="dot" w:pos="9062"/>
      </w:tabs>
      <w:spacing w:after="100"/>
    </w:pPr>
  </w:style>
  <w:style w:type="paragraph" w:styleId="TOC3">
    <w:name w:val="toc 3"/>
    <w:basedOn w:val="Normal"/>
    <w:next w:val="Normal"/>
    <w:autoRedefine/>
    <w:uiPriority w:val="39"/>
    <w:rsid w:val="00316AC1"/>
    <w:pPr>
      <w:tabs>
        <w:tab w:val="left" w:pos="849"/>
        <w:tab w:val="right" w:leader="dot" w:pos="9062"/>
      </w:tabs>
      <w:spacing w:after="100"/>
      <w:jc w:val="both"/>
    </w:pPr>
  </w:style>
  <w:style w:type="paragraph" w:styleId="NoSpacing">
    <w:name w:val="No Spacing"/>
    <w:uiPriority w:val="99"/>
    <w:qFormat/>
    <w:rsid w:val="00413BA6"/>
    <w:rPr>
      <w:sz w:val="22"/>
      <w:szCs w:val="22"/>
      <w:lang w:eastAsia="en-US"/>
    </w:rPr>
  </w:style>
  <w:style w:type="character" w:styleId="PlaceholderText">
    <w:name w:val="Placeholder Text"/>
    <w:basedOn w:val="DefaultParagraphFont"/>
    <w:uiPriority w:val="99"/>
    <w:semiHidden/>
    <w:rsid w:val="006B0694"/>
    <w:rPr>
      <w:rFonts w:cs="Times New Roman"/>
      <w:color w:val="808080"/>
    </w:rPr>
  </w:style>
  <w:style w:type="character" w:styleId="Hyperlink">
    <w:name w:val="Hyperlink"/>
    <w:basedOn w:val="DefaultParagraphFont"/>
    <w:uiPriority w:val="99"/>
    <w:rsid w:val="00C53944"/>
    <w:rPr>
      <w:rFonts w:cs="Times New Roman"/>
      <w:color w:val="0000FF"/>
      <w:u w:val="single"/>
    </w:rPr>
  </w:style>
  <w:style w:type="paragraph" w:styleId="ListNumber">
    <w:name w:val="List Number"/>
    <w:basedOn w:val="Normal"/>
    <w:uiPriority w:val="99"/>
    <w:rsid w:val="00937CB5"/>
    <w:pPr>
      <w:tabs>
        <w:tab w:val="num" w:pos="360"/>
      </w:tabs>
      <w:spacing w:line="240" w:lineRule="auto"/>
      <w:ind w:left="360" w:right="142" w:hanging="360"/>
    </w:pPr>
    <w:rPr>
      <w:rFonts w:ascii="Book Antiqua" w:hAnsi="Book Antiqua" w:eastAsia="Times New Roman" w:cs="Vrinda"/>
      <w:sz w:val="20"/>
      <w:szCs w:val="20"/>
      <w:lang w:eastAsia="ko-KR"/>
    </w:rPr>
  </w:style>
  <w:style w:type="paragraph" w:styleId="ABLOCKPARA" w:customStyle="1">
    <w:name w:val="A BLOCK PARA"/>
    <w:basedOn w:val="Normal"/>
    <w:uiPriority w:val="99"/>
    <w:rsid w:val="00937CB5"/>
    <w:pPr>
      <w:spacing w:line="240" w:lineRule="auto"/>
      <w:ind w:left="567" w:right="142"/>
    </w:pPr>
    <w:rPr>
      <w:rFonts w:ascii="Arial" w:hAnsi="Arial" w:eastAsia="Times New Roman" w:cs="Vrinda"/>
      <w:sz w:val="20"/>
      <w:szCs w:val="20"/>
      <w:lang w:eastAsia="ko-KR"/>
    </w:rPr>
  </w:style>
  <w:style w:type="paragraph" w:styleId="Normal1" w:customStyle="1">
    <w:name w:val="Normal1"/>
    <w:basedOn w:val="Normal"/>
    <w:uiPriority w:val="99"/>
    <w:rsid w:val="00937CB5"/>
    <w:pPr>
      <w:widowControl w:val="0"/>
      <w:spacing w:line="240" w:lineRule="auto"/>
    </w:pPr>
    <w:rPr>
      <w:rFonts w:ascii="Book Antiqua" w:hAnsi="Book Antiqua" w:eastAsia="Times New Roman" w:cs="Times New Roman"/>
      <w:i/>
      <w:sz w:val="20"/>
      <w:szCs w:val="20"/>
      <w:lang w:val="fr-CA"/>
    </w:rPr>
  </w:style>
  <w:style w:type="paragraph" w:styleId="Texte" w:customStyle="1">
    <w:name w:val="Texte"/>
    <w:basedOn w:val="Normal"/>
    <w:uiPriority w:val="99"/>
    <w:rsid w:val="00937CB5"/>
    <w:pPr>
      <w:tabs>
        <w:tab w:val="left" w:pos="426"/>
        <w:tab w:val="left" w:pos="1134"/>
        <w:tab w:val="left" w:pos="1701"/>
        <w:tab w:val="left" w:pos="2268"/>
        <w:tab w:val="left" w:pos="3402"/>
        <w:tab w:val="left" w:pos="4536"/>
        <w:tab w:val="left" w:pos="5670"/>
        <w:tab w:val="left" w:pos="6804"/>
        <w:tab w:val="left" w:pos="7938"/>
      </w:tabs>
      <w:spacing w:before="120" w:line="240" w:lineRule="exact"/>
      <w:jc w:val="both"/>
    </w:pPr>
    <w:rPr>
      <w:rFonts w:ascii="Arial" w:hAnsi="Arial" w:eastAsia="Times New Roman" w:cs="Times New Roman"/>
      <w:sz w:val="20"/>
      <w:szCs w:val="20"/>
      <w:lang w:eastAsia="fr-FR"/>
    </w:rPr>
  </w:style>
  <w:style w:type="paragraph" w:styleId="SQLI-TabEntte" w:customStyle="1">
    <w:name w:val="SQLI-TabEntête"/>
    <w:basedOn w:val="Normal"/>
    <w:uiPriority w:val="99"/>
    <w:rsid w:val="00937CB5"/>
    <w:pPr>
      <w:keepNext/>
      <w:spacing w:before="60" w:after="60" w:line="240" w:lineRule="auto"/>
    </w:pPr>
    <w:rPr>
      <w:rFonts w:eastAsia="Arial Unicode MS" w:cs="Times New Roman"/>
      <w:b/>
      <w:bCs/>
      <w:color w:val="FFFFFF"/>
      <w:sz w:val="20"/>
      <w:szCs w:val="20"/>
      <w:lang w:eastAsia="fr-FR"/>
    </w:rPr>
  </w:style>
  <w:style w:type="paragraph" w:styleId="Style1" w:customStyle="1">
    <w:name w:val="Style1"/>
    <w:basedOn w:val="Heading1"/>
    <w:link w:val="Style1Car"/>
    <w:uiPriority w:val="99"/>
    <w:rsid w:val="00937CB5"/>
  </w:style>
  <w:style w:type="paragraph" w:styleId="Style2" w:customStyle="1">
    <w:name w:val="Style2"/>
    <w:basedOn w:val="Heading2"/>
    <w:link w:val="Style2Car"/>
    <w:uiPriority w:val="99"/>
    <w:rsid w:val="00937CB5"/>
    <w:pPr>
      <w:ind w:left="1506" w:hanging="360"/>
    </w:pPr>
  </w:style>
  <w:style w:type="character" w:styleId="Style1Car" w:customStyle="1">
    <w:name w:val="Style1 Car"/>
    <w:basedOn w:val="Heading1Char"/>
    <w:link w:val="Style1"/>
    <w:uiPriority w:val="99"/>
    <w:locked/>
    <w:rsid w:val="00937CB5"/>
    <w:rPr>
      <w:rFonts w:eastAsia="Times New Roman" w:cs="Times New Roman"/>
      <w:b/>
      <w:bCs/>
      <w:caps/>
      <w:color w:val="404040"/>
      <w:sz w:val="28"/>
      <w:szCs w:val="28"/>
      <w:lang w:eastAsia="en-US"/>
    </w:rPr>
  </w:style>
  <w:style w:type="paragraph" w:styleId="Style3" w:customStyle="1">
    <w:name w:val="Style3"/>
    <w:basedOn w:val="Heading3"/>
    <w:link w:val="Style3Car"/>
    <w:uiPriority w:val="99"/>
    <w:rsid w:val="00937CB5"/>
    <w:pPr>
      <w:tabs>
        <w:tab w:val="num" w:pos="360"/>
      </w:tabs>
      <w:ind w:left="360" w:hanging="360"/>
    </w:pPr>
  </w:style>
  <w:style w:type="character" w:styleId="Style2Car" w:customStyle="1">
    <w:name w:val="Style2 Car"/>
    <w:basedOn w:val="Heading2Char"/>
    <w:link w:val="Style2"/>
    <w:uiPriority w:val="99"/>
    <w:locked/>
    <w:rsid w:val="00937CB5"/>
    <w:rPr>
      <w:rFonts w:eastAsia="Times New Roman" w:cs="Times New Roman"/>
      <w:b/>
      <w:bCs/>
      <w:color w:val="000000"/>
      <w:sz w:val="26"/>
      <w:szCs w:val="26"/>
      <w:shd w:val="clear" w:color="auto" w:fill="D9D9D9"/>
      <w:lang w:eastAsia="en-US"/>
    </w:rPr>
  </w:style>
  <w:style w:type="paragraph" w:styleId="Style4" w:customStyle="1">
    <w:name w:val="Style4"/>
    <w:basedOn w:val="Heading4"/>
    <w:link w:val="Style4Car"/>
    <w:uiPriority w:val="99"/>
    <w:rsid w:val="00937CB5"/>
  </w:style>
  <w:style w:type="character" w:styleId="Style3Car" w:customStyle="1">
    <w:name w:val="Style3 Car"/>
    <w:basedOn w:val="Heading3Char"/>
    <w:link w:val="Style3"/>
    <w:uiPriority w:val="99"/>
    <w:locked/>
    <w:rsid w:val="00937CB5"/>
    <w:rPr>
      <w:rFonts w:eastAsia="Times New Roman" w:cs="Times New Roman"/>
      <w:b/>
      <w:bCs/>
      <w:sz w:val="24"/>
      <w:szCs w:val="24"/>
      <w:shd w:val="clear" w:color="auto" w:fill="F2F2F2"/>
      <w:lang w:eastAsia="en-US"/>
    </w:rPr>
  </w:style>
  <w:style w:type="paragraph" w:styleId="ListParagraph">
    <w:name w:val="List Paragraph"/>
    <w:basedOn w:val="Normal"/>
    <w:uiPriority w:val="34"/>
    <w:qFormat/>
    <w:rsid w:val="00937CB5"/>
    <w:pPr>
      <w:ind w:left="720"/>
      <w:contextualSpacing/>
    </w:pPr>
  </w:style>
  <w:style w:type="character" w:styleId="Style4Car" w:customStyle="1">
    <w:name w:val="Style4 Car"/>
    <w:basedOn w:val="Heading4Char"/>
    <w:link w:val="Style4"/>
    <w:uiPriority w:val="99"/>
    <w:locked/>
    <w:rsid w:val="00937CB5"/>
    <w:rPr>
      <w:rFonts w:eastAsia="Times New Roman" w:cs="Times New Roman"/>
      <w:b/>
      <w:bCs/>
      <w:i/>
      <w:iCs/>
      <w:color w:val="404040"/>
      <w:sz w:val="20"/>
      <w:u w:val="single"/>
      <w:shd w:val="clear" w:color="auto" w:fill="F2F2F2"/>
      <w:lang w:eastAsia="en-US"/>
    </w:rPr>
  </w:style>
  <w:style w:type="character" w:styleId="Emphasis">
    <w:name w:val="Emphasis"/>
    <w:basedOn w:val="DefaultParagraphFont"/>
    <w:uiPriority w:val="99"/>
    <w:qFormat/>
    <w:rsid w:val="007D5642"/>
    <w:rPr>
      <w:rFonts w:cs="Times New Roman"/>
      <w:i/>
    </w:rPr>
  </w:style>
  <w:style w:type="paragraph" w:styleId="Paragraphedeliste1" w:customStyle="1">
    <w:name w:val="Paragraphe de liste1"/>
    <w:basedOn w:val="Normal"/>
    <w:uiPriority w:val="99"/>
    <w:rsid w:val="002D6611"/>
    <w:pPr>
      <w:tabs>
        <w:tab w:val="left" w:pos="708"/>
      </w:tabs>
      <w:suppressAutoHyphens/>
      <w:ind w:left="720"/>
    </w:pPr>
    <w:rPr>
      <w:rFonts w:cs="Lohit Devanagari"/>
      <w:color w:val="00000A"/>
      <w:kern w:val="1"/>
      <w:lang w:eastAsia="ar-SA"/>
    </w:rPr>
  </w:style>
  <w:style w:type="paragraph" w:styleId="BodyText">
    <w:name w:val="Body Text"/>
    <w:basedOn w:val="Normal"/>
    <w:link w:val="BodyTextChar"/>
    <w:uiPriority w:val="99"/>
    <w:rsid w:val="00CB44C9"/>
    <w:pPr>
      <w:tabs>
        <w:tab w:val="left" w:pos="708"/>
      </w:tabs>
      <w:suppressAutoHyphens/>
      <w:spacing w:after="120"/>
    </w:pPr>
    <w:rPr>
      <w:rFonts w:cs="Lohit Devanagari"/>
      <w:color w:val="00000A"/>
      <w:kern w:val="1"/>
      <w:lang w:eastAsia="ar-SA"/>
    </w:rPr>
  </w:style>
  <w:style w:type="character" w:styleId="BodyTextChar" w:customStyle="1">
    <w:name w:val="Body Text Char"/>
    <w:basedOn w:val="DefaultParagraphFont"/>
    <w:link w:val="BodyText"/>
    <w:uiPriority w:val="99"/>
    <w:locked/>
    <w:rsid w:val="00CB44C9"/>
    <w:rPr>
      <w:rFonts w:ascii="Calibri" w:hAnsi="Calibri" w:cs="Lohit Devanagari"/>
      <w:color w:val="00000A"/>
      <w:kern w:val="1"/>
      <w:lang w:eastAsia="ar-SA" w:bidi="ar-SA"/>
    </w:rPr>
  </w:style>
  <w:style w:type="paragraph" w:styleId="TableContents" w:customStyle="1">
    <w:name w:val="Table Contents"/>
    <w:basedOn w:val="Normal"/>
    <w:uiPriority w:val="99"/>
    <w:rsid w:val="007E34FB"/>
    <w:pPr>
      <w:suppressLineNumbers/>
      <w:tabs>
        <w:tab w:val="left" w:pos="708"/>
      </w:tabs>
      <w:suppressAutoHyphens/>
    </w:pPr>
    <w:rPr>
      <w:rFonts w:cs="Lohit Devanagari"/>
      <w:color w:val="00000A"/>
      <w:kern w:val="1"/>
      <w:lang w:eastAsia="ar-SA"/>
    </w:rPr>
  </w:style>
  <w:style w:type="character" w:styleId="Policepardfaut1" w:customStyle="1">
    <w:name w:val="Police par défaut1"/>
    <w:uiPriority w:val="99"/>
    <w:rsid w:val="001A3484"/>
  </w:style>
  <w:style w:type="character" w:styleId="Textedelespacerserv1" w:customStyle="1">
    <w:name w:val="Texte de l'espace réservé1"/>
    <w:uiPriority w:val="99"/>
    <w:rsid w:val="001A3484"/>
    <w:rPr>
      <w:color w:val="808080"/>
    </w:rPr>
  </w:style>
  <w:style w:type="character" w:styleId="ListLabel1" w:customStyle="1">
    <w:name w:val="ListLabel 1"/>
    <w:uiPriority w:val="99"/>
    <w:rsid w:val="001A3484"/>
  </w:style>
  <w:style w:type="character" w:styleId="ListLabel2" w:customStyle="1">
    <w:name w:val="ListLabel 2"/>
    <w:uiPriority w:val="99"/>
    <w:rsid w:val="001A3484"/>
  </w:style>
  <w:style w:type="character" w:styleId="ListLabel3" w:customStyle="1">
    <w:name w:val="ListLabel 3"/>
    <w:uiPriority w:val="99"/>
    <w:rsid w:val="001A3484"/>
  </w:style>
  <w:style w:type="character" w:styleId="ListLabel4" w:customStyle="1">
    <w:name w:val="ListLabel 4"/>
    <w:uiPriority w:val="99"/>
    <w:rsid w:val="001A3484"/>
  </w:style>
  <w:style w:type="character" w:styleId="ListLabel5" w:customStyle="1">
    <w:name w:val="ListLabel 5"/>
    <w:uiPriority w:val="99"/>
    <w:rsid w:val="001A3484"/>
  </w:style>
  <w:style w:type="character" w:styleId="ListLabel6" w:customStyle="1">
    <w:name w:val="ListLabel 6"/>
    <w:uiPriority w:val="99"/>
    <w:rsid w:val="001A3484"/>
  </w:style>
  <w:style w:type="character" w:styleId="ListLabel7" w:customStyle="1">
    <w:name w:val="ListLabel 7"/>
    <w:uiPriority w:val="99"/>
    <w:rsid w:val="001A3484"/>
  </w:style>
  <w:style w:type="character" w:styleId="Bullets" w:customStyle="1">
    <w:name w:val="Bullets"/>
    <w:uiPriority w:val="99"/>
    <w:rsid w:val="001A3484"/>
    <w:rPr>
      <w:rFonts w:ascii="OpenSymbol" w:hAnsi="OpenSymbol" w:eastAsia="OpenSymbol"/>
    </w:rPr>
  </w:style>
  <w:style w:type="character" w:styleId="WW8Num6z0" w:customStyle="1">
    <w:name w:val="WW8Num6z0"/>
    <w:uiPriority w:val="99"/>
    <w:rsid w:val="001A3484"/>
    <w:rPr>
      <w:rFonts w:ascii="Symbol" w:hAnsi="Symbol"/>
    </w:rPr>
  </w:style>
  <w:style w:type="character" w:styleId="WW8Num6z1" w:customStyle="1">
    <w:name w:val="WW8Num6z1"/>
    <w:uiPriority w:val="99"/>
    <w:rsid w:val="001A3484"/>
    <w:rPr>
      <w:rFonts w:ascii="Courier New" w:hAnsi="Courier New"/>
    </w:rPr>
  </w:style>
  <w:style w:type="character" w:styleId="WW8Num6z2" w:customStyle="1">
    <w:name w:val="WW8Num6z2"/>
    <w:uiPriority w:val="99"/>
    <w:rsid w:val="001A3484"/>
    <w:rPr>
      <w:rFonts w:ascii="Wingdings" w:hAnsi="Wingdings"/>
    </w:rPr>
  </w:style>
  <w:style w:type="character" w:styleId="ListLabel8" w:customStyle="1">
    <w:name w:val="ListLabel 8"/>
    <w:uiPriority w:val="99"/>
    <w:rsid w:val="001A3484"/>
  </w:style>
  <w:style w:type="character" w:styleId="ListLabel9" w:customStyle="1">
    <w:name w:val="ListLabel 9"/>
    <w:uiPriority w:val="99"/>
    <w:rsid w:val="001A3484"/>
  </w:style>
  <w:style w:type="character" w:styleId="ListLabel10" w:customStyle="1">
    <w:name w:val="ListLabel 10"/>
    <w:uiPriority w:val="99"/>
    <w:rsid w:val="001A3484"/>
  </w:style>
  <w:style w:type="character" w:styleId="ListLabel11" w:customStyle="1">
    <w:name w:val="ListLabel 11"/>
    <w:uiPriority w:val="99"/>
    <w:rsid w:val="001A3484"/>
  </w:style>
  <w:style w:type="character" w:styleId="ListLabel12" w:customStyle="1">
    <w:name w:val="ListLabel 12"/>
    <w:uiPriority w:val="99"/>
    <w:rsid w:val="001A3484"/>
  </w:style>
  <w:style w:type="character" w:styleId="WW8Num49z0" w:customStyle="1">
    <w:name w:val="WW8Num49z0"/>
    <w:uiPriority w:val="99"/>
    <w:rsid w:val="001A3484"/>
    <w:rPr>
      <w:rFonts w:ascii="Arial" w:hAnsi="Arial"/>
    </w:rPr>
  </w:style>
  <w:style w:type="character" w:styleId="WW8Num49z1" w:customStyle="1">
    <w:name w:val="WW8Num49z1"/>
    <w:uiPriority w:val="99"/>
    <w:rsid w:val="001A3484"/>
    <w:rPr>
      <w:rFonts w:ascii="Symbol" w:hAnsi="Symbol"/>
      <w:color w:val="000000"/>
      <w:sz w:val="16"/>
    </w:rPr>
  </w:style>
  <w:style w:type="character" w:styleId="WW8Num49z2" w:customStyle="1">
    <w:name w:val="WW8Num49z2"/>
    <w:uiPriority w:val="99"/>
    <w:rsid w:val="001A3484"/>
    <w:rPr>
      <w:rFonts w:ascii="Wingdings" w:hAnsi="Wingdings"/>
    </w:rPr>
  </w:style>
  <w:style w:type="character" w:styleId="WW8Num49z3" w:customStyle="1">
    <w:name w:val="WW8Num49z3"/>
    <w:uiPriority w:val="99"/>
    <w:rsid w:val="001A3484"/>
    <w:rPr>
      <w:rFonts w:ascii="Symbol" w:hAnsi="Symbol"/>
    </w:rPr>
  </w:style>
  <w:style w:type="character" w:styleId="WW8Num49z4" w:customStyle="1">
    <w:name w:val="WW8Num49z4"/>
    <w:uiPriority w:val="99"/>
    <w:rsid w:val="001A3484"/>
    <w:rPr>
      <w:rFonts w:ascii="Courier New" w:hAnsi="Courier New"/>
    </w:rPr>
  </w:style>
  <w:style w:type="character" w:styleId="WW8Num22z0" w:customStyle="1">
    <w:name w:val="WW8Num22z0"/>
    <w:uiPriority w:val="99"/>
    <w:rsid w:val="001A3484"/>
    <w:rPr>
      <w:rFonts w:ascii="Arial" w:hAnsi="Arial"/>
    </w:rPr>
  </w:style>
  <w:style w:type="character" w:styleId="WW8Num22z1" w:customStyle="1">
    <w:name w:val="WW8Num22z1"/>
    <w:uiPriority w:val="99"/>
    <w:rsid w:val="001A3484"/>
    <w:rPr>
      <w:rFonts w:ascii="Courier New" w:hAnsi="Courier New"/>
    </w:rPr>
  </w:style>
  <w:style w:type="character" w:styleId="WW8Num22z2" w:customStyle="1">
    <w:name w:val="WW8Num22z2"/>
    <w:uiPriority w:val="99"/>
    <w:rsid w:val="001A3484"/>
    <w:rPr>
      <w:rFonts w:ascii="Wingdings" w:hAnsi="Wingdings"/>
    </w:rPr>
  </w:style>
  <w:style w:type="character" w:styleId="WW8Num22z3" w:customStyle="1">
    <w:name w:val="WW8Num22z3"/>
    <w:uiPriority w:val="99"/>
    <w:rsid w:val="001A3484"/>
    <w:rPr>
      <w:rFonts w:ascii="Symbol" w:hAnsi="Symbol"/>
    </w:rPr>
  </w:style>
  <w:style w:type="character" w:styleId="ListLabel13" w:customStyle="1">
    <w:name w:val="ListLabel 13"/>
    <w:uiPriority w:val="99"/>
    <w:rsid w:val="001A3484"/>
  </w:style>
  <w:style w:type="character" w:styleId="ListLabel14" w:customStyle="1">
    <w:name w:val="ListLabel 14"/>
    <w:uiPriority w:val="99"/>
    <w:rsid w:val="001A3484"/>
  </w:style>
  <w:style w:type="character" w:styleId="ListLabel15" w:customStyle="1">
    <w:name w:val="ListLabel 15"/>
    <w:uiPriority w:val="99"/>
    <w:rsid w:val="001A3484"/>
  </w:style>
  <w:style w:type="character" w:styleId="ListLabel16" w:customStyle="1">
    <w:name w:val="ListLabel 16"/>
    <w:uiPriority w:val="99"/>
    <w:rsid w:val="001A3484"/>
  </w:style>
  <w:style w:type="character" w:styleId="ListLabel17" w:customStyle="1">
    <w:name w:val="ListLabel 17"/>
    <w:uiPriority w:val="99"/>
    <w:rsid w:val="001A3484"/>
  </w:style>
  <w:style w:type="character" w:styleId="ListLabel18" w:customStyle="1">
    <w:name w:val="ListLabel 18"/>
    <w:uiPriority w:val="99"/>
    <w:rsid w:val="001A3484"/>
  </w:style>
  <w:style w:type="character" w:styleId="ListLabel19" w:customStyle="1">
    <w:name w:val="ListLabel 19"/>
    <w:uiPriority w:val="99"/>
    <w:rsid w:val="001A3484"/>
  </w:style>
  <w:style w:type="character" w:styleId="ListLabel20" w:customStyle="1">
    <w:name w:val="ListLabel 20"/>
    <w:uiPriority w:val="99"/>
    <w:rsid w:val="001A3484"/>
  </w:style>
  <w:style w:type="character" w:styleId="ListLabel21" w:customStyle="1">
    <w:name w:val="ListLabel 21"/>
    <w:uiPriority w:val="99"/>
    <w:rsid w:val="001A3484"/>
  </w:style>
  <w:style w:type="character" w:styleId="ListLabel22" w:customStyle="1">
    <w:name w:val="ListLabel 22"/>
    <w:uiPriority w:val="99"/>
    <w:rsid w:val="001A3484"/>
  </w:style>
  <w:style w:type="character" w:styleId="ListLabel23" w:customStyle="1">
    <w:name w:val="ListLabel 23"/>
    <w:uiPriority w:val="99"/>
    <w:rsid w:val="001A3484"/>
  </w:style>
  <w:style w:type="character" w:styleId="ListLabel24" w:customStyle="1">
    <w:name w:val="ListLabel 24"/>
    <w:uiPriority w:val="99"/>
    <w:rsid w:val="001A3484"/>
  </w:style>
  <w:style w:type="character" w:styleId="ListLabel25" w:customStyle="1">
    <w:name w:val="ListLabel 25"/>
    <w:uiPriority w:val="99"/>
    <w:rsid w:val="001A3484"/>
  </w:style>
  <w:style w:type="character" w:styleId="ListLabel26" w:customStyle="1">
    <w:name w:val="ListLabel 26"/>
    <w:uiPriority w:val="99"/>
    <w:rsid w:val="001A3484"/>
  </w:style>
  <w:style w:type="character" w:styleId="ListLabel27" w:customStyle="1">
    <w:name w:val="ListLabel 27"/>
    <w:uiPriority w:val="99"/>
    <w:rsid w:val="001A3484"/>
  </w:style>
  <w:style w:type="character" w:styleId="ListLabel28" w:customStyle="1">
    <w:name w:val="ListLabel 28"/>
    <w:uiPriority w:val="99"/>
    <w:rsid w:val="001A3484"/>
  </w:style>
  <w:style w:type="character" w:styleId="ListLabel29" w:customStyle="1">
    <w:name w:val="ListLabel 29"/>
    <w:uiPriority w:val="99"/>
    <w:rsid w:val="001A3484"/>
  </w:style>
  <w:style w:type="character" w:styleId="ListLabel30" w:customStyle="1">
    <w:name w:val="ListLabel 30"/>
    <w:uiPriority w:val="99"/>
    <w:rsid w:val="001A3484"/>
  </w:style>
  <w:style w:type="character" w:styleId="ListLabel31" w:customStyle="1">
    <w:name w:val="ListLabel 31"/>
    <w:uiPriority w:val="99"/>
    <w:rsid w:val="001A3484"/>
  </w:style>
  <w:style w:type="character" w:styleId="ListLabel32" w:customStyle="1">
    <w:name w:val="ListLabel 32"/>
    <w:uiPriority w:val="99"/>
    <w:rsid w:val="001A3484"/>
  </w:style>
  <w:style w:type="character" w:styleId="ListLabel33" w:customStyle="1">
    <w:name w:val="ListLabel 33"/>
    <w:uiPriority w:val="99"/>
    <w:rsid w:val="001A3484"/>
  </w:style>
  <w:style w:type="character" w:styleId="ListLabel34" w:customStyle="1">
    <w:name w:val="ListLabel 34"/>
    <w:uiPriority w:val="99"/>
    <w:rsid w:val="001A3484"/>
  </w:style>
  <w:style w:type="character" w:styleId="ListLabel35" w:customStyle="1">
    <w:name w:val="ListLabel 35"/>
    <w:uiPriority w:val="99"/>
    <w:rsid w:val="001A3484"/>
  </w:style>
  <w:style w:type="character" w:styleId="ListLabel36" w:customStyle="1">
    <w:name w:val="ListLabel 36"/>
    <w:uiPriority w:val="99"/>
    <w:rsid w:val="001A3484"/>
  </w:style>
  <w:style w:type="character" w:styleId="ListLabel37" w:customStyle="1">
    <w:name w:val="ListLabel 37"/>
    <w:uiPriority w:val="99"/>
    <w:rsid w:val="001A3484"/>
  </w:style>
  <w:style w:type="character" w:styleId="ListLabel38" w:customStyle="1">
    <w:name w:val="ListLabel 38"/>
    <w:uiPriority w:val="99"/>
    <w:rsid w:val="001A3484"/>
  </w:style>
  <w:style w:type="character" w:styleId="ListLabel39" w:customStyle="1">
    <w:name w:val="ListLabel 39"/>
    <w:uiPriority w:val="99"/>
    <w:rsid w:val="001A3484"/>
  </w:style>
  <w:style w:type="character" w:styleId="ListLabel40" w:customStyle="1">
    <w:name w:val="ListLabel 40"/>
    <w:uiPriority w:val="99"/>
    <w:rsid w:val="001A3484"/>
  </w:style>
  <w:style w:type="character" w:styleId="ListLabel41" w:customStyle="1">
    <w:name w:val="ListLabel 41"/>
    <w:uiPriority w:val="99"/>
    <w:rsid w:val="001A3484"/>
  </w:style>
  <w:style w:type="character" w:styleId="ListLabel42" w:customStyle="1">
    <w:name w:val="ListLabel 42"/>
    <w:uiPriority w:val="99"/>
    <w:rsid w:val="001A3484"/>
  </w:style>
  <w:style w:type="character" w:styleId="ListLabel43" w:customStyle="1">
    <w:name w:val="ListLabel 43"/>
    <w:uiPriority w:val="99"/>
    <w:rsid w:val="001A3484"/>
  </w:style>
  <w:style w:type="character" w:styleId="ListLabel44" w:customStyle="1">
    <w:name w:val="ListLabel 44"/>
    <w:uiPriority w:val="99"/>
    <w:rsid w:val="001A3484"/>
  </w:style>
  <w:style w:type="character" w:styleId="ListLabel45" w:customStyle="1">
    <w:name w:val="ListLabel 45"/>
    <w:uiPriority w:val="99"/>
    <w:rsid w:val="001A3484"/>
  </w:style>
  <w:style w:type="character" w:styleId="ListLabel46" w:customStyle="1">
    <w:name w:val="ListLabel 46"/>
    <w:uiPriority w:val="99"/>
    <w:rsid w:val="001A3484"/>
  </w:style>
  <w:style w:type="character" w:styleId="ListLabel47" w:customStyle="1">
    <w:name w:val="ListLabel 47"/>
    <w:uiPriority w:val="99"/>
    <w:rsid w:val="001A3484"/>
  </w:style>
  <w:style w:type="character" w:styleId="ListLabel48" w:customStyle="1">
    <w:name w:val="ListLabel 48"/>
    <w:uiPriority w:val="99"/>
    <w:rsid w:val="001A3484"/>
  </w:style>
  <w:style w:type="character" w:styleId="ListLabel49" w:customStyle="1">
    <w:name w:val="ListLabel 49"/>
    <w:uiPriority w:val="99"/>
    <w:rsid w:val="001A3484"/>
  </w:style>
  <w:style w:type="character" w:styleId="ListLabel50" w:customStyle="1">
    <w:name w:val="ListLabel 50"/>
    <w:uiPriority w:val="99"/>
    <w:rsid w:val="001A3484"/>
  </w:style>
  <w:style w:type="character" w:styleId="ListLabel51" w:customStyle="1">
    <w:name w:val="ListLabel 51"/>
    <w:uiPriority w:val="99"/>
    <w:rsid w:val="001A3484"/>
  </w:style>
  <w:style w:type="character" w:styleId="ListLabel52" w:customStyle="1">
    <w:name w:val="ListLabel 52"/>
    <w:uiPriority w:val="99"/>
    <w:rsid w:val="001A3484"/>
  </w:style>
  <w:style w:type="character" w:styleId="ListLabel53" w:customStyle="1">
    <w:name w:val="ListLabel 53"/>
    <w:uiPriority w:val="99"/>
    <w:rsid w:val="001A3484"/>
  </w:style>
  <w:style w:type="character" w:styleId="ListLabel54" w:customStyle="1">
    <w:name w:val="ListLabel 54"/>
    <w:uiPriority w:val="99"/>
    <w:rsid w:val="001A3484"/>
  </w:style>
  <w:style w:type="character" w:styleId="ListLabel55" w:customStyle="1">
    <w:name w:val="ListLabel 55"/>
    <w:uiPriority w:val="99"/>
    <w:rsid w:val="001A3484"/>
  </w:style>
  <w:style w:type="character" w:styleId="ListLabel56" w:customStyle="1">
    <w:name w:val="ListLabel 56"/>
    <w:uiPriority w:val="99"/>
    <w:rsid w:val="001A3484"/>
  </w:style>
  <w:style w:type="character" w:styleId="ListLabel57" w:customStyle="1">
    <w:name w:val="ListLabel 57"/>
    <w:uiPriority w:val="99"/>
    <w:rsid w:val="001A3484"/>
  </w:style>
  <w:style w:type="character" w:styleId="ListLabel58" w:customStyle="1">
    <w:name w:val="ListLabel 58"/>
    <w:uiPriority w:val="99"/>
    <w:rsid w:val="001A3484"/>
  </w:style>
  <w:style w:type="character" w:styleId="ListLabel59" w:customStyle="1">
    <w:name w:val="ListLabel 59"/>
    <w:uiPriority w:val="99"/>
    <w:rsid w:val="001A3484"/>
  </w:style>
  <w:style w:type="character" w:styleId="ListLabel60" w:customStyle="1">
    <w:name w:val="ListLabel 60"/>
    <w:uiPriority w:val="99"/>
    <w:rsid w:val="001A3484"/>
  </w:style>
  <w:style w:type="character" w:styleId="ListLabel61" w:customStyle="1">
    <w:name w:val="ListLabel 61"/>
    <w:uiPriority w:val="99"/>
    <w:rsid w:val="001A3484"/>
  </w:style>
  <w:style w:type="character" w:styleId="ListLabel62" w:customStyle="1">
    <w:name w:val="ListLabel 62"/>
    <w:uiPriority w:val="99"/>
    <w:rsid w:val="001A3484"/>
  </w:style>
  <w:style w:type="character" w:styleId="ListLabel63" w:customStyle="1">
    <w:name w:val="ListLabel 63"/>
    <w:uiPriority w:val="99"/>
    <w:rsid w:val="001A3484"/>
  </w:style>
  <w:style w:type="character" w:styleId="ListLabel64" w:customStyle="1">
    <w:name w:val="ListLabel 64"/>
    <w:uiPriority w:val="99"/>
    <w:rsid w:val="001A3484"/>
  </w:style>
  <w:style w:type="character" w:styleId="ListLabel65" w:customStyle="1">
    <w:name w:val="ListLabel 65"/>
    <w:uiPriority w:val="99"/>
    <w:rsid w:val="001A3484"/>
  </w:style>
  <w:style w:type="character" w:styleId="ListLabel66" w:customStyle="1">
    <w:name w:val="ListLabel 66"/>
    <w:uiPriority w:val="99"/>
    <w:rsid w:val="001A3484"/>
  </w:style>
  <w:style w:type="character" w:styleId="ListLabel67" w:customStyle="1">
    <w:name w:val="ListLabel 67"/>
    <w:uiPriority w:val="99"/>
    <w:rsid w:val="001A3484"/>
  </w:style>
  <w:style w:type="character" w:styleId="ListLabel68" w:customStyle="1">
    <w:name w:val="ListLabel 68"/>
    <w:uiPriority w:val="99"/>
    <w:rsid w:val="001A3484"/>
  </w:style>
  <w:style w:type="character" w:styleId="ListLabel69" w:customStyle="1">
    <w:name w:val="ListLabel 69"/>
    <w:uiPriority w:val="99"/>
    <w:rsid w:val="001A3484"/>
  </w:style>
  <w:style w:type="character" w:styleId="ListLabel70" w:customStyle="1">
    <w:name w:val="ListLabel 70"/>
    <w:uiPriority w:val="99"/>
    <w:rsid w:val="001A3484"/>
  </w:style>
  <w:style w:type="character" w:styleId="ListLabel71" w:customStyle="1">
    <w:name w:val="ListLabel 71"/>
    <w:uiPriority w:val="99"/>
    <w:rsid w:val="001A3484"/>
  </w:style>
  <w:style w:type="character" w:styleId="ListLabel72" w:customStyle="1">
    <w:name w:val="ListLabel 72"/>
    <w:uiPriority w:val="99"/>
    <w:rsid w:val="001A3484"/>
  </w:style>
  <w:style w:type="character" w:styleId="ListLabel73" w:customStyle="1">
    <w:name w:val="ListLabel 73"/>
    <w:uiPriority w:val="99"/>
    <w:rsid w:val="001A3484"/>
  </w:style>
  <w:style w:type="character" w:styleId="ListLabel74" w:customStyle="1">
    <w:name w:val="ListLabel 74"/>
    <w:uiPriority w:val="99"/>
    <w:rsid w:val="001A3484"/>
  </w:style>
  <w:style w:type="character" w:styleId="ListLabel75" w:customStyle="1">
    <w:name w:val="ListLabel 75"/>
    <w:uiPriority w:val="99"/>
    <w:rsid w:val="001A3484"/>
  </w:style>
  <w:style w:type="character" w:styleId="ListLabel76" w:customStyle="1">
    <w:name w:val="ListLabel 76"/>
    <w:uiPriority w:val="99"/>
    <w:rsid w:val="001A3484"/>
  </w:style>
  <w:style w:type="character" w:styleId="ListLabel77" w:customStyle="1">
    <w:name w:val="ListLabel 77"/>
    <w:uiPriority w:val="99"/>
    <w:rsid w:val="001A3484"/>
  </w:style>
  <w:style w:type="character" w:styleId="ListLabel78" w:customStyle="1">
    <w:name w:val="ListLabel 78"/>
    <w:uiPriority w:val="99"/>
    <w:rsid w:val="001A3484"/>
  </w:style>
  <w:style w:type="character" w:styleId="ListLabel79" w:customStyle="1">
    <w:name w:val="ListLabel 79"/>
    <w:uiPriority w:val="99"/>
    <w:rsid w:val="001A3484"/>
  </w:style>
  <w:style w:type="character" w:styleId="ListLabel80" w:customStyle="1">
    <w:name w:val="ListLabel 80"/>
    <w:uiPriority w:val="99"/>
    <w:rsid w:val="001A3484"/>
  </w:style>
  <w:style w:type="character" w:styleId="ListLabel81" w:customStyle="1">
    <w:name w:val="ListLabel 81"/>
    <w:uiPriority w:val="99"/>
    <w:rsid w:val="001A3484"/>
  </w:style>
  <w:style w:type="character" w:styleId="ListLabel82" w:customStyle="1">
    <w:name w:val="ListLabel 82"/>
    <w:uiPriority w:val="99"/>
    <w:rsid w:val="001A3484"/>
  </w:style>
  <w:style w:type="character" w:styleId="ListLabel83" w:customStyle="1">
    <w:name w:val="ListLabel 83"/>
    <w:uiPriority w:val="99"/>
    <w:rsid w:val="001A3484"/>
  </w:style>
  <w:style w:type="character" w:styleId="ListLabel84" w:customStyle="1">
    <w:name w:val="ListLabel 84"/>
    <w:uiPriority w:val="99"/>
    <w:rsid w:val="001A3484"/>
  </w:style>
  <w:style w:type="character" w:styleId="ListLabel85" w:customStyle="1">
    <w:name w:val="ListLabel 85"/>
    <w:uiPriority w:val="99"/>
    <w:rsid w:val="001A3484"/>
  </w:style>
  <w:style w:type="character" w:styleId="ListLabel86" w:customStyle="1">
    <w:name w:val="ListLabel 86"/>
    <w:uiPriority w:val="99"/>
    <w:rsid w:val="001A3484"/>
  </w:style>
  <w:style w:type="character" w:styleId="ListLabel87" w:customStyle="1">
    <w:name w:val="ListLabel 87"/>
    <w:uiPriority w:val="99"/>
    <w:rsid w:val="001A3484"/>
  </w:style>
  <w:style w:type="character" w:styleId="ListLabel88" w:customStyle="1">
    <w:name w:val="ListLabel 88"/>
    <w:uiPriority w:val="99"/>
    <w:rsid w:val="001A3484"/>
  </w:style>
  <w:style w:type="character" w:styleId="ListLabel89" w:customStyle="1">
    <w:name w:val="ListLabel 89"/>
    <w:uiPriority w:val="99"/>
    <w:rsid w:val="001A3484"/>
  </w:style>
  <w:style w:type="character" w:styleId="ListLabel90" w:customStyle="1">
    <w:name w:val="ListLabel 90"/>
    <w:uiPriority w:val="99"/>
    <w:rsid w:val="001A3484"/>
  </w:style>
  <w:style w:type="character" w:styleId="ListLabel91" w:customStyle="1">
    <w:name w:val="ListLabel 91"/>
    <w:uiPriority w:val="99"/>
    <w:rsid w:val="001A3484"/>
  </w:style>
  <w:style w:type="character" w:styleId="ListLabel92" w:customStyle="1">
    <w:name w:val="ListLabel 92"/>
    <w:uiPriority w:val="99"/>
    <w:rsid w:val="001A3484"/>
  </w:style>
  <w:style w:type="character" w:styleId="ListLabel93" w:customStyle="1">
    <w:name w:val="ListLabel 93"/>
    <w:uiPriority w:val="99"/>
    <w:rsid w:val="001A3484"/>
  </w:style>
  <w:style w:type="character" w:styleId="ListLabel94" w:customStyle="1">
    <w:name w:val="ListLabel 94"/>
    <w:uiPriority w:val="99"/>
    <w:rsid w:val="001A3484"/>
  </w:style>
  <w:style w:type="character" w:styleId="ListLabel95" w:customStyle="1">
    <w:name w:val="ListLabel 95"/>
    <w:uiPriority w:val="99"/>
    <w:rsid w:val="001A3484"/>
  </w:style>
  <w:style w:type="character" w:styleId="ListLabel96" w:customStyle="1">
    <w:name w:val="ListLabel 96"/>
    <w:uiPriority w:val="99"/>
    <w:rsid w:val="001A3484"/>
  </w:style>
  <w:style w:type="character" w:styleId="ListLabel97" w:customStyle="1">
    <w:name w:val="ListLabel 97"/>
    <w:uiPriority w:val="99"/>
    <w:rsid w:val="001A3484"/>
  </w:style>
  <w:style w:type="character" w:styleId="ListLabel98" w:customStyle="1">
    <w:name w:val="ListLabel 98"/>
    <w:uiPriority w:val="99"/>
    <w:rsid w:val="001A3484"/>
  </w:style>
  <w:style w:type="character" w:styleId="ListLabel99" w:customStyle="1">
    <w:name w:val="ListLabel 99"/>
    <w:uiPriority w:val="99"/>
    <w:rsid w:val="001A3484"/>
  </w:style>
  <w:style w:type="character" w:styleId="ListLabel100" w:customStyle="1">
    <w:name w:val="ListLabel 100"/>
    <w:uiPriority w:val="99"/>
    <w:rsid w:val="001A3484"/>
  </w:style>
  <w:style w:type="character" w:styleId="ListLabel101" w:customStyle="1">
    <w:name w:val="ListLabel 101"/>
    <w:uiPriority w:val="99"/>
    <w:rsid w:val="001A3484"/>
  </w:style>
  <w:style w:type="character" w:styleId="ListLabel102" w:customStyle="1">
    <w:name w:val="ListLabel 102"/>
    <w:uiPriority w:val="99"/>
    <w:rsid w:val="001A3484"/>
  </w:style>
  <w:style w:type="character" w:styleId="ListLabel103" w:customStyle="1">
    <w:name w:val="ListLabel 103"/>
    <w:uiPriority w:val="99"/>
    <w:rsid w:val="001A3484"/>
  </w:style>
  <w:style w:type="character" w:styleId="ListLabel104" w:customStyle="1">
    <w:name w:val="ListLabel 104"/>
    <w:uiPriority w:val="99"/>
    <w:rsid w:val="001A3484"/>
  </w:style>
  <w:style w:type="character" w:styleId="ListLabel105" w:customStyle="1">
    <w:name w:val="ListLabel 105"/>
    <w:uiPriority w:val="99"/>
    <w:rsid w:val="001A3484"/>
  </w:style>
  <w:style w:type="character" w:styleId="ListLabel106" w:customStyle="1">
    <w:name w:val="ListLabel 106"/>
    <w:uiPriority w:val="99"/>
    <w:rsid w:val="001A3484"/>
  </w:style>
  <w:style w:type="character" w:styleId="ListLabel107" w:customStyle="1">
    <w:name w:val="ListLabel 107"/>
    <w:uiPriority w:val="99"/>
    <w:rsid w:val="001A3484"/>
  </w:style>
  <w:style w:type="paragraph" w:styleId="Heading" w:customStyle="1">
    <w:name w:val="Heading"/>
    <w:basedOn w:val="Normal"/>
    <w:next w:val="BodyText"/>
    <w:uiPriority w:val="99"/>
    <w:rsid w:val="001A3484"/>
    <w:pPr>
      <w:keepNext/>
      <w:tabs>
        <w:tab w:val="left" w:pos="708"/>
      </w:tabs>
      <w:suppressAutoHyphens/>
      <w:spacing w:before="240" w:after="120"/>
    </w:pPr>
    <w:rPr>
      <w:rFonts w:ascii="Liberation Sans" w:hAnsi="Liberation Sans" w:cs="Lohit Devanagari"/>
      <w:color w:val="00000A"/>
      <w:kern w:val="1"/>
      <w:sz w:val="28"/>
      <w:szCs w:val="28"/>
      <w:lang w:eastAsia="ar-SA"/>
    </w:rPr>
  </w:style>
  <w:style w:type="paragraph" w:styleId="List">
    <w:name w:val="List"/>
    <w:basedOn w:val="BodyText"/>
    <w:uiPriority w:val="99"/>
    <w:rsid w:val="001A3484"/>
  </w:style>
  <w:style w:type="paragraph" w:styleId="Lgende1" w:customStyle="1">
    <w:name w:val="Légende1"/>
    <w:basedOn w:val="Normal"/>
    <w:uiPriority w:val="99"/>
    <w:rsid w:val="001A3484"/>
    <w:pPr>
      <w:suppressLineNumbers/>
      <w:tabs>
        <w:tab w:val="left" w:pos="708"/>
      </w:tabs>
      <w:suppressAutoHyphens/>
      <w:spacing w:before="120" w:after="120"/>
    </w:pPr>
    <w:rPr>
      <w:rFonts w:cs="Lohit Devanagari"/>
      <w:i/>
      <w:iCs/>
      <w:color w:val="00000A"/>
      <w:kern w:val="1"/>
      <w:sz w:val="24"/>
      <w:szCs w:val="24"/>
      <w:lang w:eastAsia="ar-SA"/>
    </w:rPr>
  </w:style>
  <w:style w:type="paragraph" w:styleId="Index" w:customStyle="1">
    <w:name w:val="Index"/>
    <w:basedOn w:val="Normal"/>
    <w:uiPriority w:val="99"/>
    <w:rsid w:val="001A3484"/>
    <w:pPr>
      <w:suppressLineNumbers/>
      <w:tabs>
        <w:tab w:val="left" w:pos="708"/>
      </w:tabs>
      <w:suppressAutoHyphens/>
    </w:pPr>
    <w:rPr>
      <w:rFonts w:cs="Lohit Devanagari"/>
      <w:color w:val="00000A"/>
      <w:kern w:val="1"/>
      <w:lang w:eastAsia="ar-SA"/>
    </w:rPr>
  </w:style>
  <w:style w:type="paragraph" w:styleId="Textedebulles1" w:customStyle="1">
    <w:name w:val="Texte de bulles1"/>
    <w:basedOn w:val="Normal"/>
    <w:uiPriority w:val="99"/>
    <w:rsid w:val="001A3484"/>
    <w:pPr>
      <w:tabs>
        <w:tab w:val="left" w:pos="708"/>
      </w:tabs>
      <w:suppressAutoHyphens/>
      <w:spacing w:line="100" w:lineRule="atLeast"/>
    </w:pPr>
    <w:rPr>
      <w:rFonts w:ascii="Tahoma" w:hAnsi="Tahoma" w:cs="Tahoma"/>
      <w:color w:val="00000A"/>
      <w:kern w:val="1"/>
      <w:sz w:val="16"/>
      <w:szCs w:val="16"/>
      <w:lang w:eastAsia="ar-SA"/>
    </w:rPr>
  </w:style>
  <w:style w:type="paragraph" w:styleId="ContentsHeading" w:customStyle="1">
    <w:name w:val="Contents Heading"/>
    <w:basedOn w:val="Heading1"/>
    <w:uiPriority w:val="99"/>
    <w:rsid w:val="001A3484"/>
    <w:pPr>
      <w:suppressLineNumbers/>
      <w:pBdr>
        <w:bottom w:val="single" w:color="FFFF00" w:sz="24" w:space="0"/>
      </w:pBdr>
      <w:tabs>
        <w:tab w:val="left" w:pos="708"/>
      </w:tabs>
      <w:suppressAutoHyphens/>
      <w:spacing w:line="100" w:lineRule="atLeast"/>
      <w:ind w:left="0" w:firstLine="0"/>
    </w:pPr>
    <w:rPr>
      <w:rFonts w:eastAsia="Calibri" w:cs="Lohit Devanagari"/>
      <w:kern w:val="1"/>
      <w:szCs w:val="32"/>
      <w:lang w:eastAsia="ar-SA"/>
    </w:rPr>
  </w:style>
  <w:style w:type="paragraph" w:styleId="Sansinterligne1" w:customStyle="1">
    <w:name w:val="Sans interligne1"/>
    <w:uiPriority w:val="99"/>
    <w:rsid w:val="001A3484"/>
    <w:pPr>
      <w:tabs>
        <w:tab w:val="left" w:pos="708"/>
      </w:tabs>
      <w:suppressAutoHyphens/>
      <w:spacing w:line="100" w:lineRule="atLeast"/>
    </w:pPr>
    <w:rPr>
      <w:rFonts w:cs="Lohit Devanagari"/>
      <w:color w:val="00000A"/>
      <w:kern w:val="1"/>
      <w:sz w:val="22"/>
      <w:szCs w:val="22"/>
      <w:lang w:eastAsia="ar-SA"/>
    </w:rPr>
  </w:style>
  <w:style w:type="paragraph" w:styleId="Listenumros1" w:customStyle="1">
    <w:name w:val="Liste à numéros1"/>
    <w:basedOn w:val="Normal"/>
    <w:uiPriority w:val="99"/>
    <w:rsid w:val="001A3484"/>
    <w:pPr>
      <w:tabs>
        <w:tab w:val="left" w:pos="708"/>
      </w:tabs>
      <w:suppressAutoHyphens/>
      <w:spacing w:line="100" w:lineRule="atLeast"/>
      <w:ind w:right="142"/>
    </w:pPr>
    <w:rPr>
      <w:rFonts w:ascii="Book Antiqua" w:hAnsi="Book Antiqua" w:eastAsia="Times New Roman" w:cs="Vrinda"/>
      <w:color w:val="00000A"/>
      <w:kern w:val="1"/>
      <w:sz w:val="20"/>
      <w:szCs w:val="20"/>
      <w:lang w:eastAsia="ar-SA"/>
    </w:rPr>
  </w:style>
  <w:style w:type="paragraph" w:styleId="TableHeading" w:customStyle="1">
    <w:name w:val="Table Heading"/>
    <w:basedOn w:val="TableContents"/>
    <w:uiPriority w:val="99"/>
    <w:rsid w:val="001A3484"/>
    <w:pPr>
      <w:jc w:val="center"/>
    </w:pPr>
    <w:rPr>
      <w:b/>
      <w:bCs/>
    </w:rPr>
  </w:style>
  <w:style w:type="paragraph" w:styleId="TOC4">
    <w:name w:val="toc 4"/>
    <w:basedOn w:val="Index"/>
    <w:uiPriority w:val="39"/>
    <w:rsid w:val="001A3484"/>
    <w:pPr>
      <w:tabs>
        <w:tab w:val="clear" w:pos="708"/>
        <w:tab w:val="right" w:leader="dot" w:pos="24405"/>
      </w:tabs>
      <w:ind w:left="849"/>
    </w:pPr>
  </w:style>
  <w:style w:type="paragraph" w:styleId="TOC5">
    <w:name w:val="toc 5"/>
    <w:basedOn w:val="Normal"/>
    <w:next w:val="Normal"/>
    <w:autoRedefine/>
    <w:uiPriority w:val="39"/>
    <w:rsid w:val="00090B41"/>
    <w:pPr>
      <w:spacing w:after="100"/>
      <w:ind w:left="880"/>
    </w:pPr>
    <w:rPr>
      <w:rFonts w:eastAsia="Times New Roman"/>
      <w:lang w:eastAsia="fr-FR"/>
    </w:rPr>
  </w:style>
  <w:style w:type="paragraph" w:styleId="TOC6">
    <w:name w:val="toc 6"/>
    <w:basedOn w:val="Normal"/>
    <w:next w:val="Normal"/>
    <w:autoRedefine/>
    <w:uiPriority w:val="39"/>
    <w:rsid w:val="00090B41"/>
    <w:pPr>
      <w:spacing w:after="100"/>
      <w:ind w:left="1100"/>
    </w:pPr>
    <w:rPr>
      <w:rFonts w:eastAsia="Times New Roman"/>
      <w:lang w:eastAsia="fr-FR"/>
    </w:rPr>
  </w:style>
  <w:style w:type="paragraph" w:styleId="TOC7">
    <w:name w:val="toc 7"/>
    <w:basedOn w:val="Normal"/>
    <w:next w:val="Normal"/>
    <w:autoRedefine/>
    <w:uiPriority w:val="39"/>
    <w:rsid w:val="00090B41"/>
    <w:pPr>
      <w:spacing w:after="100"/>
      <w:ind w:left="1320"/>
    </w:pPr>
    <w:rPr>
      <w:rFonts w:eastAsia="Times New Roman"/>
      <w:lang w:eastAsia="fr-FR"/>
    </w:rPr>
  </w:style>
  <w:style w:type="paragraph" w:styleId="TOC8">
    <w:name w:val="toc 8"/>
    <w:basedOn w:val="Normal"/>
    <w:next w:val="Normal"/>
    <w:autoRedefine/>
    <w:uiPriority w:val="39"/>
    <w:rsid w:val="00090B41"/>
    <w:pPr>
      <w:spacing w:after="100"/>
      <w:ind w:left="1540"/>
    </w:pPr>
    <w:rPr>
      <w:rFonts w:eastAsia="Times New Roman"/>
      <w:lang w:eastAsia="fr-FR"/>
    </w:rPr>
  </w:style>
  <w:style w:type="paragraph" w:styleId="TOC9">
    <w:name w:val="toc 9"/>
    <w:basedOn w:val="Normal"/>
    <w:next w:val="Normal"/>
    <w:autoRedefine/>
    <w:uiPriority w:val="39"/>
    <w:rsid w:val="00090B41"/>
    <w:pPr>
      <w:spacing w:after="100"/>
      <w:ind w:left="1760"/>
    </w:pPr>
    <w:rPr>
      <w:rFonts w:eastAsia="Times New Roman"/>
      <w:lang w:eastAsia="fr-FR"/>
    </w:rPr>
  </w:style>
  <w:style w:type="paragraph" w:styleId="Caption">
    <w:name w:val="caption"/>
    <w:basedOn w:val="Normal"/>
    <w:next w:val="Normal"/>
    <w:uiPriority w:val="99"/>
    <w:qFormat/>
    <w:locked/>
    <w:rsid w:val="00F91AFF"/>
    <w:rPr>
      <w:b/>
      <w:bCs/>
      <w:sz w:val="20"/>
      <w:szCs w:val="20"/>
    </w:rPr>
  </w:style>
  <w:style w:type="character" w:styleId="CommentReference">
    <w:name w:val="annotation reference"/>
    <w:basedOn w:val="DefaultParagraphFont"/>
    <w:uiPriority w:val="99"/>
    <w:semiHidden/>
    <w:unhideWhenUsed/>
    <w:locked/>
    <w:rsid w:val="000D667F"/>
    <w:rPr>
      <w:sz w:val="16"/>
      <w:szCs w:val="16"/>
    </w:rPr>
  </w:style>
  <w:style w:type="paragraph" w:styleId="CommentText">
    <w:name w:val="annotation text"/>
    <w:basedOn w:val="Normal"/>
    <w:link w:val="CommentTextChar"/>
    <w:uiPriority w:val="99"/>
    <w:semiHidden/>
    <w:unhideWhenUsed/>
    <w:locked/>
    <w:rsid w:val="000D667F"/>
    <w:pPr>
      <w:spacing w:line="240" w:lineRule="auto"/>
    </w:pPr>
    <w:rPr>
      <w:sz w:val="20"/>
      <w:szCs w:val="20"/>
    </w:rPr>
  </w:style>
  <w:style w:type="character" w:styleId="CommentTextChar" w:customStyle="1">
    <w:name w:val="Comment Text Char"/>
    <w:basedOn w:val="DefaultParagraphFont"/>
    <w:link w:val="CommentText"/>
    <w:uiPriority w:val="99"/>
    <w:semiHidden/>
    <w:rsid w:val="000D667F"/>
    <w:rPr>
      <w:lang w:eastAsia="en-US"/>
    </w:rPr>
  </w:style>
  <w:style w:type="paragraph" w:styleId="CommentSubject">
    <w:name w:val="annotation subject"/>
    <w:basedOn w:val="CommentText"/>
    <w:next w:val="CommentText"/>
    <w:link w:val="CommentSubjectChar"/>
    <w:uiPriority w:val="99"/>
    <w:semiHidden/>
    <w:unhideWhenUsed/>
    <w:locked/>
    <w:rsid w:val="000D667F"/>
    <w:rPr>
      <w:b/>
      <w:bCs/>
    </w:rPr>
  </w:style>
  <w:style w:type="character" w:styleId="CommentSubjectChar" w:customStyle="1">
    <w:name w:val="Comment Subject Char"/>
    <w:basedOn w:val="CommentTextChar"/>
    <w:link w:val="CommentSubject"/>
    <w:uiPriority w:val="99"/>
    <w:semiHidden/>
    <w:rsid w:val="000D667F"/>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290805">
      <w:bodyDiv w:val="1"/>
      <w:marLeft w:val="0"/>
      <w:marRight w:val="0"/>
      <w:marTop w:val="0"/>
      <w:marBottom w:val="0"/>
      <w:divBdr>
        <w:top w:val="none" w:sz="0" w:space="0" w:color="auto"/>
        <w:left w:val="none" w:sz="0" w:space="0" w:color="auto"/>
        <w:bottom w:val="none" w:sz="0" w:space="0" w:color="auto"/>
        <w:right w:val="none" w:sz="0" w:space="0" w:color="auto"/>
      </w:divBdr>
    </w:div>
    <w:div w:id="586883841">
      <w:bodyDiv w:val="1"/>
      <w:marLeft w:val="0"/>
      <w:marRight w:val="0"/>
      <w:marTop w:val="0"/>
      <w:marBottom w:val="0"/>
      <w:divBdr>
        <w:top w:val="none" w:sz="0" w:space="0" w:color="auto"/>
        <w:left w:val="none" w:sz="0" w:space="0" w:color="auto"/>
        <w:bottom w:val="none" w:sz="0" w:space="0" w:color="auto"/>
        <w:right w:val="none" w:sz="0" w:space="0" w:color="auto"/>
      </w:divBdr>
    </w:div>
    <w:div w:id="605768120">
      <w:bodyDiv w:val="1"/>
      <w:marLeft w:val="0"/>
      <w:marRight w:val="0"/>
      <w:marTop w:val="0"/>
      <w:marBottom w:val="0"/>
      <w:divBdr>
        <w:top w:val="none" w:sz="0" w:space="0" w:color="auto"/>
        <w:left w:val="none" w:sz="0" w:space="0" w:color="auto"/>
        <w:bottom w:val="none" w:sz="0" w:space="0" w:color="auto"/>
        <w:right w:val="none" w:sz="0" w:space="0" w:color="auto"/>
      </w:divBdr>
    </w:div>
    <w:div w:id="919872936">
      <w:bodyDiv w:val="1"/>
      <w:marLeft w:val="0"/>
      <w:marRight w:val="0"/>
      <w:marTop w:val="0"/>
      <w:marBottom w:val="0"/>
      <w:divBdr>
        <w:top w:val="none" w:sz="0" w:space="0" w:color="auto"/>
        <w:left w:val="none" w:sz="0" w:space="0" w:color="auto"/>
        <w:bottom w:val="none" w:sz="0" w:space="0" w:color="auto"/>
        <w:right w:val="none" w:sz="0" w:space="0" w:color="auto"/>
      </w:divBdr>
    </w:div>
    <w:div w:id="970743000">
      <w:bodyDiv w:val="1"/>
      <w:marLeft w:val="0"/>
      <w:marRight w:val="0"/>
      <w:marTop w:val="0"/>
      <w:marBottom w:val="0"/>
      <w:divBdr>
        <w:top w:val="none" w:sz="0" w:space="0" w:color="auto"/>
        <w:left w:val="none" w:sz="0" w:space="0" w:color="auto"/>
        <w:bottom w:val="none" w:sz="0" w:space="0" w:color="auto"/>
        <w:right w:val="none" w:sz="0" w:space="0" w:color="auto"/>
      </w:divBdr>
    </w:div>
    <w:div w:id="1102385448">
      <w:bodyDiv w:val="1"/>
      <w:marLeft w:val="0"/>
      <w:marRight w:val="0"/>
      <w:marTop w:val="0"/>
      <w:marBottom w:val="0"/>
      <w:divBdr>
        <w:top w:val="none" w:sz="0" w:space="0" w:color="auto"/>
        <w:left w:val="none" w:sz="0" w:space="0" w:color="auto"/>
        <w:bottom w:val="none" w:sz="0" w:space="0" w:color="auto"/>
        <w:right w:val="none" w:sz="0" w:space="0" w:color="auto"/>
      </w:divBdr>
    </w:div>
    <w:div w:id="1240868341">
      <w:bodyDiv w:val="1"/>
      <w:marLeft w:val="0"/>
      <w:marRight w:val="0"/>
      <w:marTop w:val="0"/>
      <w:marBottom w:val="0"/>
      <w:divBdr>
        <w:top w:val="none" w:sz="0" w:space="0" w:color="auto"/>
        <w:left w:val="none" w:sz="0" w:space="0" w:color="auto"/>
        <w:bottom w:val="none" w:sz="0" w:space="0" w:color="auto"/>
        <w:right w:val="none" w:sz="0" w:space="0" w:color="auto"/>
      </w:divBdr>
    </w:div>
    <w:div w:id="1282151494">
      <w:bodyDiv w:val="1"/>
      <w:marLeft w:val="0"/>
      <w:marRight w:val="0"/>
      <w:marTop w:val="0"/>
      <w:marBottom w:val="0"/>
      <w:divBdr>
        <w:top w:val="none" w:sz="0" w:space="0" w:color="auto"/>
        <w:left w:val="none" w:sz="0" w:space="0" w:color="auto"/>
        <w:bottom w:val="none" w:sz="0" w:space="0" w:color="auto"/>
        <w:right w:val="none" w:sz="0" w:space="0" w:color="auto"/>
      </w:divBdr>
    </w:div>
    <w:div w:id="1359500359">
      <w:bodyDiv w:val="1"/>
      <w:marLeft w:val="0"/>
      <w:marRight w:val="0"/>
      <w:marTop w:val="0"/>
      <w:marBottom w:val="0"/>
      <w:divBdr>
        <w:top w:val="none" w:sz="0" w:space="0" w:color="auto"/>
        <w:left w:val="none" w:sz="0" w:space="0" w:color="auto"/>
        <w:bottom w:val="none" w:sz="0" w:space="0" w:color="auto"/>
        <w:right w:val="none" w:sz="0" w:space="0" w:color="auto"/>
      </w:divBdr>
    </w:div>
    <w:div w:id="1546211924">
      <w:bodyDiv w:val="1"/>
      <w:marLeft w:val="0"/>
      <w:marRight w:val="0"/>
      <w:marTop w:val="0"/>
      <w:marBottom w:val="0"/>
      <w:divBdr>
        <w:top w:val="none" w:sz="0" w:space="0" w:color="auto"/>
        <w:left w:val="none" w:sz="0" w:space="0" w:color="auto"/>
        <w:bottom w:val="none" w:sz="0" w:space="0" w:color="auto"/>
        <w:right w:val="none" w:sz="0" w:space="0" w:color="auto"/>
      </w:divBdr>
    </w:div>
    <w:div w:id="1856267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comments" Target="comments.xml" Id="rId13" /><Relationship Type="http://schemas.openxmlformats.org/officeDocument/2006/relationships/image" Target="media/image11.jpeg" Id="rId18" /><Relationship Type="http://schemas.openxmlformats.org/officeDocument/2006/relationships/image" Target="media/image19.jpeg" Id="rId26" /><Relationship Type="http://schemas.openxmlformats.org/officeDocument/2006/relationships/image" Target="media/image32.png" Id="rId39" /><Relationship Type="http://schemas.openxmlformats.org/officeDocument/2006/relationships/image" Target="media/image14.jpeg" Id="rId21" /><Relationship Type="http://schemas.openxmlformats.org/officeDocument/2006/relationships/image" Target="media/image27.jpeg" Id="rId34" /><Relationship Type="http://schemas.openxmlformats.org/officeDocument/2006/relationships/image" Target="media/image35.jpeg" Id="rId42" /><Relationship Type="http://schemas.openxmlformats.org/officeDocument/2006/relationships/customXml" Target="../customXml/item2.xml" Id="rId47"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9.jpeg" Id="rId16" /><Relationship Type="http://schemas.openxmlformats.org/officeDocument/2006/relationships/image" Target="media/image22.png" Id="rId29" /><Relationship Type="http://schemas.openxmlformats.org/officeDocument/2006/relationships/footer" Target="footer2.xml" Id="rId11" /><Relationship Type="http://schemas.openxmlformats.org/officeDocument/2006/relationships/image" Target="media/image17.png" Id="rId24" /><Relationship Type="http://schemas.openxmlformats.org/officeDocument/2006/relationships/image" Target="media/image25.jpeg" Id="rId32" /><Relationship Type="http://schemas.openxmlformats.org/officeDocument/2006/relationships/image" Target="media/image30.png" Id="rId37" /><Relationship Type="http://schemas.openxmlformats.org/officeDocument/2006/relationships/image" Target="media/image33.png" Id="rId40" /><Relationship Type="http://schemas.microsoft.com/office/2011/relationships/people" Target="people.xml" Id="rId45" /><Relationship Type="http://schemas.openxmlformats.org/officeDocument/2006/relationships/webSettings" Target="webSettings.xml" Id="rId5" /><Relationship Type="http://schemas.openxmlformats.org/officeDocument/2006/relationships/image" Target="media/image8.jpeg" Id="rId15"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image" Target="media/image29.png" Id="rId36" /><Relationship Type="http://schemas.openxmlformats.org/officeDocument/2006/relationships/customXml" Target="../customXml/item4.xml" Id="rId49" /><Relationship Type="http://schemas.openxmlformats.org/officeDocument/2006/relationships/header" Target="header2.xml" Id="rId10" /><Relationship Type="http://schemas.openxmlformats.org/officeDocument/2006/relationships/image" Target="media/image12.emf" Id="rId19" /><Relationship Type="http://schemas.openxmlformats.org/officeDocument/2006/relationships/image" Target="media/image24.jpeg" Id="rId31" /><Relationship Type="http://schemas.openxmlformats.org/officeDocument/2006/relationships/fontTable" Target="fontTable.xml" Id="rId44" /><Relationship Type="http://schemas.openxmlformats.org/officeDocument/2006/relationships/settings" Target="settings.xml" Id="rId4" /><Relationship Type="http://schemas.openxmlformats.org/officeDocument/2006/relationships/footer" Target="footer1.xml" Id="rId9" /><Relationship Type="http://schemas.microsoft.com/office/2011/relationships/commentsExtended" Target="commentsExtended.xml" Id="rId14" /><Relationship Type="http://schemas.openxmlformats.org/officeDocument/2006/relationships/image" Target="media/image15.png" Id="rId22" /><Relationship Type="http://schemas.openxmlformats.org/officeDocument/2006/relationships/image" Target="media/image20.jpeg" Id="rId27" /><Relationship Type="http://schemas.openxmlformats.org/officeDocument/2006/relationships/image" Target="media/image23.png" Id="rId30" /><Relationship Type="http://schemas.openxmlformats.org/officeDocument/2006/relationships/image" Target="media/image28.png" Id="rId35" /><Relationship Type="http://schemas.openxmlformats.org/officeDocument/2006/relationships/image" Target="media/image36.jpeg" Id="rId43" /><Relationship Type="http://schemas.openxmlformats.org/officeDocument/2006/relationships/customXml" Target="../customXml/item3.xml" Id="rId48" /><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image" Target="media/image7.jpeg" Id="rId12" /><Relationship Type="http://schemas.openxmlformats.org/officeDocument/2006/relationships/image" Target="media/image10.jpeg" Id="rId17" /><Relationship Type="http://schemas.openxmlformats.org/officeDocument/2006/relationships/image" Target="media/image18.png" Id="rId25" /><Relationship Type="http://schemas.openxmlformats.org/officeDocument/2006/relationships/image" Target="media/image26.jpeg" Id="rId33" /><Relationship Type="http://schemas.openxmlformats.org/officeDocument/2006/relationships/image" Target="media/image31.png" Id="rId38" /><Relationship Type="http://schemas.openxmlformats.org/officeDocument/2006/relationships/theme" Target="theme/theme1.xml" Id="rId46" /><Relationship Type="http://schemas.openxmlformats.org/officeDocument/2006/relationships/image" Target="media/image13.png" Id="rId20" /><Relationship Type="http://schemas.openxmlformats.org/officeDocument/2006/relationships/image" Target="media/image34.png" Id="rId41" /><Relationship Type="http://schemas.openxmlformats.org/officeDocument/2006/relationships/customXml" Target="../customXml/item1.xml" Id="rId1" /><Relationship Type="http://schemas.openxmlformats.org/officeDocument/2006/relationships/footnotes" Target="footnotes.xml" Id="rId6" /><Relationship Type="http://schemas.microsoft.com/office/2020/10/relationships/intelligence" Target="intelligence2.xml" Id="Rde17069b4eb44b3d" /></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9CBC18B9834514896B0DC08ACBDCB98" ma:contentTypeVersion="10" ma:contentTypeDescription="Crée un document." ma:contentTypeScope="" ma:versionID="b9073a913c0433dfa87de3a408dee361">
  <xsd:schema xmlns:xsd="http://www.w3.org/2001/XMLSchema" xmlns:xs="http://www.w3.org/2001/XMLSchema" xmlns:p="http://schemas.microsoft.com/office/2006/metadata/properties" xmlns:ns2="ee8d298f-9f7f-41d5-854b-6eab0fb66755" xmlns:ns3="dd7fd161-dd49-4069-9f4a-8422fa1e76c7" targetNamespace="http://schemas.microsoft.com/office/2006/metadata/properties" ma:root="true" ma:fieldsID="d04bb55933f5d16fabf0d94f5a687e5c" ns2:_="" ns3:_="">
    <xsd:import namespace="ee8d298f-9f7f-41d5-854b-6eab0fb66755"/>
    <xsd:import namespace="dd7fd161-dd49-4069-9f4a-8422fa1e76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d298f-9f7f-41d5-854b-6eab0fb667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697633db-1662-44e2-9be0-9673860e25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7fd161-dd49-4069-9f4a-8422fa1e76c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10e4847-a223-46b4-a9fa-c284d9ccadb7}" ma:internalName="TaxCatchAll" ma:showField="CatchAllData" ma:web="dd7fd161-dd49-4069-9f4a-8422fa1e76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d7fd161-dd49-4069-9f4a-8422fa1e76c7" xsi:nil="true"/>
    <lcf76f155ced4ddcb4097134ff3c332f xmlns="ee8d298f-9f7f-41d5-854b-6eab0fb667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C789ECD-2584-4792-A8FF-468D85F8AB04}">
  <ds:schemaRefs>
    <ds:schemaRef ds:uri="http://schemas.openxmlformats.org/officeDocument/2006/bibliography"/>
  </ds:schemaRefs>
</ds:datastoreItem>
</file>

<file path=customXml/itemProps2.xml><?xml version="1.0" encoding="utf-8"?>
<ds:datastoreItem xmlns:ds="http://schemas.openxmlformats.org/officeDocument/2006/customXml" ds:itemID="{93C1C9F9-4AB7-41B5-B36D-47623A8C3228}"/>
</file>

<file path=customXml/itemProps3.xml><?xml version="1.0" encoding="utf-8"?>
<ds:datastoreItem xmlns:ds="http://schemas.openxmlformats.org/officeDocument/2006/customXml" ds:itemID="{86260460-3DEF-45CC-9BCF-94EA7DD55020}"/>
</file>

<file path=customXml/itemProps4.xml><?xml version="1.0" encoding="utf-8"?>
<ds:datastoreItem xmlns:ds="http://schemas.openxmlformats.org/officeDocument/2006/customXml" ds:itemID="{4BEB4165-F918-4E09-8E92-0C8F2301F14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AttijariwafaBank</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SPECIFICATIONS FONCTIONNELLES   DETAILLEES                                                  CARNET D’ORDRES MARCHE LOCAL  (MEGATRADE)</dc:title>
  <dc:subject>P14020 – REFONTE CHAINE TITRES</dc:subject>
  <dc:creator>NOM AUTEUR/MODIFICATEUR</dc:creator>
  <keywords>MOD_014_V2.0</keywords>
  <lastModifiedBy>Ahmed ABDELHEDI</lastModifiedBy>
  <revision>9</revision>
  <lastPrinted>2015-01-26T11:22:00.0000000Z</lastPrinted>
  <dcterms:created xsi:type="dcterms:W3CDTF">2015-03-04T19:00:00.0000000Z</dcterms:created>
  <dcterms:modified xsi:type="dcterms:W3CDTF">2025-12-14T00:50:18.0278109Z</dcterms:modified>
  <category>V1.2</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N° du document">
    <vt:lpwstr>MOD_220_V1.0</vt:lpwstr>
  </property>
  <property fmtid="{D5CDD505-2E9C-101B-9397-08002B2CF9AE}" pid="3" name="ContentTypeId">
    <vt:lpwstr>0x010100D9CBC18B9834514896B0DC08ACBDCB98</vt:lpwstr>
  </property>
  <property fmtid="{D5CDD505-2E9C-101B-9397-08002B2CF9AE}" pid="4" name="MediaServiceImageTags">
    <vt:lpwstr/>
  </property>
</Properties>
</file>